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CCD04" w14:textId="77777777" w:rsidR="00977374" w:rsidRDefault="000D70B1">
      <w:pPr>
        <w:pStyle w:val="Heading1"/>
      </w:pPr>
      <w:bookmarkStart w:id="0" w:name="_GoBack"/>
      <w:bookmarkEnd w:id="0"/>
      <w:r>
        <w:t>Part III Theor</w:t>
      </w:r>
      <w:ins w:id="1" w:author="Author" w:date="2015-02-25T20:01:00Z">
        <w:r>
          <w:t>ies</w:t>
        </w:r>
      </w:ins>
    </w:p>
    <w:p w14:paraId="2FB2DDFC" w14:textId="6A9256E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you </w:t>
      </w:r>
      <w:ins w:id="2" w:author="user" w:date="2015-02-12T22:46:00Z">
        <w:r>
          <w:rPr>
            <w:rFonts w:ascii="Times New Roman"/>
            <w:sz w:val="21"/>
            <w:szCs w:val="21"/>
          </w:rPr>
          <w:t>have learned</w:t>
        </w:r>
      </w:ins>
      <w:r>
        <w:rPr>
          <w:rFonts w:ascii="Times New Roman"/>
          <w:sz w:val="21"/>
          <w:szCs w:val="21"/>
        </w:rPr>
        <w:t xml:space="preserve"> the basic concept</w:t>
      </w:r>
      <w:r w:rsidR="003B425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iOS reverse engineering from part </w:t>
      </w:r>
      <w:r w:rsidR="00AF42E2">
        <w:rPr>
          <w:rFonts w:ascii="Times New Roman" w:hint="eastAsia"/>
          <w:sz w:val="21"/>
          <w:szCs w:val="21"/>
        </w:rPr>
        <w:t>1</w:t>
      </w:r>
      <w:r w:rsidR="000D25A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and then </w:t>
      </w:r>
      <w:ins w:id="3" w:author="user" w:date="2015-02-12T22:46:00Z">
        <w:r>
          <w:rPr>
            <w:rFonts w:ascii="Times New Roman"/>
            <w:sz w:val="21"/>
            <w:szCs w:val="21"/>
          </w:rPr>
          <w:t xml:space="preserve">have tried </w:t>
        </w:r>
      </w:ins>
      <w:r w:rsidR="00D52150">
        <w:rPr>
          <w:rFonts w:ascii="Times New Roman"/>
          <w:sz w:val="21"/>
          <w:szCs w:val="21"/>
        </w:rPr>
        <w:t xml:space="preserve">tools mentioned in </w:t>
      </w:r>
      <w:r>
        <w:rPr>
          <w:rFonts w:ascii="Times New Roman"/>
          <w:sz w:val="21"/>
          <w:szCs w:val="21"/>
        </w:rPr>
        <w:t xml:space="preserve">part </w:t>
      </w:r>
      <w:r w:rsidR="00AF42E2">
        <w:rPr>
          <w:rFonts w:ascii="Times New Roman" w:hint="eastAsia"/>
          <w:sz w:val="21"/>
          <w:szCs w:val="21"/>
        </w:rPr>
        <w:t>2</w:t>
      </w:r>
      <w:r w:rsidR="00D52150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by yourself, you now are equipped with the fundamental knowledge of iOS reverse engineering. Once you</w:t>
      </w:r>
      <w:r w:rsidR="00452781">
        <w:rPr>
          <w:rFonts w:ascii="Times New Roman"/>
          <w:sz w:val="21"/>
          <w:szCs w:val="21"/>
        </w:rPr>
        <w:t>’</w:t>
      </w:r>
      <w:r w:rsidR="00452781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complete</w:t>
      </w:r>
      <w:r w:rsidR="00452781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all </w:t>
      </w:r>
      <w:r w:rsidR="00083879">
        <w:rPr>
          <w:rFonts w:ascii="Times New Roman" w:hint="eastAsia"/>
          <w:sz w:val="21"/>
          <w:szCs w:val="21"/>
        </w:rPr>
        <w:t xml:space="preserve">previous </w:t>
      </w:r>
      <w:r>
        <w:rPr>
          <w:rFonts w:ascii="Times New Roman"/>
          <w:sz w:val="21"/>
          <w:szCs w:val="21"/>
        </w:rPr>
        <w:t xml:space="preserve">examples in </w:t>
      </w:r>
      <w:r w:rsidR="00F55D93">
        <w:rPr>
          <w:rFonts w:ascii="Times New Roman"/>
          <w:sz w:val="21"/>
          <w:szCs w:val="21"/>
        </w:rPr>
        <w:t>the book, you may be frustrated</w:t>
      </w:r>
      <w:r>
        <w:rPr>
          <w:rFonts w:ascii="Times New Roman"/>
          <w:sz w:val="21"/>
          <w:szCs w:val="21"/>
        </w:rPr>
        <w:t xml:space="preserve"> because you don't know what to do next. </w:t>
      </w:r>
      <w:r w:rsidR="00BD2480">
        <w:rPr>
          <w:rFonts w:ascii="Times New Roman" w:hint="eastAsia"/>
          <w:sz w:val="21"/>
          <w:szCs w:val="21"/>
        </w:rPr>
        <w:t>Actually</w:t>
      </w:r>
      <w:r>
        <w:rPr>
          <w:rFonts w:ascii="Times New Roman"/>
          <w:sz w:val="21"/>
          <w:szCs w:val="21"/>
        </w:rPr>
        <w:t xml:space="preserve">, learning reverse engineering is a process of </w:t>
      </w:r>
      <w:r w:rsidR="00816242">
        <w:rPr>
          <w:rFonts w:ascii="Times New Roman" w:hint="eastAsia"/>
          <w:sz w:val="21"/>
          <w:szCs w:val="21"/>
        </w:rPr>
        <w:t>getting our hands dirty</w:t>
      </w:r>
      <w:r w:rsidR="00AB0D87">
        <w:rPr>
          <w:rFonts w:ascii="Times New Roman" w:hint="eastAsia"/>
          <w:sz w:val="21"/>
          <w:szCs w:val="21"/>
        </w:rPr>
        <w:t>, but where and how to</w:t>
      </w:r>
      <w:r w:rsidR="00176B42">
        <w:rPr>
          <w:rFonts w:ascii="Times New Roman" w:hint="eastAsia"/>
          <w:sz w:val="21"/>
          <w:szCs w:val="21"/>
        </w:rPr>
        <w:t xml:space="preserve"> do that</w:t>
      </w:r>
      <w:r w:rsidR="00AB0D87">
        <w:rPr>
          <w:rFonts w:ascii="Times New Roman" w:hint="eastAsia"/>
          <w:sz w:val="21"/>
          <w:szCs w:val="21"/>
        </w:rPr>
        <w:t>?</w:t>
      </w:r>
      <w:r>
        <w:rPr>
          <w:rFonts w:ascii="Times New Roman"/>
          <w:sz w:val="21"/>
          <w:szCs w:val="21"/>
        </w:rPr>
        <w:t xml:space="preserve"> </w:t>
      </w:r>
      <w:r w:rsidR="00BD2480">
        <w:rPr>
          <w:rFonts w:ascii="Times New Roman" w:hint="eastAsia"/>
          <w:sz w:val="21"/>
          <w:szCs w:val="21"/>
        </w:rPr>
        <w:t>Luckily,</w:t>
      </w:r>
      <w:r>
        <w:rPr>
          <w:rFonts w:ascii="Times New Roman"/>
          <w:sz w:val="21"/>
          <w:szCs w:val="21"/>
        </w:rPr>
        <w:t xml:space="preserve"> there are some good </w:t>
      </w:r>
      <w:ins w:id="4" w:author="user" w:date="2015-02-12T22:46:00Z">
        <w:r>
          <w:rPr>
            <w:rFonts w:ascii="Times New Roman"/>
            <w:sz w:val="21"/>
            <w:szCs w:val="21"/>
          </w:rPr>
          <w:t xml:space="preserve">patterns </w:t>
        </w:r>
      </w:ins>
      <w:r w:rsidR="00897CDE">
        <w:rPr>
          <w:rFonts w:ascii="Times New Roman"/>
          <w:sz w:val="21"/>
          <w:szCs w:val="21"/>
        </w:rPr>
        <w:t>for us</w:t>
      </w:r>
      <w:r>
        <w:rPr>
          <w:rFonts w:ascii="Times New Roman"/>
          <w:sz w:val="21"/>
          <w:szCs w:val="21"/>
        </w:rPr>
        <w:t xml:space="preserve"> to follow. In chapter 5 and 6, we will start from the perspective of Objective-C and ARM respectively, combine</w:t>
      </w:r>
      <w:ins w:id="5" w:author="user" w:date="2015-02-12T22:47:00Z">
        <w:r>
          <w:rPr>
            <w:rFonts w:ascii="Times New Roman"/>
            <w:sz w:val="21"/>
            <w:szCs w:val="21"/>
          </w:rPr>
          <w:t xml:space="preserve"> unique </w:t>
        </w:r>
      </w:ins>
      <w:r w:rsidR="00547E5D">
        <w:rPr>
          <w:rFonts w:ascii="Times New Roman" w:hint="eastAsia"/>
          <w:sz w:val="21"/>
          <w:szCs w:val="21"/>
        </w:rPr>
        <w:t>theories</w:t>
      </w:r>
      <w:ins w:id="6" w:author="user" w:date="2015-02-12T22:47:00Z">
        <w:r>
          <w:rPr>
            <w:rFonts w:ascii="Times New Roman"/>
            <w:sz w:val="21"/>
            <w:szCs w:val="21"/>
          </w:rPr>
          <w:t xml:space="preserve"> </w:t>
        </w:r>
      </w:ins>
      <w:r w:rsidR="00865105">
        <w:rPr>
          <w:rFonts w:ascii="Times New Roman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</w:t>
      </w:r>
      <w:ins w:id="7" w:author="user" w:date="2015-02-12T22:48:00Z">
        <w:r>
          <w:rPr>
            <w:rFonts w:ascii="Times New Roman"/>
            <w:sz w:val="21"/>
            <w:szCs w:val="21"/>
          </w:rPr>
          <w:t>iOS reverse engineering</w:t>
        </w:r>
      </w:ins>
      <w:r>
        <w:rPr>
          <w:rFonts w:ascii="Times New Roman"/>
          <w:sz w:val="21"/>
          <w:szCs w:val="21"/>
        </w:rPr>
        <w:t xml:space="preserve"> with tools we</w:t>
      </w:r>
      <w:r w:rsidR="004570C2">
        <w:rPr>
          <w:rFonts w:ascii="Times New Roman"/>
          <w:sz w:val="21"/>
          <w:szCs w:val="21"/>
        </w:rPr>
        <w:t>’</w:t>
      </w:r>
      <w:r w:rsidR="004570C2">
        <w:rPr>
          <w:rFonts w:ascii="Times New Roman" w:hint="eastAsia"/>
          <w:sz w:val="21"/>
          <w:szCs w:val="21"/>
        </w:rPr>
        <w:t>ve</w:t>
      </w:r>
      <w:r w:rsidR="00F218E1">
        <w:rPr>
          <w:rFonts w:ascii="Times New Roman"/>
          <w:sz w:val="21"/>
          <w:szCs w:val="21"/>
        </w:rPr>
        <w:t xml:space="preserve"> mentioned before</w:t>
      </w:r>
      <w:r w:rsidR="00F218E1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then summarize a </w:t>
      </w:r>
      <w:r w:rsidR="009B2DC6">
        <w:rPr>
          <w:rFonts w:ascii="Times New Roman" w:hint="eastAsia"/>
          <w:sz w:val="21"/>
          <w:szCs w:val="21"/>
        </w:rPr>
        <w:t xml:space="preserve">universal </w:t>
      </w:r>
      <w:r>
        <w:rPr>
          <w:rFonts w:ascii="Times New Roman"/>
          <w:sz w:val="21"/>
          <w:szCs w:val="21"/>
        </w:rPr>
        <w:t>methodology of iOS reverse engineering. Let's get started!</w:t>
      </w:r>
    </w:p>
    <w:p w14:paraId="2965812D" w14:textId="761D1EFE" w:rsidR="00977374" w:rsidRPr="00436CA3" w:rsidRDefault="004978E1" w:rsidP="00436CA3">
      <w:pPr>
        <w:pStyle w:val="Heading1"/>
        <w:rPr>
          <w:lang w:val="zh-TW" w:eastAsia="zh-TW"/>
        </w:rPr>
      </w:pPr>
      <w:r>
        <w:rPr>
          <w:rFonts w:hint="eastAsia"/>
          <w:lang w:val="zh-TW" w:eastAsia="zh-TW"/>
        </w:rPr>
        <w:t xml:space="preserve">Chapter 5 </w:t>
      </w:r>
      <w:r w:rsidR="000D70B1" w:rsidRPr="004978E1">
        <w:rPr>
          <w:lang w:val="zh-TW" w:eastAsia="zh-TW"/>
        </w:rPr>
        <w:t>Objective-C related iOS reverse engineering</w:t>
      </w:r>
    </w:p>
    <w:p w14:paraId="070B22A2" w14:textId="0D9AC8D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object-oriented programming language and most developers are surely proficient with its basic usage. Using Objective-C in the introductory phase of iOS reverse engineering can help u</w:t>
      </w:r>
      <w:r w:rsidR="00802E74">
        <w:rPr>
          <w:rFonts w:ascii="Times New Roman"/>
          <w:sz w:val="21"/>
          <w:szCs w:val="21"/>
        </w:rPr>
        <w:t>s get a smooth transition from A</w:t>
      </w:r>
      <w:r>
        <w:rPr>
          <w:rFonts w:ascii="Times New Roman"/>
          <w:sz w:val="21"/>
          <w:szCs w:val="21"/>
        </w:rPr>
        <w:t xml:space="preserve">pp development to reverse engineering. Fortunately, the file format used in iOS is Mach-O and it </w:t>
      </w:r>
      <w:ins w:id="8" w:author="user" w:date="2015-02-12T22:49:00Z">
        <w:r>
          <w:rPr>
            <w:rFonts w:ascii="Times New Roman"/>
            <w:sz w:val="21"/>
            <w:szCs w:val="21"/>
          </w:rPr>
          <w:t>consists</w:t>
        </w:r>
      </w:ins>
      <w:r>
        <w:rPr>
          <w:rFonts w:ascii="Times New Roman"/>
          <w:sz w:val="21"/>
          <w:szCs w:val="21"/>
        </w:rPr>
        <w:t xml:space="preserve"> of enough </w:t>
      </w:r>
      <w:ins w:id="9" w:author="user" w:date="2015-02-12T22:49:00Z">
        <w:r>
          <w:rPr>
            <w:rFonts w:ascii="Times New Roman"/>
            <w:sz w:val="21"/>
            <w:szCs w:val="21"/>
          </w:rPr>
          <w:t>raw</w:t>
        </w:r>
      </w:ins>
      <w:r w:rsidR="00C76F05">
        <w:rPr>
          <w:rFonts w:ascii="Times New Roman" w:hint="eastAsia"/>
          <w:sz w:val="21"/>
          <w:szCs w:val="21"/>
        </w:rPr>
        <w:t xml:space="preserve"> </w:t>
      </w:r>
      <w:ins w:id="10" w:author="user" w:date="2015-02-12T22:49:00Z">
        <w:r>
          <w:rPr>
            <w:rFonts w:ascii="Times New Roman"/>
            <w:sz w:val="21"/>
            <w:szCs w:val="21"/>
          </w:rPr>
          <w:t xml:space="preserve">data </w:t>
        </w:r>
      </w:ins>
      <w:r>
        <w:rPr>
          <w:rFonts w:ascii="Times New Roman"/>
          <w:sz w:val="21"/>
          <w:szCs w:val="21"/>
        </w:rPr>
        <w:t>for us to restore the header</w:t>
      </w:r>
      <w:r w:rsidR="001553C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3842BB">
        <w:rPr>
          <w:rFonts w:ascii="Times New Roman"/>
          <w:sz w:val="21"/>
          <w:szCs w:val="21"/>
        </w:rPr>
        <w:t>of binaries</w:t>
      </w:r>
      <w:r>
        <w:rPr>
          <w:rFonts w:ascii="Times New Roman"/>
          <w:sz w:val="21"/>
          <w:szCs w:val="21"/>
        </w:rPr>
        <w:t xml:space="preserve"> through class-dump or some other tools. With this information, we can start reverse engineering from the l</w:t>
      </w:r>
      <w:r w:rsidR="007D3517">
        <w:rPr>
          <w:rFonts w:ascii="Times New Roman"/>
          <w:sz w:val="21"/>
          <w:szCs w:val="21"/>
        </w:rPr>
        <w:t>evel of Objective-C, and writing</w:t>
      </w:r>
      <w:r>
        <w:rPr>
          <w:rFonts w:ascii="Times New Roman"/>
          <w:sz w:val="21"/>
          <w:szCs w:val="21"/>
        </w:rPr>
        <w:t xml:space="preserve"> tweak</w:t>
      </w:r>
      <w:r w:rsidR="007D351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is undoubtedly the most popular </w:t>
      </w:r>
      <w:r w:rsidR="006A4426" w:rsidRPr="006A4426">
        <w:rPr>
          <w:rFonts w:ascii="Times New Roman"/>
          <w:sz w:val="21"/>
          <w:szCs w:val="21"/>
        </w:rPr>
        <w:t xml:space="preserve">amusement </w:t>
      </w:r>
      <w:r>
        <w:rPr>
          <w:rFonts w:ascii="Times New Roman"/>
          <w:sz w:val="21"/>
          <w:szCs w:val="21"/>
        </w:rPr>
        <w:t>at this stage</w:t>
      </w:r>
      <w:r w:rsidR="009B5751">
        <w:rPr>
          <w:rFonts w:ascii="Times New Roman"/>
          <w:sz w:val="21"/>
          <w:szCs w:val="21"/>
        </w:rPr>
        <w:t xml:space="preserve">. So let's start from writing </w:t>
      </w:r>
      <w:r>
        <w:rPr>
          <w:rFonts w:ascii="Times New Roman"/>
          <w:sz w:val="21"/>
          <w:szCs w:val="21"/>
        </w:rPr>
        <w:t>tweak</w:t>
      </w:r>
      <w:r w:rsidR="009B575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147015B0" w14:textId="0E38106C" w:rsidR="00977374" w:rsidRDefault="000D70B1" w:rsidP="00216251">
      <w:pPr>
        <w:pStyle w:val="Heading2"/>
      </w:pPr>
      <w:r>
        <w:t xml:space="preserve">5.1 </w:t>
      </w:r>
      <w:r w:rsidRPr="00216251">
        <w:t xml:space="preserve">How does </w:t>
      </w:r>
      <w:r w:rsidR="00EE5963">
        <w:rPr>
          <w:rFonts w:hint="eastAsia"/>
        </w:rPr>
        <w:t xml:space="preserve">a </w:t>
      </w:r>
      <w:r w:rsidRPr="00216251">
        <w:t>tweak work in Objective-C</w:t>
      </w:r>
    </w:p>
    <w:p w14:paraId="4E55557B" w14:textId="2CD626D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When we </w:t>
      </w:r>
      <w:r w:rsidR="008F5FB1">
        <w:rPr>
          <w:rFonts w:ascii="Times New Roman" w:hint="eastAsia"/>
          <w:sz w:val="21"/>
          <w:szCs w:val="21"/>
        </w:rPr>
        <w:t xml:space="preserve">were </w:t>
      </w:r>
      <w:r>
        <w:rPr>
          <w:rFonts w:ascii="Times New Roman"/>
          <w:sz w:val="21"/>
          <w:szCs w:val="21"/>
        </w:rPr>
        <w:t>talk</w:t>
      </w:r>
      <w:r w:rsidR="008F5FB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about Theos in chapter 3, we have introduced the concept of tweak </w:t>
      </w:r>
      <w:r w:rsidR="003400AA">
        <w:rPr>
          <w:rFonts w:ascii="Times New Roman" w:hint="eastAsia"/>
          <w:sz w:val="21"/>
          <w:szCs w:val="21"/>
        </w:rPr>
        <w:t>already</w:t>
      </w:r>
      <w:r>
        <w:rPr>
          <w:rFonts w:ascii="Times New Roman"/>
          <w:sz w:val="21"/>
          <w:szCs w:val="21"/>
        </w:rPr>
        <w:t>. From wikipedia, the definition of tweak is tools for fine-tuning or adjusting a complex system, usually an electronic device. In iOS, tweak refers to dylib</w:t>
      </w:r>
      <w:r w:rsidR="005F266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that can be used for enhancing the capabilities of other processes and </w:t>
      </w:r>
      <w:r w:rsidR="008832BF">
        <w:rPr>
          <w:rFonts w:ascii="Times New Roman" w:hint="eastAsia"/>
          <w:sz w:val="21"/>
          <w:szCs w:val="21"/>
        </w:rPr>
        <w:t>they</w:t>
      </w:r>
      <w:r w:rsidR="008832BF">
        <w:rPr>
          <w:rFonts w:ascii="Times New Roman"/>
          <w:sz w:val="21"/>
          <w:szCs w:val="21"/>
        </w:rPr>
        <w:t>’</w:t>
      </w:r>
      <w:r w:rsidR="008832BF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the most</w:t>
      </w:r>
      <w:ins w:id="11" w:author="user" w:date="2015-02-12T22:49:00Z">
        <w:r>
          <w:rPr>
            <w:rFonts w:ascii="Times New Roman"/>
            <w:sz w:val="21"/>
            <w:szCs w:val="21"/>
          </w:rPr>
          <w:t xml:space="preserve"> important</w:t>
        </w:r>
      </w:ins>
      <w:r>
        <w:rPr>
          <w:rFonts w:ascii="Times New Roman"/>
          <w:sz w:val="21"/>
          <w:szCs w:val="21"/>
        </w:rPr>
        <w:t xml:space="preserve"> part in </w:t>
      </w:r>
      <w:r w:rsidR="00FC2DB7">
        <w:rPr>
          <w:rFonts w:ascii="Times New Roman" w:hint="eastAsia"/>
          <w:sz w:val="21"/>
          <w:szCs w:val="21"/>
        </w:rPr>
        <w:t>jailbroken</w:t>
      </w:r>
      <w:r>
        <w:rPr>
          <w:rFonts w:ascii="Times New Roman"/>
          <w:sz w:val="21"/>
          <w:szCs w:val="21"/>
        </w:rPr>
        <w:t xml:space="preserve"> iOS.</w:t>
      </w:r>
    </w:p>
    <w:p w14:paraId="06FA1F54" w14:textId="77ECE35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ins w:id="12" w:author="user" w:date="2015-02-12T22:51:00Z">
        <w:r>
          <w:rPr>
            <w:rFonts w:ascii="Times New Roman"/>
            <w:sz w:val="21"/>
            <w:szCs w:val="21"/>
          </w:rPr>
          <w:lastRenderedPageBreak/>
          <w:t xml:space="preserve">Because of </w:t>
        </w:r>
      </w:ins>
      <w:r>
        <w:rPr>
          <w:rFonts w:ascii="Times New Roman"/>
          <w:sz w:val="21"/>
          <w:szCs w:val="21"/>
        </w:rPr>
        <w:t xml:space="preserve"> tweak</w:t>
      </w:r>
      <w:r w:rsidR="004C5B8D">
        <w:rPr>
          <w:rFonts w:ascii="Times New Roman" w:hint="eastAsia"/>
          <w:sz w:val="21"/>
          <w:szCs w:val="21"/>
        </w:rPr>
        <w:t>s</w:t>
      </w:r>
      <w:ins w:id="13" w:author="user" w:date="2015-02-12T22:51:00Z">
        <w:r>
          <w:rPr>
            <w:rFonts w:ascii="Times New Roman"/>
            <w:sz w:val="21"/>
            <w:szCs w:val="21"/>
          </w:rPr>
          <w:t xml:space="preserve">, </w:t>
        </w:r>
      </w:ins>
      <w:r>
        <w:rPr>
          <w:rFonts w:ascii="Times New Roman"/>
          <w:sz w:val="21"/>
          <w:szCs w:val="21"/>
        </w:rPr>
        <w:t xml:space="preserve">jailbreak users can customize </w:t>
      </w:r>
      <w:r w:rsidR="00324599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based on their own preference</w:t>
      </w:r>
      <w:r w:rsidR="00E24B2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Also, with tweak, developers </w:t>
      </w:r>
      <w:r w:rsidR="00EA33F2">
        <w:rPr>
          <w:rFonts w:ascii="Times New Roman" w:hint="eastAsia"/>
          <w:sz w:val="21"/>
          <w:szCs w:val="21"/>
        </w:rPr>
        <w:t>are able to</w:t>
      </w:r>
      <w:r>
        <w:rPr>
          <w:rFonts w:ascii="Times New Roman"/>
          <w:sz w:val="21"/>
          <w:szCs w:val="21"/>
        </w:rPr>
        <w:t xml:space="preserve"> enrich the functionalities of other great software. All these facilities cannot be s</w:t>
      </w:r>
      <w:r w:rsidR="00FE785E">
        <w:rPr>
          <w:rFonts w:ascii="Times New Roman"/>
          <w:sz w:val="21"/>
          <w:szCs w:val="21"/>
        </w:rPr>
        <w:t>atisfied within the non-jailbro</w:t>
      </w:r>
      <w:r>
        <w:rPr>
          <w:rFonts w:ascii="Times New Roman"/>
          <w:sz w:val="21"/>
          <w:szCs w:val="21"/>
        </w:rPr>
        <w:t>k</w:t>
      </w:r>
      <w:r w:rsidR="00FE785E">
        <w:rPr>
          <w:rFonts w:ascii="Times New Roman" w:hint="eastAsia"/>
          <w:sz w:val="21"/>
          <w:szCs w:val="21"/>
        </w:rPr>
        <w:t>en</w:t>
      </w:r>
      <w:r>
        <w:rPr>
          <w:rFonts w:ascii="Times New Roman"/>
          <w:sz w:val="21"/>
          <w:szCs w:val="21"/>
        </w:rPr>
        <w:t xml:space="preserve"> iOS and AppStore. Almost all popular software in Cydia are various creative tweaks (A tweak icon is </w:t>
      </w:r>
      <w:r w:rsidR="00325571">
        <w:rPr>
          <w:rFonts w:ascii="Times New Roman" w:hint="eastAsia"/>
          <w:sz w:val="21"/>
          <w:szCs w:val="21"/>
        </w:rPr>
        <w:t>shown</w:t>
      </w:r>
      <w:r>
        <w:rPr>
          <w:rFonts w:ascii="Times New Roman"/>
          <w:sz w:val="21"/>
          <w:szCs w:val="21"/>
        </w:rPr>
        <w:t xml:space="preserve"> in figure 5-1), such as Activator, Barrel, SwipeSelection, etc. Generally speaking, the core of tweaks is a variety of hook</w:t>
      </w:r>
      <w:r w:rsidR="00791DEB" w:rsidRPr="00595357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most </w:t>
      </w:r>
      <w:r w:rsidR="002509E9">
        <w:rPr>
          <w:rFonts w:ascii="Times New Roman"/>
          <w:sz w:val="21"/>
          <w:szCs w:val="21"/>
        </w:rPr>
        <w:t>hooks</w:t>
      </w:r>
      <w:r w:rsidR="002509E9">
        <w:rPr>
          <w:rFonts w:ascii="Times New Roman" w:hint="eastAsia"/>
          <w:sz w:val="21"/>
          <w:szCs w:val="21"/>
        </w:rPr>
        <w:t xml:space="preserve"> target </w:t>
      </w:r>
      <w:r>
        <w:rPr>
          <w:rFonts w:ascii="Times New Roman"/>
          <w:sz w:val="21"/>
          <w:szCs w:val="21"/>
        </w:rPr>
        <w:t xml:space="preserve">Objective-C </w:t>
      </w:r>
      <w:r w:rsidR="00EC34EC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So how does </w:t>
      </w:r>
      <w:r w:rsidR="004344B1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>tweak work in Objective-C?</w:t>
      </w:r>
    </w:p>
    <w:p w14:paraId="44908CEB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787ADE12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827468A" wp14:editId="45CA1897">
            <wp:extent cx="3600001" cy="8100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81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CA65C6A" w14:textId="6BA24D80" w:rsidR="00977374" w:rsidRPr="000D70B1" w:rsidRDefault="000D70B1">
      <w:pPr>
        <w:pStyle w:val="Caption"/>
        <w:jc w:val="center"/>
        <w:rPr>
          <w:rFonts w:ascii="Times New Roman" w:hAnsi="Times New Roman" w:hint="default"/>
        </w:rPr>
      </w:pPr>
      <w:r w:rsidRPr="000D70B1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Pr="000D70B1">
        <w:rPr>
          <w:rFonts w:ascii="Times New Roman" w:hAnsi="Times New Roman" w:hint="default"/>
        </w:rPr>
        <w:t>5- 1 Tweak</w:t>
      </w:r>
      <w:r w:rsidRPr="000D70B1">
        <w:rPr>
          <w:rFonts w:ascii="Times New Roman" w:eastAsia="宋体" w:hAnsi="Times New Roman" w:cs="宋体" w:hint="default"/>
          <w:lang w:val="zh-TW" w:eastAsia="zh-TW"/>
        </w:rPr>
        <w:t xml:space="preserve"> icon</w:t>
      </w:r>
    </w:p>
    <w:p w14:paraId="2B30C4B3" w14:textId="1CED9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</w:t>
      </w:r>
      <w:r w:rsidR="00C8335F">
        <w:rPr>
          <w:rFonts w:ascii="Times New Roman"/>
          <w:sz w:val="21"/>
          <w:szCs w:val="21"/>
        </w:rPr>
        <w:t>t-oriented programming language</w:t>
      </w:r>
      <w:r w:rsidR="00C8335F">
        <w:rPr>
          <w:rFonts w:ascii="Times New Roman" w:hint="eastAsia"/>
          <w:sz w:val="21"/>
          <w:szCs w:val="21"/>
        </w:rPr>
        <w:t>;</w:t>
      </w:r>
      <w:r>
        <w:rPr>
          <w:rFonts w:ascii="Times New Roman"/>
          <w:sz w:val="21"/>
          <w:szCs w:val="21"/>
        </w:rPr>
        <w:t xml:space="preserve"> </w:t>
      </w:r>
      <w:r w:rsidR="00C8335F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consists of many small components and each component is an object. For example, every single icon, message and photo is </w:t>
      </w:r>
      <w:ins w:id="14" w:author="user" w:date="2015-02-12T22:52:00Z">
        <w:r>
          <w:rPr>
            <w:rFonts w:ascii="Times New Roman"/>
            <w:sz w:val="21"/>
            <w:szCs w:val="21"/>
          </w:rPr>
          <w:t>an</w:t>
        </w:r>
      </w:ins>
      <w:r>
        <w:rPr>
          <w:rFonts w:ascii="Times New Roman"/>
          <w:sz w:val="21"/>
          <w:szCs w:val="21"/>
        </w:rPr>
        <w:t xml:space="preserve"> object. Besides</w:t>
      </w:r>
      <w:r w:rsidR="00263AF0">
        <w:rPr>
          <w:rFonts w:ascii="Times New Roman" w:hint="eastAsia"/>
          <w:sz w:val="21"/>
          <w:szCs w:val="21"/>
        </w:rPr>
        <w:t xml:space="preserve"> these visible objects</w:t>
      </w:r>
      <w:r>
        <w:rPr>
          <w:rFonts w:ascii="Times New Roman"/>
          <w:sz w:val="21"/>
          <w:szCs w:val="21"/>
        </w:rPr>
        <w:t>, t</w:t>
      </w:r>
      <w:r w:rsidR="000E0DD9">
        <w:rPr>
          <w:rFonts w:ascii="Times New Roman"/>
          <w:sz w:val="21"/>
          <w:szCs w:val="21"/>
        </w:rPr>
        <w:t>here are also many objects working</w:t>
      </w:r>
      <w:r>
        <w:rPr>
          <w:rFonts w:ascii="Times New Roman"/>
          <w:sz w:val="21"/>
          <w:szCs w:val="21"/>
        </w:rPr>
        <w:t xml:space="preserve"> in the background, providing a variety of support for foreground objects. For instance, some objects are responsible for communicating with server</w:t>
      </w:r>
      <w:r w:rsidR="00015B93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Apple and some other</w:t>
      </w:r>
      <w:r w:rsidR="008657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are responsible for reading and writing files. One object can </w:t>
      </w:r>
      <w:r w:rsidR="00AE33E6">
        <w:rPr>
          <w:rFonts w:ascii="Times New Roman" w:hint="eastAsia"/>
          <w:sz w:val="21"/>
          <w:szCs w:val="21"/>
        </w:rPr>
        <w:t>own</w:t>
      </w:r>
      <w:r w:rsidR="00AE33E6">
        <w:rPr>
          <w:rFonts w:ascii="Times New Roman"/>
          <w:sz w:val="21"/>
          <w:szCs w:val="21"/>
        </w:rPr>
        <w:t xml:space="preserve"> other</w:t>
      </w:r>
      <w:r w:rsidR="00AE33E6">
        <w:rPr>
          <w:rFonts w:ascii="Times New Roman" w:hint="eastAsia"/>
          <w:sz w:val="21"/>
          <w:szCs w:val="21"/>
        </w:rPr>
        <w:t xml:space="preserve"> objects</w:t>
      </w:r>
      <w:r w:rsidR="00FF3BF9">
        <w:rPr>
          <w:rFonts w:ascii="Times New Roman" w:hint="eastAsia"/>
          <w:sz w:val="21"/>
          <w:szCs w:val="21"/>
        </w:rPr>
        <w:t>,</w:t>
      </w:r>
      <w:r w:rsidR="00025E29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such as </w:t>
      </w:r>
      <w:r w:rsidR="00E773B6">
        <w:rPr>
          <w:rFonts w:ascii="Times New Roman" w:hint="eastAsia"/>
          <w:sz w:val="21"/>
          <w:szCs w:val="21"/>
        </w:rPr>
        <w:t>an</w:t>
      </w:r>
      <w:r>
        <w:rPr>
          <w:rFonts w:ascii="Times New Roman"/>
          <w:sz w:val="21"/>
          <w:szCs w:val="21"/>
        </w:rPr>
        <w:t xml:space="preserve"> icon object has a label object, wh</w:t>
      </w:r>
      <w:r w:rsidR="00597ACD">
        <w:rPr>
          <w:rFonts w:ascii="Times New Roman"/>
          <w:sz w:val="21"/>
          <w:szCs w:val="21"/>
        </w:rPr>
        <w:t xml:space="preserve">ich </w:t>
      </w:r>
      <w:r w:rsidR="009D6486">
        <w:rPr>
          <w:rFonts w:ascii="Times New Roman" w:hint="eastAsia"/>
          <w:sz w:val="21"/>
          <w:szCs w:val="21"/>
        </w:rPr>
        <w:t>displays</w:t>
      </w:r>
      <w:r w:rsidR="00597ACD">
        <w:rPr>
          <w:rFonts w:ascii="Times New Roman"/>
          <w:sz w:val="21"/>
          <w:szCs w:val="21"/>
        </w:rPr>
        <w:t xml:space="preserve"> the name of the A</w:t>
      </w:r>
      <w:r>
        <w:rPr>
          <w:rFonts w:ascii="Times New Roman"/>
          <w:sz w:val="21"/>
          <w:szCs w:val="21"/>
        </w:rPr>
        <w:t xml:space="preserve">pp. In general, each object has its own significance. By combination of different </w:t>
      </w:r>
      <w:r w:rsidR="00FB20B0">
        <w:rPr>
          <w:rFonts w:ascii="Times New Roman" w:hint="eastAsia"/>
          <w:sz w:val="21"/>
          <w:szCs w:val="21"/>
        </w:rPr>
        <w:t>objects</w:t>
      </w:r>
      <w:r>
        <w:rPr>
          <w:rFonts w:ascii="Times New Roman"/>
          <w:sz w:val="21"/>
          <w:szCs w:val="21"/>
        </w:rPr>
        <w:t xml:space="preserve">, developers can implement different features. In Objective-C, we call the function of </w:t>
      </w:r>
      <w:r w:rsidR="000C1AFD">
        <w:rPr>
          <w:rFonts w:ascii="Times New Roman" w:hint="eastAsia"/>
          <w:sz w:val="21"/>
          <w:szCs w:val="21"/>
        </w:rPr>
        <w:t xml:space="preserve">an </w:t>
      </w:r>
      <w:r w:rsidR="000C1AFD">
        <w:rPr>
          <w:rFonts w:ascii="Times New Roman"/>
          <w:sz w:val="21"/>
          <w:szCs w:val="21"/>
        </w:rPr>
        <w:t>object</w:t>
      </w:r>
      <w:r>
        <w:rPr>
          <w:rFonts w:ascii="Times New Roman"/>
          <w:sz w:val="21"/>
          <w:szCs w:val="21"/>
        </w:rPr>
        <w:t xml:space="preserve"> </w:t>
      </w:r>
      <w:r w:rsidR="00486D0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486D0E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behavior of method is called </w:t>
      </w:r>
      <w:r w:rsidR="004A0C9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4A0C9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 The relationship among objects, methods and implementation is where tweak</w:t>
      </w:r>
      <w:ins w:id="15" w:author="Zhang HanSheng" w:date="2015-02-25T12:42:00Z">
        <w:r>
          <w:rPr>
            <w:rFonts w:ascii="Times New Roman"/>
            <w:sz w:val="21"/>
            <w:szCs w:val="21"/>
          </w:rPr>
          <w:t>s</w:t>
        </w:r>
      </w:ins>
      <w:r>
        <w:rPr>
          <w:rFonts w:ascii="Times New Roman"/>
          <w:sz w:val="21"/>
          <w:szCs w:val="21"/>
        </w:rPr>
        <w:t xml:space="preserve"> </w:t>
      </w:r>
      <w:ins w:id="16" w:author="user" w:date="2015-02-12T22:54:00Z">
        <w:r>
          <w:rPr>
            <w:rFonts w:ascii="Times New Roman"/>
            <w:sz w:val="21"/>
            <w:szCs w:val="21"/>
          </w:rPr>
          <w:t>take effect</w:t>
        </w:r>
      </w:ins>
      <w:r>
        <w:rPr>
          <w:rFonts w:ascii="Times New Roman"/>
          <w:sz w:val="21"/>
          <w:szCs w:val="21"/>
        </w:rPr>
        <w:t>.</w:t>
      </w:r>
    </w:p>
    <w:p w14:paraId="7D606CE4" w14:textId="68CD964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an object is provided with some certain </w:t>
      </w:r>
      <w:ins w:id="17" w:author="user" w:date="2015-02-12T22:54:00Z">
        <w:r>
          <w:rPr>
            <w:rFonts w:ascii="Times New Roman"/>
            <w:sz w:val="21"/>
            <w:szCs w:val="21"/>
          </w:rPr>
          <w:t>function</w:t>
        </w:r>
      </w:ins>
      <w:r>
        <w:rPr>
          <w:rFonts w:ascii="Times New Roman"/>
          <w:sz w:val="21"/>
          <w:szCs w:val="21"/>
        </w:rPr>
        <w:t xml:space="preserve">, </w:t>
      </w:r>
      <w:r w:rsidR="0060035E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send </w:t>
      </w:r>
      <w:r w:rsidR="0060035E">
        <w:rPr>
          <w:rFonts w:ascii="Times New Roman" w:hint="eastAsia"/>
          <w:sz w:val="21"/>
          <w:szCs w:val="21"/>
        </w:rPr>
        <w:t>it a message</w:t>
      </w:r>
      <w:r>
        <w:rPr>
          <w:rFonts w:ascii="Times New Roman"/>
          <w:sz w:val="21"/>
          <w:szCs w:val="21"/>
        </w:rPr>
        <w:t xml:space="preserve"> like [object method] which </w:t>
      </w:r>
      <w:r w:rsidR="002874B7">
        <w:rPr>
          <w:rFonts w:ascii="Times New Roman" w:hint="eastAsia"/>
          <w:sz w:val="21"/>
          <w:szCs w:val="21"/>
        </w:rPr>
        <w:t>let</w:t>
      </w:r>
      <w:r w:rsidR="00684CE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the object </w:t>
      </w:r>
      <w:r w:rsidR="000C1B0A">
        <w:rPr>
          <w:rFonts w:ascii="Times New Roman" w:hint="eastAsia"/>
          <w:sz w:val="21"/>
          <w:szCs w:val="21"/>
        </w:rPr>
        <w:t xml:space="preserve">perform </w:t>
      </w:r>
      <w:r w:rsidR="009352C7">
        <w:rPr>
          <w:rFonts w:ascii="Times New Roman" w:hint="eastAsia"/>
          <w:sz w:val="21"/>
          <w:szCs w:val="21"/>
        </w:rPr>
        <w:t>its</w:t>
      </w:r>
      <w:r w:rsidR="000C1B0A">
        <w:rPr>
          <w:rFonts w:ascii="Times New Roman" w:hint="eastAsia"/>
          <w:sz w:val="21"/>
          <w:szCs w:val="21"/>
        </w:rPr>
        <w:t xml:space="preserve"> function</w:t>
      </w:r>
      <w:r>
        <w:rPr>
          <w:rFonts w:ascii="Times New Roman"/>
          <w:sz w:val="21"/>
          <w:szCs w:val="21"/>
        </w:rPr>
        <w:t xml:space="preserve">, </w:t>
      </w:r>
      <w:r w:rsidR="00FA1A8A">
        <w:rPr>
          <w:rFonts w:ascii="Times New Roman" w:hint="eastAsia"/>
          <w:sz w:val="21"/>
          <w:szCs w:val="21"/>
        </w:rPr>
        <w:t xml:space="preserve">i.e. </w:t>
      </w:r>
      <w:r>
        <w:rPr>
          <w:rFonts w:ascii="Times New Roman"/>
          <w:sz w:val="21"/>
          <w:szCs w:val="21"/>
        </w:rPr>
        <w:t xml:space="preserve">we </w:t>
      </w:r>
      <w:r w:rsidR="007720F5">
        <w:rPr>
          <w:rFonts w:ascii="Times New Roman" w:hint="eastAsia"/>
          <w:sz w:val="21"/>
          <w:szCs w:val="21"/>
        </w:rPr>
        <w:t xml:space="preserve">can </w:t>
      </w:r>
      <w:r>
        <w:rPr>
          <w:rFonts w:ascii="Times New Roman"/>
          <w:sz w:val="21"/>
          <w:szCs w:val="21"/>
        </w:rPr>
        <w:t xml:space="preserve">call the method of the object. So far, you may wonder that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object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are both nouns, where is the verb that used to </w:t>
      </w:r>
      <w:r w:rsidR="00254E07">
        <w:rPr>
          <w:rFonts w:ascii="Times New Roman" w:hint="eastAsia"/>
          <w:sz w:val="21"/>
          <w:szCs w:val="21"/>
        </w:rPr>
        <w:t>perform</w:t>
      </w:r>
      <w:r>
        <w:rPr>
          <w:rFonts w:ascii="Times New Roman"/>
          <w:sz w:val="21"/>
          <w:szCs w:val="21"/>
        </w:rPr>
        <w:t xml:space="preserve"> the </w:t>
      </w:r>
      <w:r w:rsidR="00254E07">
        <w:rPr>
          <w:rFonts w:ascii="Times New Roman" w:hint="eastAsia"/>
          <w:sz w:val="21"/>
          <w:szCs w:val="21"/>
        </w:rPr>
        <w:t>function</w:t>
      </w:r>
      <w:r>
        <w:rPr>
          <w:rFonts w:ascii="Times New Roman"/>
          <w:sz w:val="21"/>
          <w:szCs w:val="21"/>
        </w:rPr>
        <w:t xml:space="preserve">? </w:t>
      </w:r>
      <w:r w:rsidR="00B746B8">
        <w:rPr>
          <w:rFonts w:ascii="Times New Roman" w:hint="eastAsia"/>
          <w:sz w:val="21"/>
          <w:szCs w:val="21"/>
        </w:rPr>
        <w:t>Good point</w:t>
      </w:r>
      <w:r>
        <w:rPr>
          <w:rFonts w:ascii="Times New Roman"/>
          <w:sz w:val="21"/>
          <w:szCs w:val="21"/>
        </w:rPr>
        <w:t xml:space="preserve">, we lack a verb representing the implementation of </w:t>
      </w:r>
      <w:r w:rsidR="00BB5439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BB5439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So here, the </w:t>
      </w:r>
      <w:r w:rsidR="002B3B4C">
        <w:rPr>
          <w:rFonts w:ascii="Times New Roman" w:hint="eastAsia"/>
          <w:sz w:val="21"/>
          <w:szCs w:val="21"/>
        </w:rPr>
        <w:t xml:space="preserve">word </w:t>
      </w:r>
      <w:r w:rsidR="002B3B4C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2B3B4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can be the </w:t>
      </w:r>
      <w:r w:rsidR="00FC2E83">
        <w:rPr>
          <w:rFonts w:ascii="Times New Roman" w:hint="eastAsia"/>
          <w:sz w:val="21"/>
          <w:szCs w:val="21"/>
        </w:rPr>
        <w:t>missing</w:t>
      </w:r>
      <w:ins w:id="18" w:author="user" w:date="2015-02-12T22:55:00Z">
        <w:r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 xml:space="preserve">verb and it means that when we call the method, what does iOS do inside the method or in other words, what code is executed. In Objective-C, the relationship between method and its implementation is decided during run time instead of compile time. </w:t>
      </w:r>
    </w:p>
    <w:p w14:paraId="31DADA72" w14:textId="438E841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During development, method in </w:t>
      </w:r>
      <w:r w:rsidR="008A1C24">
        <w:rPr>
          <w:rFonts w:ascii="Times New Roman"/>
          <w:sz w:val="21"/>
          <w:szCs w:val="21"/>
        </w:rPr>
        <w:t>[object m</w:t>
      </w:r>
      <w:r>
        <w:rPr>
          <w:rFonts w:ascii="Times New Roman"/>
          <w:sz w:val="21"/>
          <w:szCs w:val="21"/>
        </w:rPr>
        <w:t>ethod] may not be a noun. Instead, it can be a ver</w:t>
      </w:r>
      <w:r w:rsidR="00BB58AF">
        <w:rPr>
          <w:rFonts w:ascii="Times New Roman"/>
          <w:sz w:val="21"/>
          <w:szCs w:val="21"/>
        </w:rPr>
        <w:t>b. However, with only a brief [object m</w:t>
      </w:r>
      <w:r>
        <w:rPr>
          <w:rFonts w:ascii="Times New Roman"/>
          <w:sz w:val="21"/>
          <w:szCs w:val="21"/>
        </w:rPr>
        <w:t xml:space="preserve">ethod], we still don't know </w:t>
      </w:r>
      <w:r w:rsidR="00317114">
        <w:rPr>
          <w:rFonts w:ascii="Times New Roman"/>
          <w:sz w:val="21"/>
          <w:szCs w:val="21"/>
        </w:rPr>
        <w:t>how this method</w:t>
      </w:r>
      <w:r w:rsidR="00E8051F">
        <w:rPr>
          <w:rFonts w:ascii="Times New Roman" w:hint="eastAsia"/>
          <w:sz w:val="21"/>
          <w:szCs w:val="21"/>
        </w:rPr>
        <w:t xml:space="preserve"> works</w:t>
      </w:r>
      <w:r w:rsidR="00317114">
        <w:rPr>
          <w:rFonts w:ascii="Times New Roman"/>
          <w:sz w:val="21"/>
          <w:szCs w:val="21"/>
        </w:rPr>
        <w:t>. OK</w:t>
      </w:r>
      <w:r>
        <w:rPr>
          <w:rFonts w:ascii="Times New Roman"/>
          <w:sz w:val="21"/>
          <w:szCs w:val="21"/>
        </w:rPr>
        <w:t xml:space="preserve">, may be a little confusing. Let's take a look at </w:t>
      </w:r>
      <w:r w:rsidR="00EC4DF7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examples.</w:t>
      </w:r>
    </w:p>
    <w:p w14:paraId="41A829C6" w14:textId="40B4BEDB" w:rsidR="00977374" w:rsidRPr="004C134C" w:rsidRDefault="000D70B1" w:rsidP="004C134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1) When </w:t>
      </w:r>
      <w:r w:rsidR="002109A0">
        <w:rPr>
          <w:rFonts w:ascii="Times New Roman" w:hint="eastAsia"/>
          <w:sz w:val="21"/>
          <w:szCs w:val="21"/>
        </w:rPr>
        <w:t xml:space="preserve">here comes a </w:t>
      </w:r>
      <w:r w:rsidR="002109A0">
        <w:rPr>
          <w:rFonts w:ascii="Times New Roman"/>
          <w:sz w:val="21"/>
          <w:szCs w:val="21"/>
        </w:rPr>
        <w:t>phone call</w:t>
      </w:r>
      <w:r>
        <w:rPr>
          <w:rFonts w:ascii="Times New Roman"/>
          <w:sz w:val="21"/>
          <w:szCs w:val="21"/>
        </w:rPr>
        <w:t>, we may say that "Mom, answer the phone, please". When we want to translate this sentence</w:t>
      </w:r>
      <w:r w:rsidR="0063541C">
        <w:rPr>
          <w:rFonts w:ascii="Times New Roman"/>
          <w:sz w:val="21"/>
          <w:szCs w:val="21"/>
        </w:rPr>
        <w:t xml:space="preserve"> into Objective-C, it will be [mom answerTheP</w:t>
      </w:r>
      <w:r>
        <w:rPr>
          <w:rFonts w:ascii="Times New Roman"/>
          <w:sz w:val="21"/>
          <w:szCs w:val="21"/>
        </w:rPr>
        <w:t xml:space="preserve">hone]. Here, the object is </w:t>
      </w:r>
      <w:r w:rsidR="0077345A">
        <w:rPr>
          <w:rFonts w:ascii="Times New Roman"/>
          <w:sz w:val="21"/>
          <w:szCs w:val="21"/>
        </w:rPr>
        <w:t>“</w:t>
      </w:r>
      <w:r w:rsidR="0077345A">
        <w:rPr>
          <w:rFonts w:ascii="Times New Roman" w:hint="eastAsia"/>
          <w:sz w:val="21"/>
          <w:szCs w:val="21"/>
        </w:rPr>
        <w:t>mom</w:t>
      </w:r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the method is </w:t>
      </w:r>
      <w:r w:rsidR="0077345A">
        <w:rPr>
          <w:rFonts w:ascii="Times New Roman"/>
          <w:sz w:val="21"/>
          <w:szCs w:val="21"/>
        </w:rPr>
        <w:t>“</w:t>
      </w:r>
      <w:r w:rsidR="0077345A">
        <w:rPr>
          <w:rFonts w:ascii="Times New Roman"/>
          <w:sz w:val="21"/>
          <w:szCs w:val="21"/>
        </w:rPr>
        <w:t>answerTheP</w:t>
      </w:r>
      <w:r>
        <w:rPr>
          <w:rFonts w:ascii="Times New Roman"/>
          <w:sz w:val="21"/>
          <w:szCs w:val="21"/>
        </w:rPr>
        <w:t>hone</w:t>
      </w:r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implementation could be </w:t>
      </w:r>
      <w:r w:rsidR="004A53F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Mom stops cooking and goes to the sitting room to answer the phone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6B5756D6" w14:textId="2EC7B38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lastRenderedPageBreak/>
        <w:t>2) "snakeninny, come here and help me move out this item". This could be tr</w:t>
      </w:r>
      <w:r w:rsidR="007304D6">
        <w:rPr>
          <w:rFonts w:ascii="Times New Roman"/>
          <w:sz w:val="21"/>
          <w:szCs w:val="21"/>
        </w:rPr>
        <w:t>anslated into [snakeninny moveOutTheI</w:t>
      </w:r>
      <w:r>
        <w:rPr>
          <w:rFonts w:ascii="Times New Roman"/>
          <w:sz w:val="21"/>
          <w:szCs w:val="21"/>
        </w:rPr>
        <w:t xml:space="preserve">tem]. The object here is </w:t>
      </w:r>
      <w:r w:rsidR="00016CDC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snakeninny</w:t>
      </w:r>
      <w:r w:rsidR="00016CD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method is </w:t>
      </w:r>
      <w:r w:rsidR="00016CDC">
        <w:rPr>
          <w:rFonts w:ascii="Times New Roman"/>
          <w:sz w:val="21"/>
          <w:szCs w:val="21"/>
        </w:rPr>
        <w:t>“</w:t>
      </w:r>
      <w:r w:rsidR="00016CDC">
        <w:rPr>
          <w:rFonts w:ascii="Times New Roman"/>
          <w:sz w:val="21"/>
          <w:szCs w:val="21"/>
        </w:rPr>
        <w:t>moveOutTheItem</w:t>
      </w:r>
      <w:r w:rsidR="00016CDC">
        <w:rPr>
          <w:rFonts w:ascii="Times New Roman"/>
          <w:sz w:val="21"/>
          <w:szCs w:val="21"/>
        </w:rPr>
        <w:t>”</w:t>
      </w:r>
      <w:r w:rsidR="00016C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while </w:t>
      </w:r>
      <w:r w:rsidR="00CB3B5A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implementation could be </w:t>
      </w:r>
      <w:r w:rsidR="004A53F2">
        <w:rPr>
          <w:rFonts w:ascii="Times New Roman"/>
          <w:sz w:val="21"/>
          <w:szCs w:val="21"/>
        </w:rPr>
        <w:t>“</w:t>
      </w:r>
      <w:r w:rsidR="004A53F2">
        <w:rPr>
          <w:rFonts w:ascii="Times New Roman" w:hint="eastAsia"/>
          <w:sz w:val="21"/>
          <w:szCs w:val="21"/>
        </w:rPr>
        <w:t xml:space="preserve">snakeninny </w:t>
      </w:r>
      <w:r>
        <w:rPr>
          <w:rFonts w:ascii="Times New Roman"/>
          <w:sz w:val="21"/>
          <w:szCs w:val="21"/>
        </w:rPr>
        <w:t>stop</w:t>
      </w:r>
      <w:r w:rsidR="004A53F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work</w:t>
      </w:r>
      <w:r w:rsidR="004A53F2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and go</w:t>
      </w:r>
      <w:r w:rsidR="004A53F2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to the boss</w:t>
      </w:r>
      <w:r w:rsidR="004A53F2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office to move </w:t>
      </w:r>
      <w:r w:rsidR="004A53F2">
        <w:rPr>
          <w:rFonts w:ascii="Times New Roman" w:hint="eastAsia"/>
          <w:sz w:val="21"/>
          <w:szCs w:val="21"/>
        </w:rPr>
        <w:t xml:space="preserve">a box </w:t>
      </w:r>
      <w:r>
        <w:rPr>
          <w:rFonts w:ascii="Times New Roman"/>
          <w:sz w:val="21"/>
          <w:szCs w:val="21"/>
        </w:rPr>
        <w:t>downstairs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141BCBA3" w14:textId="1E3E620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</w:t>
      </w:r>
      <w:r w:rsidR="00EF4677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</w:t>
      </w:r>
      <w:r w:rsidR="00A265C6">
        <w:rPr>
          <w:rFonts w:ascii="Times New Roman"/>
          <w:sz w:val="21"/>
          <w:szCs w:val="21"/>
        </w:rPr>
        <w:t xml:space="preserve">above </w:t>
      </w:r>
      <w:r>
        <w:rPr>
          <w:rFonts w:ascii="Times New Roman"/>
          <w:sz w:val="21"/>
          <w:szCs w:val="21"/>
        </w:rPr>
        <w:t>examples, if there is no specific implementation, even we call a method of a</w:t>
      </w:r>
      <w:r w:rsidR="00352391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object, the object still doesn't know what to do. So now, we can think implementation </w:t>
      </w:r>
      <w:r w:rsidR="00D52B6C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the interpretation of method. Is it a little confusing? Don't worry. Let's draw an analogy between programming and dictionary. You can just imagine the method here </w:t>
      </w:r>
      <w:r w:rsidR="00AA564D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</w:t>
      </w:r>
      <w:r w:rsidR="004333D6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word in the dictionary and the implementation </w:t>
      </w:r>
      <w:r w:rsidR="00D52B6C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the meaning of that word. When you look up the dictionary, you always want to find what does </w:t>
      </w:r>
      <w:r w:rsidR="005A4798">
        <w:rPr>
          <w:rFonts w:ascii="Times New Roman" w:hint="eastAsia"/>
          <w:sz w:val="21"/>
          <w:szCs w:val="21"/>
        </w:rPr>
        <w:t>a</w:t>
      </w:r>
      <w:r w:rsidR="00055F63">
        <w:rPr>
          <w:rFonts w:ascii="Times New Roman"/>
          <w:sz w:val="21"/>
          <w:szCs w:val="21"/>
        </w:rPr>
        <w:t xml:space="preserve"> certain abstruse word</w:t>
      </w:r>
      <w:r>
        <w:rPr>
          <w:rFonts w:ascii="Times New Roman"/>
          <w:sz w:val="21"/>
          <w:szCs w:val="21"/>
        </w:rPr>
        <w:t xml:space="preserve"> mean. When it comes to programming, the implementation of a method does exactly the same as </w:t>
      </w:r>
      <w:r w:rsidR="00853A84">
        <w:rPr>
          <w:rFonts w:ascii="Times New Roman" w:hint="eastAsia"/>
          <w:sz w:val="21"/>
          <w:szCs w:val="21"/>
        </w:rPr>
        <w:t>a word</w:t>
      </w:r>
      <w:r w:rsidR="00853A84">
        <w:rPr>
          <w:rFonts w:ascii="Times New Roman"/>
          <w:sz w:val="21"/>
          <w:szCs w:val="21"/>
        </w:rPr>
        <w:t>’</w:t>
      </w:r>
      <w:r w:rsidR="00853A84">
        <w:rPr>
          <w:rFonts w:ascii="Times New Roman" w:hint="eastAsia"/>
          <w:sz w:val="21"/>
          <w:szCs w:val="21"/>
        </w:rPr>
        <w:t>s meaning</w:t>
      </w:r>
      <w:r w:rsidR="006A390E">
        <w:rPr>
          <w:rFonts w:ascii="Times New Roman"/>
          <w:sz w:val="21"/>
          <w:szCs w:val="21"/>
        </w:rPr>
        <w:t xml:space="preserve"> in the dictionary. Easier</w:t>
      </w:r>
      <w:r>
        <w:rPr>
          <w:rFonts w:ascii="Times New Roman"/>
          <w:sz w:val="21"/>
          <w:szCs w:val="21"/>
        </w:rPr>
        <w:t xml:space="preserve"> to understand, right? Lets' move on.</w:t>
      </w:r>
    </w:p>
    <w:p w14:paraId="3EA7F461" w14:textId="69060BB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As time goes on, the content</w:t>
      </w:r>
      <w:r w:rsidR="00EF330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dictionary </w:t>
      </w:r>
      <w:r w:rsidR="0088782B">
        <w:rPr>
          <w:rFonts w:ascii="Times New Roman" w:hint="eastAsia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changed a lot and some old phrases have been given some new interpretation</w:t>
      </w:r>
      <w:r w:rsidR="000D3B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  <w:r w:rsidR="007142AE">
        <w:rPr>
          <w:rFonts w:ascii="Times New Roman"/>
          <w:sz w:val="21"/>
          <w:szCs w:val="21"/>
        </w:rPr>
        <w:t xml:space="preserve"> For example, when talking along</w:t>
      </w:r>
      <w:r>
        <w:rPr>
          <w:rFonts w:ascii="Times New Roman"/>
          <w:sz w:val="21"/>
          <w:szCs w:val="21"/>
        </w:rPr>
        <w:t xml:space="preserve"> with Apple, which doesn't refer to the fruit, jailbreak is not considered a crime, and SpringBoard has nothing to do with a swimming pool. This phenomenon embodies in iOS especially. We can change the associated implementation of a method in order to change function of the object. As long as someone looks up a word in </w:t>
      </w:r>
      <w:r w:rsidR="005103F9">
        <w:rPr>
          <w:rFonts w:ascii="Times New Roman" w:hint="eastAsia"/>
          <w:sz w:val="21"/>
          <w:szCs w:val="21"/>
        </w:rPr>
        <w:t>our</w:t>
      </w:r>
      <w:r w:rsidR="00987E9F">
        <w:rPr>
          <w:rFonts w:ascii="Times New Roman" w:hint="eastAsia"/>
          <w:sz w:val="21"/>
          <w:szCs w:val="21"/>
        </w:rPr>
        <w:t xml:space="preserve"> modified</w:t>
      </w:r>
      <w:r>
        <w:rPr>
          <w:rFonts w:ascii="Times New Roman"/>
          <w:sz w:val="21"/>
          <w:szCs w:val="21"/>
        </w:rPr>
        <w:t xml:space="preserve"> dictionary, he or she will get the new meaning of the word. For example, </w:t>
      </w:r>
      <w:r w:rsidR="0091570C">
        <w:rPr>
          <w:rFonts w:ascii="Times New Roman" w:hint="eastAsia"/>
          <w:sz w:val="21"/>
          <w:szCs w:val="21"/>
        </w:rPr>
        <w:t>in L</w:t>
      </w:r>
      <w:r w:rsidR="0091570C">
        <w:rPr>
          <w:rFonts w:ascii="Times New Roman"/>
          <w:sz w:val="21"/>
          <w:szCs w:val="21"/>
        </w:rPr>
        <w:t>owPowerBanner</w:t>
      </w:r>
      <w:r>
        <w:rPr>
          <w:rFonts w:ascii="Times New Roman"/>
          <w:sz w:val="21"/>
          <w:szCs w:val="21"/>
        </w:rPr>
        <w:t xml:space="preserve"> as shown in figure 5-2, the system will show a notification banner as a reminder </w:t>
      </w:r>
      <w:r w:rsidR="009E7266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users when the device is in low battery. Interesting? It is because I have changed the implementation </w:t>
      </w:r>
      <w:r w:rsidR="0001511D">
        <w:rPr>
          <w:rFonts w:ascii="Times New Roman" w:hint="eastAsia"/>
          <w:sz w:val="21"/>
          <w:szCs w:val="21"/>
        </w:rPr>
        <w:t xml:space="preserve">of low battery reminder from popup alerts to </w:t>
      </w:r>
      <w:r>
        <w:rPr>
          <w:rFonts w:ascii="Times New Roman"/>
          <w:sz w:val="21"/>
          <w:szCs w:val="21"/>
        </w:rPr>
        <w:t>banner</w:t>
      </w:r>
      <w:r w:rsidR="0001511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4C56F445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751E2761" wp14:editId="20D99BDE">
            <wp:extent cx="2400001" cy="3600001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E5DC66" w14:textId="66C528D8" w:rsidR="00977374" w:rsidRPr="000C3D07" w:rsidRDefault="000C3D07">
      <w:pPr>
        <w:pStyle w:val="Caption"/>
        <w:jc w:val="center"/>
        <w:rPr>
          <w:rFonts w:ascii="Times New Roman" w:hAnsi="Times New Roman" w:hint="default"/>
        </w:rPr>
      </w:pPr>
      <w:r w:rsidRPr="000C3D07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C3D07">
        <w:rPr>
          <w:rFonts w:ascii="Times New Roman" w:hAnsi="Times New Roman" w:hint="default"/>
        </w:rPr>
        <w:t>5- 2 LowPowerBanner</w:t>
      </w:r>
    </w:p>
    <w:p w14:paraId="5B115C18" w14:textId="4888EA6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Another </w:t>
      </w:r>
      <w:r w:rsidR="00856918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 </w:t>
      </w:r>
      <w:r w:rsidR="00856918">
        <w:rPr>
          <w:rFonts w:ascii="Times New Roman" w:hint="eastAsia"/>
          <w:sz w:val="21"/>
          <w:szCs w:val="21"/>
        </w:rPr>
        <w:t xml:space="preserve">is </w:t>
      </w:r>
      <w:r>
        <w:rPr>
          <w:rFonts w:ascii="Times New Roman"/>
          <w:sz w:val="21"/>
          <w:szCs w:val="21"/>
        </w:rPr>
        <w:t xml:space="preserve">SMSNinja, as shown in figure 5-3. When you receive a spam message, SMSNinja </w:t>
      </w:r>
      <w:r w:rsidR="000E1EC6">
        <w:rPr>
          <w:rFonts w:ascii="Times New Roman" w:hint="eastAsia"/>
          <w:sz w:val="21"/>
          <w:szCs w:val="21"/>
        </w:rPr>
        <w:t>puts</w:t>
      </w:r>
      <w:r>
        <w:rPr>
          <w:rFonts w:ascii="Times New Roman"/>
          <w:sz w:val="21"/>
          <w:szCs w:val="21"/>
        </w:rPr>
        <w:t xml:space="preserve"> the spam message into trash box automatically. This feature is achieved by changing the implementation of delegate method of receiving a </w:t>
      </w:r>
      <w:r w:rsidR="00BC7DE4">
        <w:rPr>
          <w:rFonts w:ascii="Times New Roman"/>
          <w:sz w:val="21"/>
          <w:szCs w:val="21"/>
        </w:rPr>
        <w:t>message</w:t>
      </w:r>
      <w:r w:rsidR="00BC7DE4" w:rsidRPr="00161758">
        <w:rPr>
          <w:rFonts w:ascii="Times New Roman"/>
          <w:sz w:val="21"/>
          <w:szCs w:val="21"/>
        </w:rPr>
        <w:t>;</w:t>
      </w:r>
      <w:r w:rsidR="00161758" w:rsidRPr="00161758">
        <w:rPr>
          <w:rFonts w:ascii="Times New Roman" w:hint="eastAsia"/>
          <w:sz w:val="21"/>
          <w:szCs w:val="21"/>
        </w:rPr>
        <w:t xml:space="preserve"> I</w:t>
      </w:r>
      <w:r w:rsidR="00161758" w:rsidRPr="00161758">
        <w:rPr>
          <w:rFonts w:ascii="Times New Roman"/>
          <w:sz w:val="21"/>
          <w:szCs w:val="21"/>
        </w:rPr>
        <w:t>’</w:t>
      </w:r>
      <w:r w:rsidR="00161758" w:rsidRPr="00161758">
        <w:rPr>
          <w:rFonts w:ascii="Times New Roman" w:hint="eastAsia"/>
          <w:sz w:val="21"/>
          <w:szCs w:val="21"/>
        </w:rPr>
        <w:t xml:space="preserve">ve </w:t>
      </w:r>
      <w:r>
        <w:rPr>
          <w:rFonts w:ascii="Times New Roman"/>
          <w:sz w:val="21"/>
          <w:szCs w:val="21"/>
        </w:rPr>
        <w:t>add</w:t>
      </w:r>
      <w:r w:rsidR="0016175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161758">
        <w:rPr>
          <w:rFonts w:ascii="Times New Roman" w:hint="eastAsia"/>
          <w:sz w:val="21"/>
          <w:szCs w:val="21"/>
        </w:rPr>
        <w:t xml:space="preserve">extra </w:t>
      </w:r>
      <w:r w:rsidR="00161758">
        <w:rPr>
          <w:rFonts w:ascii="Times New Roman"/>
          <w:sz w:val="21"/>
          <w:szCs w:val="21"/>
        </w:rPr>
        <w:t xml:space="preserve">spam </w:t>
      </w:r>
      <w:r>
        <w:rPr>
          <w:rFonts w:ascii="Times New Roman"/>
          <w:sz w:val="21"/>
          <w:szCs w:val="21"/>
        </w:rPr>
        <w:t xml:space="preserve">detecting function </w:t>
      </w:r>
      <w:r w:rsidR="0016175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the original method. This kind of approach is similar to changing the contents of dictionary and can be realized through the hook function </w:t>
      </w:r>
      <w:r w:rsidR="007265B6">
        <w:rPr>
          <w:rFonts w:ascii="Times New Roman" w:hint="eastAsia"/>
          <w:sz w:val="21"/>
          <w:szCs w:val="21"/>
        </w:rPr>
        <w:t>provided by</w:t>
      </w:r>
      <w:r>
        <w:rPr>
          <w:rFonts w:ascii="Times New Roman"/>
          <w:sz w:val="21"/>
          <w:szCs w:val="21"/>
        </w:rPr>
        <w:t xml:space="preserve"> CydiaSubstrate. The usage of CydiaSubstrate has been </w:t>
      </w:r>
      <w:r w:rsidR="00365D2E">
        <w:rPr>
          <w:rFonts w:ascii="Times New Roman" w:hint="eastAsia"/>
          <w:sz w:val="21"/>
          <w:szCs w:val="21"/>
        </w:rPr>
        <w:t>explained</w:t>
      </w:r>
      <w:r>
        <w:rPr>
          <w:rFonts w:ascii="Times New Roman"/>
          <w:sz w:val="21"/>
          <w:szCs w:val="21"/>
        </w:rPr>
        <w:t xml:space="preserve"> in the last two chapters</w:t>
      </w:r>
      <w:r w:rsidR="00762C8D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>o if you</w:t>
      </w:r>
      <w:r w:rsidR="00954E04">
        <w:rPr>
          <w:rFonts w:ascii="Times New Roman"/>
          <w:sz w:val="21"/>
          <w:szCs w:val="21"/>
        </w:rPr>
        <w:t>’</w:t>
      </w:r>
      <w:r w:rsidR="00954E04">
        <w:rPr>
          <w:rFonts w:ascii="Times New Roman" w:hint="eastAsia"/>
          <w:sz w:val="21"/>
          <w:szCs w:val="21"/>
        </w:rPr>
        <w:t>ve already</w:t>
      </w:r>
      <w:r w:rsidR="00954E04">
        <w:rPr>
          <w:rFonts w:ascii="Times New Roman"/>
          <w:sz w:val="21"/>
          <w:szCs w:val="21"/>
        </w:rPr>
        <w:t xml:space="preserve"> forgo</w:t>
      </w:r>
      <w:r>
        <w:rPr>
          <w:rFonts w:ascii="Times New Roman"/>
          <w:sz w:val="21"/>
          <w:szCs w:val="21"/>
        </w:rPr>
        <w:t>t</w:t>
      </w:r>
      <w:r w:rsidR="00550110">
        <w:rPr>
          <w:rFonts w:ascii="Times New Roman" w:hint="eastAsia"/>
          <w:sz w:val="21"/>
          <w:szCs w:val="21"/>
        </w:rPr>
        <w:t>ten</w:t>
      </w:r>
      <w:r>
        <w:rPr>
          <w:rFonts w:ascii="Times New Roman"/>
          <w:sz w:val="21"/>
          <w:szCs w:val="21"/>
        </w:rPr>
        <w:t xml:space="preserve"> about it, you </w:t>
      </w:r>
      <w:r w:rsidR="00222E3E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go back and have a review.</w:t>
      </w:r>
    </w:p>
    <w:p w14:paraId="4406F868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573D4F37" wp14:editId="6614DA54">
            <wp:extent cx="2028057" cy="360000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749901" w14:textId="2AA6B8D6" w:rsidR="00977374" w:rsidRPr="000965B2" w:rsidRDefault="000965B2">
      <w:pPr>
        <w:pStyle w:val="Caption"/>
        <w:jc w:val="center"/>
        <w:rPr>
          <w:ins w:id="19" w:author="user" w:date="2015-02-12T22:58:00Z"/>
          <w:rFonts w:ascii="Times New Roman" w:hAnsi="Times New Roman" w:hint="default"/>
        </w:rPr>
      </w:pPr>
      <w:r w:rsidRPr="000965B2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965B2">
        <w:rPr>
          <w:rFonts w:ascii="Times New Roman" w:hAnsi="Times New Roman" w:hint="default"/>
        </w:rPr>
        <w:t>5- 3 SMSNinja</w:t>
      </w:r>
    </w:p>
    <w:p w14:paraId="5D9DC8BF" w14:textId="4C7C720B" w:rsidR="00977374" w:rsidRDefault="000D70B1" w:rsidP="00C80E27">
      <w:pPr>
        <w:pStyle w:val="Heading2"/>
      </w:pPr>
      <w:r>
        <w:t xml:space="preserve">5.2 </w:t>
      </w:r>
      <w:r w:rsidR="001D0128">
        <w:rPr>
          <w:rFonts w:hint="eastAsia"/>
        </w:rPr>
        <w:t>Methodology</w:t>
      </w:r>
      <w:r w:rsidR="00F04B99">
        <w:t xml:space="preserve"> of</w:t>
      </w:r>
      <w:r>
        <w:t xml:space="preserve"> writing </w:t>
      </w:r>
      <w:r w:rsidR="00F04B99">
        <w:rPr>
          <w:rFonts w:hint="eastAsia"/>
        </w:rPr>
        <w:t xml:space="preserve">a </w:t>
      </w:r>
      <w:r>
        <w:t>tweak</w:t>
      </w:r>
    </w:p>
    <w:p w14:paraId="092B2E1E" w14:textId="77777777" w:rsidR="00977374" w:rsidRDefault="00977374"/>
    <w:p w14:paraId="63CE9A9B" w14:textId="11FB343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Not until understanding </w:t>
      </w:r>
      <w:r w:rsidR="008330EB">
        <w:rPr>
          <w:rFonts w:ascii="Times New Roman" w:hint="eastAsia"/>
          <w:sz w:val="21"/>
          <w:szCs w:val="21"/>
        </w:rPr>
        <w:t>how</w:t>
      </w:r>
      <w:r>
        <w:rPr>
          <w:rFonts w:ascii="Times New Roman"/>
          <w:sz w:val="21"/>
          <w:szCs w:val="21"/>
        </w:rPr>
        <w:t xml:space="preserve"> tweak</w:t>
      </w:r>
      <w:r w:rsidR="009D42E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8330EB">
        <w:rPr>
          <w:rFonts w:ascii="Times New Roman" w:hint="eastAsia"/>
          <w:sz w:val="21"/>
          <w:szCs w:val="21"/>
        </w:rPr>
        <w:t xml:space="preserve">work </w:t>
      </w:r>
      <w:r w:rsidR="008330EB">
        <w:rPr>
          <w:rFonts w:ascii="Times New Roman"/>
          <w:sz w:val="21"/>
          <w:szCs w:val="21"/>
        </w:rPr>
        <w:t>can we</w:t>
      </w:r>
      <w:r>
        <w:rPr>
          <w:rFonts w:ascii="Times New Roman"/>
          <w:sz w:val="21"/>
          <w:szCs w:val="21"/>
        </w:rPr>
        <w:t xml:space="preserve"> hav</w:t>
      </w:r>
      <w:r w:rsidR="007708F4">
        <w:rPr>
          <w:rFonts w:ascii="Times New Roman"/>
          <w:sz w:val="21"/>
          <w:szCs w:val="21"/>
        </w:rPr>
        <w:t>e a clear mind on what are</w:t>
      </w:r>
      <w:r>
        <w:rPr>
          <w:rFonts w:ascii="Times New Roman"/>
          <w:sz w:val="21"/>
          <w:szCs w:val="21"/>
        </w:rPr>
        <w:t xml:space="preserve"> </w:t>
      </w:r>
      <w:r w:rsidR="006E1237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6C258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or what </w:t>
      </w:r>
      <w:r w:rsidR="006C2584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doing when </w:t>
      </w:r>
      <w:r w:rsidR="006C2584">
        <w:rPr>
          <w:rFonts w:ascii="Times New Roman" w:hint="eastAsia"/>
          <w:sz w:val="21"/>
          <w:szCs w:val="21"/>
        </w:rPr>
        <w:t>we</w:t>
      </w:r>
      <w:r w:rsidR="006C2584">
        <w:rPr>
          <w:rFonts w:ascii="Times New Roman"/>
          <w:sz w:val="21"/>
          <w:szCs w:val="21"/>
        </w:rPr>
        <w:t>’</w:t>
      </w:r>
      <w:r w:rsidR="006C2584">
        <w:rPr>
          <w:rFonts w:ascii="Times New Roman" w:hint="eastAsia"/>
          <w:sz w:val="21"/>
          <w:szCs w:val="21"/>
        </w:rPr>
        <w:t>re</w:t>
      </w:r>
      <w:r w:rsidR="00500C0B">
        <w:rPr>
          <w:rFonts w:ascii="Times New Roman"/>
          <w:sz w:val="21"/>
          <w:szCs w:val="21"/>
        </w:rPr>
        <w:t xml:space="preserve"> writing</w:t>
      </w:r>
      <w:r>
        <w:rPr>
          <w:rFonts w:ascii="Times New Roman"/>
          <w:sz w:val="21"/>
          <w:szCs w:val="21"/>
        </w:rPr>
        <w:t xml:space="preserve"> tweak</w:t>
      </w:r>
      <w:r w:rsidR="00500C0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Generally speaking, we use C, C++ and Objective-C to write a tweak. When we have an idea, how can we manage to turn </w:t>
      </w:r>
      <w:r w:rsidR="00393F32">
        <w:rPr>
          <w:rFonts w:ascii="Times New Roman" w:hint="eastAsia"/>
          <w:sz w:val="21"/>
          <w:szCs w:val="21"/>
        </w:rPr>
        <w:t>it</w:t>
      </w:r>
      <w:r>
        <w:rPr>
          <w:rFonts w:ascii="Times New Roman"/>
          <w:sz w:val="21"/>
          <w:szCs w:val="21"/>
        </w:rPr>
        <w:t xml:space="preserve"> into a useful tweak? Actually, the pattern of writing a tweak is easy to </w:t>
      </w:r>
      <w:r w:rsidR="00786283">
        <w:rPr>
          <w:rFonts w:ascii="Times New Roman"/>
          <w:sz w:val="21"/>
          <w:szCs w:val="21"/>
        </w:rPr>
        <w:t>follow</w:t>
      </w:r>
      <w:r>
        <w:rPr>
          <w:rFonts w:ascii="Times New Roman"/>
          <w:sz w:val="21"/>
          <w:szCs w:val="21"/>
        </w:rPr>
        <w:t xml:space="preserve"> and it will become clear</w:t>
      </w:r>
      <w:r w:rsidR="00CF61DE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when you have deeper understanding with iOS and its programming language. In the following part, we will focus on a simple tweak example, </w:t>
      </w:r>
      <w:r w:rsidR="00D37400">
        <w:rPr>
          <w:rFonts w:ascii="Times New Roman" w:hint="eastAsia"/>
          <w:sz w:val="21"/>
          <w:szCs w:val="21"/>
        </w:rPr>
        <w:t xml:space="preserve">start </w:t>
      </w:r>
      <w:r>
        <w:rPr>
          <w:rFonts w:ascii="Times New Roman"/>
          <w:sz w:val="21"/>
          <w:szCs w:val="21"/>
        </w:rPr>
        <w:t xml:space="preserve">from the perspective of </w:t>
      </w:r>
      <w:r w:rsidR="00124495">
        <w:rPr>
          <w:rFonts w:ascii="Times New Roman" w:hint="eastAsia"/>
          <w:sz w:val="21"/>
          <w:szCs w:val="21"/>
        </w:rPr>
        <w:t xml:space="preserve">our most frequently used programming language </w:t>
      </w:r>
      <w:r w:rsidR="00937F14">
        <w:rPr>
          <w:rFonts w:ascii="Times New Roman"/>
          <w:sz w:val="21"/>
          <w:szCs w:val="21"/>
        </w:rPr>
        <w:t>Objective-C,</w:t>
      </w:r>
      <w:r w:rsidR="00937F14">
        <w:rPr>
          <w:rFonts w:ascii="Times New Roman" w:hint="eastAsia"/>
          <w:sz w:val="21"/>
          <w:szCs w:val="21"/>
        </w:rPr>
        <w:t xml:space="preserve"> </w:t>
      </w:r>
      <w:r w:rsidR="001A6800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summarize theories of iOS reverse engineering from the </w:t>
      </w:r>
      <w:r w:rsidR="00786283">
        <w:rPr>
          <w:rFonts w:ascii="Times New Roman" w:hint="eastAsia"/>
          <w:sz w:val="21"/>
          <w:szCs w:val="21"/>
        </w:rPr>
        <w:t xml:space="preserve">level of </w:t>
      </w:r>
      <w:r w:rsidR="00786283">
        <w:rPr>
          <w:rFonts w:ascii="Times New Roman"/>
          <w:sz w:val="21"/>
          <w:szCs w:val="21"/>
        </w:rPr>
        <w:t>Objective-C</w:t>
      </w:r>
      <w:r>
        <w:rPr>
          <w:rFonts w:ascii="Times New Roman"/>
          <w:sz w:val="21"/>
          <w:szCs w:val="21"/>
        </w:rPr>
        <w:t>.</w:t>
      </w:r>
    </w:p>
    <w:p w14:paraId="1F397885" w14:textId="77777777" w:rsidR="00977374" w:rsidRPr="001029FE" w:rsidRDefault="000D70B1" w:rsidP="001029FE">
      <w:pPr>
        <w:pStyle w:val="Heading3"/>
        <w:rPr>
          <w:rFonts w:ascii="黑体" w:eastAsia="黑体" w:hAnsi="黑体" w:cs="黑体"/>
          <w:lang w:val="zh-TW" w:eastAsia="zh-TW"/>
        </w:rPr>
      </w:pPr>
      <w:r w:rsidRPr="001029FE">
        <w:rPr>
          <w:rFonts w:ascii="黑体" w:eastAsia="黑体" w:hAnsi="黑体" w:cs="黑体"/>
          <w:lang w:val="zh-TW" w:eastAsia="zh-TW"/>
        </w:rPr>
        <w:t>5.2.1 Look for inspiration</w:t>
      </w:r>
    </w:p>
    <w:p w14:paraId="491B817A" w14:textId="53E0062A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So far, some developers have already been able to write tweaks with knowledge introduced in the previous chapters</w:t>
      </w:r>
      <w:r w:rsidR="000768C1">
        <w:rPr>
          <w:rFonts w:ascii="Times New Roman" w:hint="eastAsia"/>
          <w:sz w:val="21"/>
          <w:szCs w:val="21"/>
        </w:rPr>
        <w:t>, but most still</w:t>
      </w:r>
      <w:r>
        <w:rPr>
          <w:rFonts w:ascii="Times New Roman"/>
          <w:sz w:val="21"/>
          <w:szCs w:val="21"/>
        </w:rPr>
        <w:t xml:space="preserve"> don't know where to start. I know </w:t>
      </w:r>
      <w:r w:rsidR="00083008">
        <w:rPr>
          <w:rFonts w:ascii="Times New Roman" w:hint="eastAsia"/>
          <w:sz w:val="21"/>
          <w:szCs w:val="21"/>
        </w:rPr>
        <w:t>it</w:t>
      </w:r>
      <w:r w:rsidR="00083008">
        <w:rPr>
          <w:rFonts w:ascii="Times New Roman"/>
          <w:sz w:val="21"/>
          <w:szCs w:val="21"/>
        </w:rPr>
        <w:t>’</w:t>
      </w:r>
      <w:r w:rsidR="0008300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uncomfortable when </w:t>
      </w:r>
      <w:r w:rsidR="00927F1B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</w:t>
      </w:r>
      <w:r w:rsidR="003451DE">
        <w:rPr>
          <w:rFonts w:ascii="Times New Roman"/>
          <w:sz w:val="21"/>
          <w:szCs w:val="21"/>
        </w:rPr>
        <w:t>don</w:t>
      </w:r>
      <w:r w:rsidR="003451DE">
        <w:rPr>
          <w:rFonts w:ascii="Times New Roman"/>
          <w:sz w:val="21"/>
          <w:szCs w:val="21"/>
        </w:rPr>
        <w:t>’</w:t>
      </w:r>
      <w:r w:rsidR="003451DE">
        <w:rPr>
          <w:rFonts w:ascii="Times New Roman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 know where to use </w:t>
      </w:r>
      <w:r w:rsidR="00927F1B">
        <w:rPr>
          <w:rFonts w:ascii="Times New Roman" w:hint="eastAsia"/>
          <w:sz w:val="21"/>
          <w:szCs w:val="21"/>
        </w:rPr>
        <w:t>our</w:t>
      </w:r>
      <w:r w:rsidR="005D7F07">
        <w:rPr>
          <w:rFonts w:ascii="Times New Roman"/>
          <w:sz w:val="21"/>
          <w:szCs w:val="21"/>
        </w:rPr>
        <w:t xml:space="preserve"> abilities</w:t>
      </w:r>
      <w:r w:rsidR="005D7F07">
        <w:rPr>
          <w:rFonts w:ascii="Times New Roman" w:hint="eastAsia"/>
          <w:sz w:val="21"/>
          <w:szCs w:val="21"/>
        </w:rPr>
        <w:t>,</w:t>
      </w:r>
      <w:r w:rsidR="005D7F07">
        <w:rPr>
          <w:rFonts w:ascii="Times New Roman"/>
          <w:sz w:val="21"/>
          <w:szCs w:val="21"/>
        </w:rPr>
        <w:t xml:space="preserve"> s</w:t>
      </w:r>
      <w:r>
        <w:rPr>
          <w:rFonts w:ascii="Times New Roman"/>
          <w:sz w:val="21"/>
          <w:szCs w:val="21"/>
        </w:rPr>
        <w:t>o here are some tips to help you look for inspiration</w:t>
      </w:r>
      <w:r w:rsidR="005D7F07">
        <w:rPr>
          <w:rFonts w:ascii="Times New Roman" w:hint="eastAsia"/>
          <w:sz w:val="21"/>
          <w:szCs w:val="21"/>
        </w:rPr>
        <w:t xml:space="preserve"> for your first tweak</w:t>
      </w:r>
      <w:r>
        <w:rPr>
          <w:rFonts w:ascii="Times New Roman"/>
          <w:sz w:val="21"/>
          <w:szCs w:val="21"/>
        </w:rPr>
        <w:t>.</w:t>
      </w:r>
    </w:p>
    <w:p w14:paraId="0CD9C9A9" w14:textId="1A632278" w:rsidR="00977374" w:rsidRPr="007A6123" w:rsidRDefault="007A6123" w:rsidP="007A6123">
      <w:pPr>
        <w:pStyle w:val="Heading4"/>
        <w:rPr>
          <w:rFonts w:ascii="黑体" w:eastAsia="黑体" w:hAnsi="黑体" w:cs="黑体"/>
          <w:lang w:val="zh-TW" w:eastAsia="zh-TW"/>
        </w:rPr>
      </w:pPr>
      <w:r>
        <w:rPr>
          <w:rFonts w:ascii="黑体" w:eastAsia="黑体" w:hAnsi="黑体" w:cs="黑体"/>
          <w:lang w:val="zh-TW" w:eastAsia="zh-TW"/>
        </w:rPr>
        <w:lastRenderedPageBreak/>
        <w:t>1) Use more, o</w:t>
      </w:r>
      <w:r w:rsidR="000D70B1" w:rsidRPr="007A6123">
        <w:rPr>
          <w:rFonts w:ascii="黑体" w:eastAsia="黑体" w:hAnsi="黑体" w:cs="黑体"/>
          <w:lang w:val="zh-TW" w:eastAsia="zh-TW"/>
        </w:rPr>
        <w:t>bserve more</w:t>
      </w:r>
    </w:p>
    <w:p w14:paraId="75ECC8AB" w14:textId="4B430641" w:rsidR="00977374" w:rsidRDefault="00147DB6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P</w:t>
      </w:r>
      <w:r w:rsidR="000D70B1">
        <w:rPr>
          <w:rFonts w:ascii="Times New Roman"/>
          <w:sz w:val="21"/>
          <w:szCs w:val="21"/>
        </w:rPr>
        <w:t xml:space="preserve">lay with your iPhone and take a look at every corner of iOS whenever you have spare time </w:t>
      </w:r>
      <w:r w:rsidR="005A0EDD">
        <w:rPr>
          <w:rFonts w:ascii="Times New Roman" w:hint="eastAsia"/>
          <w:sz w:val="21"/>
          <w:szCs w:val="21"/>
        </w:rPr>
        <w:t>rather than</w:t>
      </w:r>
      <w:r w:rsidR="005A0EDD">
        <w:rPr>
          <w:rFonts w:ascii="Times New Roman"/>
          <w:sz w:val="21"/>
          <w:szCs w:val="21"/>
        </w:rPr>
        <w:t xml:space="preserve"> waste</w:t>
      </w:r>
      <w:r w:rsidR="000D70B1">
        <w:rPr>
          <w:rFonts w:ascii="Times New Roman"/>
          <w:sz w:val="21"/>
          <w:szCs w:val="21"/>
        </w:rPr>
        <w:t xml:space="preserve"> your time on social networks.  Although iOS consists of lots of amazing features, it still cannot meet the </w:t>
      </w:r>
      <w:r w:rsidR="005A5E42">
        <w:rPr>
          <w:rFonts w:ascii="Times New Roman" w:hint="eastAsia"/>
          <w:sz w:val="21"/>
          <w:szCs w:val="21"/>
        </w:rPr>
        <w:t>ex</w:t>
      </w:r>
      <w:r w:rsidR="00EF4251">
        <w:rPr>
          <w:rFonts w:ascii="Times New Roman" w:hint="eastAsia"/>
          <w:sz w:val="21"/>
          <w:szCs w:val="21"/>
        </w:rPr>
        <w:t xml:space="preserve">act </w:t>
      </w:r>
      <w:r w:rsidR="000D70B1">
        <w:rPr>
          <w:rFonts w:ascii="Times New Roman"/>
          <w:sz w:val="21"/>
          <w:szCs w:val="21"/>
        </w:rPr>
        <w:t>requirement</w:t>
      </w:r>
      <w:r w:rsidR="00B2459F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of every single </w:t>
      </w:r>
      <w:r w:rsidR="00B2459F">
        <w:rPr>
          <w:rFonts w:ascii="Times New Roman" w:hint="eastAsia"/>
          <w:sz w:val="21"/>
          <w:szCs w:val="21"/>
        </w:rPr>
        <w:t>user</w:t>
      </w:r>
      <w:r w:rsidR="000D70B1">
        <w:rPr>
          <w:rFonts w:ascii="Times New Roman"/>
          <w:sz w:val="21"/>
          <w:szCs w:val="21"/>
        </w:rPr>
        <w:t>. So the more you use, the more you know about iOS and you are mo</w:t>
      </w:r>
      <w:r w:rsidR="006070C3">
        <w:rPr>
          <w:rFonts w:ascii="Times New Roman"/>
          <w:sz w:val="21"/>
          <w:szCs w:val="21"/>
        </w:rPr>
        <w:t xml:space="preserve">re likely to find </w:t>
      </w:r>
      <w:r w:rsidR="006070C3">
        <w:rPr>
          <w:rFonts w:ascii="Times New Roman" w:hint="eastAsia"/>
          <w:sz w:val="21"/>
          <w:szCs w:val="21"/>
        </w:rPr>
        <w:t>where in iOS the user experience is not that good</w:t>
      </w:r>
      <w:r w:rsidR="0040757E">
        <w:rPr>
          <w:rFonts w:ascii="Times New Roman" w:hint="eastAsia"/>
          <w:sz w:val="21"/>
          <w:szCs w:val="21"/>
        </w:rPr>
        <w:t>, which turns out to be ideas</w:t>
      </w:r>
      <w:r w:rsidR="000D70B1">
        <w:rPr>
          <w:rFonts w:ascii="Times New Roman"/>
          <w:sz w:val="21"/>
          <w:szCs w:val="21"/>
        </w:rPr>
        <w:t>. With huge base of iOS users, you will surely find some users who share the same idea</w:t>
      </w:r>
      <w:r w:rsidR="00D61DFC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with you. In other words, if you have </w:t>
      </w:r>
      <w:r w:rsidR="00C942DC">
        <w:rPr>
          <w:rFonts w:ascii="Times New Roman" w:hint="eastAsia"/>
          <w:sz w:val="21"/>
          <w:szCs w:val="21"/>
        </w:rPr>
        <w:t>a</w:t>
      </w:r>
      <w:r w:rsidR="00C942DC">
        <w:rPr>
          <w:rFonts w:ascii="Times New Roman"/>
          <w:sz w:val="21"/>
          <w:szCs w:val="21"/>
        </w:rPr>
        <w:t xml:space="preserve"> problem</w:t>
      </w:r>
      <w:r w:rsidR="000D70B1">
        <w:rPr>
          <w:rFonts w:ascii="Times New Roman"/>
          <w:sz w:val="21"/>
          <w:szCs w:val="21"/>
        </w:rPr>
        <w:t xml:space="preserve"> to solve, </w:t>
      </w:r>
      <w:r w:rsidR="003B425D">
        <w:rPr>
          <w:rFonts w:ascii="Times New Roman" w:hint="eastAsia"/>
          <w:sz w:val="21"/>
          <w:szCs w:val="21"/>
        </w:rPr>
        <w:t>regard</w:t>
      </w:r>
      <w:r w:rsidR="0052305C">
        <w:rPr>
          <w:rFonts w:ascii="Times New Roman" w:hint="eastAsia"/>
          <w:sz w:val="21"/>
          <w:szCs w:val="21"/>
        </w:rPr>
        <w:t xml:space="preserve"> it as a tweak </w:t>
      </w:r>
      <w:r w:rsidR="0052305C">
        <w:rPr>
          <w:rFonts w:ascii="Times New Roman"/>
          <w:sz w:val="21"/>
          <w:szCs w:val="21"/>
        </w:rPr>
        <w:t>inspiration</w:t>
      </w:r>
      <w:r w:rsidR="0052305C">
        <w:rPr>
          <w:rFonts w:ascii="Times New Roman" w:hint="eastAsia"/>
          <w:sz w:val="21"/>
          <w:szCs w:val="21"/>
        </w:rPr>
        <w:t xml:space="preserve">. </w:t>
      </w:r>
      <w:r w:rsidR="000D70B1">
        <w:rPr>
          <w:rFonts w:ascii="Times New Roman"/>
          <w:sz w:val="21"/>
          <w:szCs w:val="21"/>
        </w:rPr>
        <w:t xml:space="preserve">That's </w:t>
      </w:r>
      <w:r w:rsidR="003B425D">
        <w:rPr>
          <w:rFonts w:ascii="Times New Roman" w:hint="eastAsia"/>
          <w:sz w:val="21"/>
          <w:szCs w:val="21"/>
        </w:rPr>
        <w:t>how</w:t>
      </w:r>
      <w:r w:rsidR="000D70B1">
        <w:rPr>
          <w:rFonts w:ascii="Times New Roman"/>
          <w:sz w:val="21"/>
          <w:szCs w:val="21"/>
        </w:rPr>
        <w:t xml:space="preserve"> Characount for Notes </w:t>
      </w:r>
      <w:r w:rsidR="001704FD">
        <w:rPr>
          <w:rFonts w:ascii="Times New Roman" w:hint="eastAsia"/>
          <w:sz w:val="21"/>
          <w:szCs w:val="21"/>
        </w:rPr>
        <w:t>was born on</w:t>
      </w:r>
      <w:r w:rsidR="000D70B1">
        <w:rPr>
          <w:rFonts w:ascii="Times New Roman"/>
          <w:sz w:val="21"/>
          <w:szCs w:val="21"/>
        </w:rPr>
        <w:t xml:space="preserve"> iOS 6. At that time, I always saved the content of </w:t>
      </w:r>
      <w:r w:rsidR="00A70504">
        <w:rPr>
          <w:rFonts w:ascii="Times New Roman" w:hint="eastAsia"/>
          <w:sz w:val="21"/>
          <w:szCs w:val="21"/>
        </w:rPr>
        <w:t>a tweet</w:t>
      </w:r>
      <w:r w:rsidR="000D70B1">
        <w:rPr>
          <w:rFonts w:ascii="Times New Roman"/>
          <w:sz w:val="21"/>
          <w:szCs w:val="21"/>
        </w:rPr>
        <w:t xml:space="preserve"> into </w:t>
      </w:r>
      <w:r w:rsidR="00A70504">
        <w:rPr>
          <w:rFonts w:ascii="Times New Roman" w:hint="eastAsia"/>
          <w:sz w:val="21"/>
          <w:szCs w:val="21"/>
        </w:rPr>
        <w:t xml:space="preserve">a </w:t>
      </w:r>
      <w:r w:rsidR="00A70504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. </w:t>
      </w:r>
      <w:r w:rsidR="00582D95">
        <w:rPr>
          <w:rFonts w:ascii="Times New Roman" w:hint="eastAsia"/>
          <w:sz w:val="21"/>
          <w:szCs w:val="21"/>
        </w:rPr>
        <w:t>Since a t</w:t>
      </w:r>
      <w:r w:rsidR="00582D95">
        <w:rPr>
          <w:rFonts w:ascii="Times New Roman"/>
          <w:sz w:val="21"/>
          <w:szCs w:val="21"/>
        </w:rPr>
        <w:t>weet has a 140 characters limit</w:t>
      </w:r>
      <w:r w:rsidR="00582D95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I</w:t>
      </w:r>
      <w:r w:rsidR="00582D95">
        <w:rPr>
          <w:rFonts w:ascii="Times New Roman"/>
          <w:sz w:val="21"/>
          <w:szCs w:val="21"/>
        </w:rPr>
        <w:t>’</w:t>
      </w:r>
      <w:r w:rsidR="00582D95">
        <w:rPr>
          <w:rFonts w:ascii="Times New Roman" w:hint="eastAsia"/>
          <w:sz w:val="21"/>
          <w:szCs w:val="21"/>
        </w:rPr>
        <w:t>ve</w:t>
      </w:r>
      <w:r w:rsidR="00582D95">
        <w:rPr>
          <w:rFonts w:ascii="Times New Roman"/>
          <w:sz w:val="21"/>
          <w:szCs w:val="21"/>
        </w:rPr>
        <w:t xml:space="preserve"> written</w:t>
      </w:r>
      <w:r w:rsidR="000D70B1">
        <w:rPr>
          <w:rFonts w:ascii="Times New Roman"/>
          <w:sz w:val="21"/>
          <w:szCs w:val="21"/>
        </w:rPr>
        <w:t xml:space="preserve"> a tweak </w:t>
      </w:r>
      <w:r w:rsidR="00520D2E">
        <w:rPr>
          <w:rFonts w:ascii="Times New Roman" w:hint="eastAsia"/>
          <w:sz w:val="21"/>
          <w:szCs w:val="21"/>
        </w:rPr>
        <w:t xml:space="preserve">to </w:t>
      </w:r>
      <w:r w:rsidR="000D70B1">
        <w:rPr>
          <w:rFonts w:ascii="Times New Roman"/>
          <w:sz w:val="21"/>
          <w:szCs w:val="21"/>
        </w:rPr>
        <w:t xml:space="preserve">show the </w:t>
      </w:r>
      <w:r w:rsidR="00520D2E">
        <w:rPr>
          <w:rFonts w:ascii="Times New Roman" w:hint="eastAsia"/>
          <w:sz w:val="21"/>
          <w:szCs w:val="21"/>
        </w:rPr>
        <w:t>character</w:t>
      </w:r>
      <w:r w:rsidR="000D70B1">
        <w:rPr>
          <w:rFonts w:ascii="Times New Roman"/>
          <w:sz w:val="21"/>
          <w:szCs w:val="21"/>
        </w:rPr>
        <w:t xml:space="preserve"> count of </w:t>
      </w:r>
      <w:r w:rsidR="00520D2E">
        <w:rPr>
          <w:rFonts w:ascii="Times New Roman" w:hint="eastAsia"/>
          <w:sz w:val="21"/>
          <w:szCs w:val="21"/>
        </w:rPr>
        <w:t xml:space="preserve">per </w:t>
      </w:r>
      <w:r w:rsidR="00520D2E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 </w:t>
      </w:r>
      <w:r w:rsidR="00520D2E">
        <w:rPr>
          <w:rFonts w:ascii="Times New Roman" w:hint="eastAsia"/>
          <w:sz w:val="21"/>
          <w:szCs w:val="21"/>
        </w:rPr>
        <w:t>as a reminder</w:t>
      </w:r>
      <w:r w:rsidR="000D70B1">
        <w:rPr>
          <w:rFonts w:ascii="Times New Roman"/>
          <w:sz w:val="21"/>
          <w:szCs w:val="21"/>
        </w:rPr>
        <w:t>. There was an Arab</w:t>
      </w:r>
      <w:r w:rsidR="00C36299">
        <w:rPr>
          <w:rFonts w:ascii="Times New Roman" w:hint="eastAsia"/>
          <w:sz w:val="21"/>
          <w:szCs w:val="21"/>
        </w:rPr>
        <w:t>ic</w:t>
      </w:r>
      <w:r w:rsidR="000D70B1">
        <w:rPr>
          <w:rFonts w:ascii="Times New Roman"/>
          <w:sz w:val="21"/>
          <w:szCs w:val="21"/>
        </w:rPr>
        <w:t xml:space="preserve"> user who sent mail to me to express his appreciation </w:t>
      </w:r>
      <w:r w:rsidR="004A0F52">
        <w:rPr>
          <w:rFonts w:ascii="Times New Roman" w:hint="eastAsia"/>
          <w:sz w:val="21"/>
          <w:szCs w:val="21"/>
        </w:rPr>
        <w:t>of</w:t>
      </w:r>
      <w:r w:rsidR="000D70B1">
        <w:rPr>
          <w:rFonts w:ascii="Times New Roman"/>
          <w:sz w:val="21"/>
          <w:szCs w:val="21"/>
        </w:rPr>
        <w:t xml:space="preserve"> this tweak and asked me to add more features to make it </w:t>
      </w:r>
      <w:r w:rsidR="00A92297">
        <w:rPr>
          <w:rFonts w:ascii="Times New Roman" w:hint="eastAsia"/>
          <w:sz w:val="21"/>
          <w:szCs w:val="21"/>
        </w:rPr>
        <w:t>work</w:t>
      </w:r>
      <w:r w:rsidR="000D70B1">
        <w:rPr>
          <w:rFonts w:ascii="Times New Roman"/>
          <w:sz w:val="21"/>
          <w:szCs w:val="21"/>
        </w:rPr>
        <w:t xml:space="preserve"> like </w:t>
      </w:r>
      <w:r w:rsidR="00444EC9">
        <w:rPr>
          <w:rFonts w:ascii="Times New Roman" w:hint="eastAsia"/>
          <w:sz w:val="21"/>
          <w:szCs w:val="21"/>
        </w:rPr>
        <w:t>MS</w:t>
      </w:r>
      <w:r w:rsidR="000D70B1">
        <w:rPr>
          <w:rFonts w:ascii="Times New Roman"/>
          <w:sz w:val="21"/>
          <w:szCs w:val="21"/>
        </w:rPr>
        <w:t xml:space="preserve">Word. But I was not interested in </w:t>
      </w:r>
      <w:r w:rsidR="00640EE8">
        <w:rPr>
          <w:rFonts w:ascii="Times New Roman" w:hint="eastAsia"/>
          <w:sz w:val="21"/>
          <w:szCs w:val="21"/>
        </w:rPr>
        <w:t>this</w:t>
      </w:r>
      <w:r w:rsidR="000D70B1">
        <w:rPr>
          <w:rFonts w:ascii="Times New Roman"/>
          <w:sz w:val="21"/>
          <w:szCs w:val="21"/>
        </w:rPr>
        <w:t xml:space="preserve"> idea, I had to say sorry to him.</w:t>
      </w:r>
    </w:p>
    <w:p w14:paraId="17DB4FE5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5394BCC3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908B131" wp14:editId="6D82751F">
            <wp:extent cx="2400001" cy="360000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A6401" w14:textId="3EF2473B" w:rsidR="00977374" w:rsidRPr="0095102C" w:rsidRDefault="0095102C">
      <w:pPr>
        <w:pStyle w:val="Caption"/>
        <w:jc w:val="center"/>
        <w:rPr>
          <w:ins w:id="20" w:author="user" w:date="2015-02-12T22:58:00Z"/>
          <w:rFonts w:ascii="Times New Roman" w:hAnsi="Times New Roman" w:hint="default"/>
        </w:rPr>
      </w:pPr>
      <w:r w:rsidRPr="0095102C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95102C">
        <w:rPr>
          <w:rFonts w:ascii="Times New Roman" w:hAnsi="Times New Roman" w:hint="default"/>
        </w:rPr>
        <w:t>5- 4 Characount for Notes</w:t>
      </w:r>
    </w:p>
    <w:p w14:paraId="714F5806" w14:textId="77777777" w:rsidR="00977374" w:rsidRPr="00337D15" w:rsidRDefault="000D70B1" w:rsidP="00337D15">
      <w:pPr>
        <w:pStyle w:val="Heading4"/>
        <w:rPr>
          <w:rFonts w:ascii="黑体" w:eastAsia="黑体" w:hAnsi="黑体" w:cs="黑体"/>
          <w:lang w:val="zh-TW" w:eastAsia="zh-TW"/>
        </w:rPr>
      </w:pPr>
      <w:r w:rsidRPr="00337D15">
        <w:rPr>
          <w:rFonts w:ascii="黑体" w:eastAsia="黑体" w:hAnsi="黑体" w:cs="黑体"/>
          <w:lang w:val="zh-TW" w:eastAsia="zh-TW"/>
        </w:rPr>
        <w:t>2) Listen to users' voice</w:t>
      </w:r>
    </w:p>
    <w:p w14:paraId="0BF0D252" w14:textId="769B6FE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Different people use iOS in different ways, which depends on their own requirement</w:t>
      </w:r>
      <w:r w:rsidR="00166CB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If you don't have much inspiration, you can listen to the requirement</w:t>
      </w:r>
      <w:r w:rsidR="005C1C1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users. As long as there </w:t>
      </w:r>
      <w:r w:rsidR="00933EC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lastRenderedPageBreak/>
        <w:t>requirement</w:t>
      </w:r>
      <w:r w:rsidR="00933EC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there are potential users </w:t>
      </w:r>
      <w:r w:rsidR="00AD7735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your tweak</w:t>
      </w:r>
      <w:r w:rsidR="0035379F">
        <w:rPr>
          <w:rFonts w:ascii="Times New Roman" w:hint="eastAsia"/>
          <w:sz w:val="21"/>
          <w:szCs w:val="21"/>
        </w:rPr>
        <w:t>s</w:t>
      </w:r>
      <w:r w:rsidR="00C856E6">
        <w:rPr>
          <w:rFonts w:ascii="Times New Roman" w:hint="eastAsia"/>
          <w:sz w:val="21"/>
          <w:szCs w:val="21"/>
        </w:rPr>
        <w:t xml:space="preserve"> that meet these requirements</w:t>
      </w:r>
      <w:r>
        <w:rPr>
          <w:rFonts w:ascii="Times New Roman"/>
          <w:sz w:val="21"/>
          <w:szCs w:val="21"/>
        </w:rPr>
        <w:t>.</w:t>
      </w:r>
    </w:p>
    <w:p w14:paraId="30C15C3F" w14:textId="72CEBF5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large projects have been done, you can write customized tweaks for minority. If you are not </w:t>
      </w:r>
      <w:r w:rsidR="00395C6C" w:rsidRPr="00395C6C">
        <w:rPr>
          <w:rFonts w:ascii="Times New Roman"/>
          <w:sz w:val="21"/>
          <w:szCs w:val="21"/>
        </w:rPr>
        <w:t xml:space="preserve">qualified </w:t>
      </w:r>
      <w:r>
        <w:rPr>
          <w:rFonts w:ascii="Times New Roman"/>
          <w:sz w:val="21"/>
          <w:szCs w:val="21"/>
        </w:rPr>
        <w:t xml:space="preserve">to </w:t>
      </w:r>
      <w:r w:rsidR="00107BA1">
        <w:rPr>
          <w:rFonts w:ascii="Times New Roman" w:hint="eastAsia"/>
          <w:sz w:val="21"/>
          <w:szCs w:val="21"/>
        </w:rPr>
        <w:t>reverse</w:t>
      </w:r>
      <w:r>
        <w:rPr>
          <w:rFonts w:ascii="Times New Roman"/>
          <w:sz w:val="21"/>
          <w:szCs w:val="21"/>
        </w:rPr>
        <w:t xml:space="preserve"> low-level functions, you can start from simple functions of high level. After each release, listen to your users' feedbacks humbly and improve your tweak</w:t>
      </w:r>
      <w:r w:rsidR="00611A4A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with rapid iteration. Trust me, your effort will pay off. Take LowPowerBanner as an example, the idea of LowPowerBanner came from the suggestion of </w:t>
      </w:r>
      <w:r w:rsidR="00062419">
        <w:rPr>
          <w:rFonts w:ascii="Times New Roman" w:hint="eastAsia"/>
          <w:sz w:val="21"/>
          <w:szCs w:val="21"/>
        </w:rPr>
        <w:t xml:space="preserve">a user </w:t>
      </w:r>
      <w:r>
        <w:rPr>
          <w:rFonts w:ascii="Times New Roman"/>
          <w:sz w:val="21"/>
          <w:szCs w:val="21"/>
        </w:rPr>
        <w:t xml:space="preserve">PrimeCode. I finished the first version of LowPowerBanner in less than </w:t>
      </w:r>
      <w:r w:rsidR="00717637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 hours and it </w:t>
      </w:r>
      <w:r w:rsidR="00717637">
        <w:rPr>
          <w:rFonts w:ascii="Times New Roman" w:hint="eastAsia"/>
          <w:sz w:val="21"/>
          <w:szCs w:val="21"/>
        </w:rPr>
        <w:t>had</w:t>
      </w:r>
      <w:r>
        <w:rPr>
          <w:rFonts w:ascii="Times New Roman"/>
          <w:sz w:val="21"/>
          <w:szCs w:val="21"/>
        </w:rPr>
        <w:t xml:space="preserve"> no more than 50 lines of code. However, within 8 hours after the release, downloads had approached 30</w:t>
      </w:r>
      <w:r w:rsidR="00033178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>000 (as shown in figure 5-5), the popularity of it was far beyond my expectation. Remember, users</w:t>
      </w:r>
      <w:r w:rsidR="00717637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wisdom is </w:t>
      </w:r>
      <w:r w:rsidR="00717637" w:rsidRPr="00717637">
        <w:rPr>
          <w:rFonts w:ascii="Times New Roman"/>
          <w:sz w:val="21"/>
          <w:szCs w:val="21"/>
        </w:rPr>
        <w:t>inexhaustible</w:t>
      </w:r>
      <w:r>
        <w:rPr>
          <w:rFonts w:ascii="Times New Roman"/>
          <w:sz w:val="21"/>
          <w:szCs w:val="21"/>
        </w:rPr>
        <w:t>. If you don't have any good idea</w:t>
      </w:r>
      <w:r w:rsidR="004C63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</w:t>
      </w:r>
      <w:r w:rsidR="002258DE">
        <w:rPr>
          <w:rFonts w:ascii="Times New Roman" w:hint="eastAsia"/>
          <w:sz w:val="21"/>
          <w:szCs w:val="21"/>
        </w:rPr>
        <w:t>listening</w:t>
      </w:r>
      <w:r>
        <w:rPr>
          <w:rFonts w:ascii="Times New Roman"/>
          <w:sz w:val="21"/>
          <w:szCs w:val="21"/>
        </w:rPr>
        <w:t xml:space="preserve"> to users </w:t>
      </w:r>
      <w:r w:rsidR="004D53EB">
        <w:rPr>
          <w:rFonts w:ascii="Times New Roman" w:hint="eastAsia"/>
          <w:sz w:val="21"/>
          <w:szCs w:val="21"/>
        </w:rPr>
        <w:t>would be</w:t>
      </w:r>
      <w:r w:rsidR="004D53EB">
        <w:rPr>
          <w:rFonts w:ascii="Times New Roman"/>
          <w:sz w:val="21"/>
          <w:szCs w:val="21"/>
        </w:rPr>
        <w:t xml:space="preserve"> </w:t>
      </w:r>
      <w:r w:rsidR="004D53EB">
        <w:rPr>
          <w:rFonts w:ascii="Times New Roman" w:hint="eastAsia"/>
          <w:sz w:val="21"/>
          <w:szCs w:val="21"/>
        </w:rPr>
        <w:t>surprisingly</w:t>
      </w:r>
      <w:r>
        <w:rPr>
          <w:rFonts w:ascii="Times New Roman"/>
          <w:sz w:val="21"/>
          <w:szCs w:val="21"/>
        </w:rPr>
        <w:t xml:space="preserve"> helpful!</w:t>
      </w:r>
    </w:p>
    <w:p w14:paraId="04FCA92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0D41BAD" wp14:editId="2436879A">
            <wp:extent cx="3600001" cy="1094168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1094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22478B4" w14:textId="42DD9123" w:rsidR="00977374" w:rsidRPr="00436CA3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ins w:id="21" w:author="user" w:date="2015-02-12T22:58:00Z">
        <w:r w:rsidRPr="00436CA3">
          <w:rPr>
            <w:rFonts w:ascii="Times New Roman" w:eastAsia="宋体" w:hAnsi="Times New Roman" w:cs="宋体" w:hint="default"/>
            <w:lang w:val="zh-TW" w:eastAsia="zh-TW"/>
          </w:rPr>
          <w:t>Figure 5-5 Downloads of LowPowerBanner</w:t>
        </w:r>
      </w:ins>
      <w:r w:rsidR="00033178" w:rsidRPr="00436CA3">
        <w:rPr>
          <w:rFonts w:ascii="Times New Roman" w:eastAsia="宋体" w:hAnsi="Times New Roman" w:cs="宋体" w:hint="default"/>
          <w:lang w:val="zh-TW" w:eastAsia="zh-TW"/>
        </w:rPr>
        <w:t xml:space="preserve"> 1.0</w:t>
      </w:r>
    </w:p>
    <w:p w14:paraId="4DA06922" w14:textId="2D9AD08E" w:rsidR="00977374" w:rsidRPr="008B2CC8" w:rsidRDefault="000D70B1" w:rsidP="008B2CC8">
      <w:pPr>
        <w:pStyle w:val="Heading4"/>
        <w:rPr>
          <w:rFonts w:ascii="黑体" w:eastAsia="黑体" w:hAnsi="黑体" w:cs="黑体"/>
          <w:lang w:val="zh-TW" w:eastAsia="zh-TW"/>
        </w:rPr>
      </w:pPr>
      <w:r w:rsidRPr="008B2CC8">
        <w:rPr>
          <w:rFonts w:ascii="黑体" w:eastAsia="黑体" w:hAnsi="黑体" w:cs="黑体"/>
          <w:lang w:val="zh-TW" w:eastAsia="zh-TW"/>
        </w:rPr>
        <w:t xml:space="preserve">3) </w:t>
      </w:r>
      <w:r w:rsidR="008B2CC8">
        <w:rPr>
          <w:rFonts w:ascii="黑体" w:eastAsia="黑体" w:hAnsi="黑体" w:cs="黑体" w:hint="eastAsia"/>
          <w:lang w:val="zh-TW" w:eastAsia="zh-TW"/>
        </w:rPr>
        <w:t>A</w:t>
      </w:r>
      <w:r w:rsidR="008D7A70" w:rsidRPr="008B2CC8">
        <w:rPr>
          <w:rFonts w:ascii="黑体" w:eastAsia="黑体" w:hAnsi="黑体" w:cs="黑体"/>
          <w:lang w:val="zh-TW" w:eastAsia="zh-TW"/>
        </w:rPr>
        <w:t>natomize</w:t>
      </w:r>
      <w:r w:rsidRPr="008B2CC8">
        <w:rPr>
          <w:rFonts w:ascii="黑体" w:eastAsia="黑体" w:hAnsi="黑体" w:cs="黑体"/>
          <w:lang w:val="zh-TW" w:eastAsia="zh-TW"/>
        </w:rPr>
        <w:t xml:space="preserve"> iOS</w:t>
      </w:r>
    </w:p>
    <w:p w14:paraId="1DEE2475" w14:textId="4F4FD43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greater your ability is, the more things you can do. </w:t>
      </w:r>
      <w:r w:rsidR="00FE1BA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tarting from </w:t>
      </w:r>
      <w:r w:rsidR="002E6ACF">
        <w:rPr>
          <w:rFonts w:ascii="Times New Roman" w:hint="eastAsia"/>
          <w:sz w:val="21"/>
          <w:szCs w:val="21"/>
        </w:rPr>
        <w:t>writing</w:t>
      </w:r>
      <w:r w:rsidR="009B43F1">
        <w:rPr>
          <w:rFonts w:ascii="Times New Roman"/>
          <w:sz w:val="21"/>
          <w:szCs w:val="21"/>
        </w:rPr>
        <w:t xml:space="preserve"> small A</w:t>
      </w:r>
      <w:r>
        <w:rPr>
          <w:rFonts w:ascii="Times New Roman"/>
          <w:sz w:val="21"/>
          <w:szCs w:val="21"/>
        </w:rPr>
        <w:t>pps, with more and more practice</w:t>
      </w:r>
      <w:r w:rsidR="00B740B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you will have deeper and deeper understanding of iOS. iOS is a closed operating system and only a tip of iceberg has been exposed to us. There are still far too many features </w:t>
      </w:r>
      <w:r w:rsidR="009E0111">
        <w:rPr>
          <w:rFonts w:ascii="Times New Roman" w:hint="eastAsia"/>
          <w:sz w:val="21"/>
          <w:szCs w:val="21"/>
        </w:rPr>
        <w:t xml:space="preserve">that </w:t>
      </w:r>
      <w:r>
        <w:rPr>
          <w:rFonts w:ascii="Times New Roman"/>
          <w:sz w:val="21"/>
          <w:szCs w:val="21"/>
        </w:rPr>
        <w:t xml:space="preserve">are worth to be further explored. Every time a </w:t>
      </w:r>
      <w:r w:rsidR="00B740BF">
        <w:rPr>
          <w:rFonts w:ascii="Times New Roman"/>
          <w:sz w:val="21"/>
          <w:szCs w:val="21"/>
        </w:rPr>
        <w:t xml:space="preserve">new </w:t>
      </w:r>
      <w:r>
        <w:rPr>
          <w:rFonts w:ascii="Times New Roman"/>
          <w:sz w:val="21"/>
          <w:szCs w:val="21"/>
        </w:rPr>
        <w:t xml:space="preserve">jailbreak </w:t>
      </w:r>
      <w:r w:rsidR="00B740BF">
        <w:rPr>
          <w:rFonts w:ascii="Times New Roman"/>
          <w:sz w:val="21"/>
          <w:szCs w:val="21"/>
        </w:rPr>
        <w:t>comes out</w:t>
      </w:r>
      <w:r>
        <w:rPr>
          <w:rFonts w:ascii="Times New Roman"/>
          <w:sz w:val="21"/>
          <w:szCs w:val="21"/>
        </w:rPr>
        <w:t xml:space="preserve">, someone will post the latest </w:t>
      </w:r>
      <w:r w:rsidR="00B7675D">
        <w:rPr>
          <w:rFonts w:ascii="Times New Roman" w:hint="eastAsia"/>
          <w:sz w:val="21"/>
          <w:szCs w:val="21"/>
        </w:rPr>
        <w:t>class-dump</w:t>
      </w:r>
      <w:r w:rsidR="00FF6661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header</w:t>
      </w:r>
      <w:r w:rsidR="00370632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on the Internet. </w:t>
      </w:r>
      <w:r w:rsidR="00414967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easily find the download link by searching </w:t>
      </w:r>
      <w:r w:rsidR="00E24C9B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iOS private headers</w:t>
      </w:r>
      <w:r w:rsidR="00E24C9B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on Google, which eliminates the trouble of class-dumping by ourselves. </w:t>
      </w:r>
      <w:r w:rsidR="007D3530">
        <w:rPr>
          <w:rFonts w:ascii="Times New Roman" w:hint="eastAsia"/>
          <w:sz w:val="21"/>
          <w:szCs w:val="21"/>
        </w:rPr>
        <w:t>Objective-C methods follow a regular</w:t>
      </w:r>
      <w:r>
        <w:rPr>
          <w:rFonts w:ascii="Times New Roman"/>
          <w:sz w:val="21"/>
          <w:szCs w:val="21"/>
        </w:rPr>
        <w:t xml:space="preserve"> naming </w:t>
      </w:r>
      <w:r w:rsidR="007D3530">
        <w:rPr>
          <w:rFonts w:ascii="Times New Roman" w:hint="eastAsia"/>
          <w:sz w:val="21"/>
          <w:szCs w:val="21"/>
        </w:rPr>
        <w:t>convention, making it possible for us to</w:t>
      </w:r>
      <w:r>
        <w:rPr>
          <w:rFonts w:ascii="Times New Roman"/>
          <w:sz w:val="21"/>
          <w:szCs w:val="21"/>
        </w:rPr>
        <w:t xml:space="preserve"> guess </w:t>
      </w:r>
      <w:r w:rsidR="008D7CC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meanings of most </w:t>
      </w:r>
      <w:r w:rsidR="0090732D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>. For example, in SpringBoard.h:</w:t>
      </w:r>
    </w:p>
    <w:p w14:paraId="53F94D95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- (void)reboot;</w:t>
      </w:r>
    </w:p>
    <w:p w14:paraId="1E2225F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- (void)relaunchSpringBoard;</w:t>
      </w:r>
    </w:p>
    <w:p w14:paraId="06DEDD05" w14:textId="2F1418C3" w:rsidR="00977374" w:rsidRDefault="009610E2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And</w:t>
      </w:r>
      <w:r w:rsidR="000D70B1">
        <w:rPr>
          <w:rFonts w:ascii="Times New Roman"/>
          <w:sz w:val="21"/>
          <w:szCs w:val="21"/>
        </w:rPr>
        <w:t xml:space="preserve"> in UIViewController.h:</w:t>
      </w:r>
    </w:p>
    <w:p w14:paraId="2ED1ABC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- (void)attentionClassDumpUser:(id)arg1</w:t>
      </w:r>
    </w:p>
    <w:p w14:paraId="3CB8F75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yesItsUsAgain:(id)arg2</w:t>
      </w:r>
    </w:p>
    <w:p w14:paraId="1EF6C2D1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althoughSwizzlingAndOverridingPrivateMethodsIsFun:(id)arg3</w:t>
      </w:r>
    </w:p>
    <w:p w14:paraId="7B9C9474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itWasntMuchFunWhenYourAppStoppedWorking:(id)arg4</w:t>
      </w:r>
    </w:p>
    <w:p w14:paraId="40F81FC0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pleaseRefrainFromDoingSoInTheFutureOkayThanksBye:(id)arg5;</w:t>
      </w:r>
    </w:p>
    <w:p w14:paraId="78701975" w14:textId="37DECE6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Browsing </w:t>
      </w:r>
      <w:r w:rsidR="00E96957">
        <w:rPr>
          <w:rFonts w:ascii="Times New Roman" w:hint="eastAsia"/>
          <w:sz w:val="21"/>
          <w:szCs w:val="21"/>
        </w:rPr>
        <w:t xml:space="preserve">method </w:t>
      </w:r>
      <w:r>
        <w:rPr>
          <w:rFonts w:ascii="Times New Roman"/>
          <w:sz w:val="21"/>
          <w:szCs w:val="21"/>
        </w:rPr>
        <w:t xml:space="preserve">names is an important source of inspiration as well as a </w:t>
      </w:r>
      <w:ins w:id="22" w:author="user" w:date="2015-02-12T22:56:00Z">
        <w:r>
          <w:rPr>
            <w:rFonts w:ascii="Times New Roman"/>
            <w:sz w:val="21"/>
            <w:szCs w:val="21"/>
          </w:rPr>
          <w:t xml:space="preserve">shortcut </w:t>
        </w:r>
      </w:ins>
      <w:r>
        <w:rPr>
          <w:rFonts w:ascii="Times New Roman"/>
          <w:sz w:val="21"/>
          <w:szCs w:val="21"/>
        </w:rPr>
        <w:t xml:space="preserve">for you to </w:t>
      </w:r>
      <w:r w:rsidR="00C40430">
        <w:rPr>
          <w:rFonts w:ascii="Times New Roman" w:hint="eastAsia"/>
          <w:sz w:val="21"/>
          <w:szCs w:val="21"/>
        </w:rPr>
        <w:t>get familiar with</w:t>
      </w:r>
      <w:r>
        <w:rPr>
          <w:rFonts w:ascii="Times New Roman"/>
          <w:sz w:val="21"/>
          <w:szCs w:val="21"/>
        </w:rPr>
        <w:t xml:space="preserve"> low-level iOS. The more implementation details of iOS you master, the more powerful tweaks you can write. Audio Recorder, developed by limneos, is the best </w:t>
      </w:r>
      <w:r w:rsidR="0042394B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. Even though the launch of iOS </w:t>
      </w:r>
      <w:r w:rsidR="0046605E">
        <w:rPr>
          <w:rFonts w:ascii="Times New Roman" w:hint="eastAsia"/>
          <w:sz w:val="21"/>
          <w:szCs w:val="21"/>
        </w:rPr>
        <w:t>dates back to</w:t>
      </w:r>
      <w:r>
        <w:rPr>
          <w:rFonts w:ascii="Times New Roman"/>
          <w:sz w:val="21"/>
          <w:szCs w:val="21"/>
        </w:rPr>
        <w:t xml:space="preserve"> 2007, there is no feature like phone call recording until </w:t>
      </w:r>
      <w:r w:rsidR="00956F89">
        <w:rPr>
          <w:rFonts w:ascii="Times New Roman" w:hint="eastAsia"/>
          <w:sz w:val="21"/>
          <w:szCs w:val="21"/>
        </w:rPr>
        <w:t>Audio Recorder</w:t>
      </w:r>
      <w:r w:rsidR="00956F89">
        <w:rPr>
          <w:rFonts w:ascii="Times New Roman"/>
          <w:sz w:val="21"/>
          <w:szCs w:val="21"/>
        </w:rPr>
        <w:t>’</w:t>
      </w:r>
      <w:r w:rsidR="00956F89">
        <w:rPr>
          <w:rFonts w:ascii="Times New Roman" w:hint="eastAsia"/>
          <w:sz w:val="21"/>
          <w:szCs w:val="21"/>
        </w:rPr>
        <w:t xml:space="preserve">s born </w:t>
      </w:r>
      <w:r w:rsidR="004E49A4">
        <w:rPr>
          <w:rFonts w:ascii="Times New Roman" w:hint="eastAsia"/>
          <w:sz w:val="21"/>
          <w:szCs w:val="21"/>
        </w:rPr>
        <w:t>7</w:t>
      </w:r>
      <w:r>
        <w:rPr>
          <w:rFonts w:ascii="Times New Roman"/>
          <w:sz w:val="21"/>
          <w:szCs w:val="21"/>
        </w:rPr>
        <w:t xml:space="preserve"> years later. I'm sure that there are a lot of people who have the same idea and even have already tried to </w:t>
      </w:r>
      <w:r w:rsidR="00DC5757">
        <w:rPr>
          <w:rFonts w:ascii="Times New Roman" w:hint="eastAsia"/>
          <w:sz w:val="21"/>
          <w:szCs w:val="21"/>
        </w:rPr>
        <w:t>realize</w:t>
      </w:r>
      <w:r>
        <w:rPr>
          <w:rFonts w:ascii="Times New Roman"/>
          <w:sz w:val="21"/>
          <w:szCs w:val="21"/>
        </w:rPr>
        <w:t xml:space="preserve"> it by themselves. But why only limneos succeed</w:t>
      </w:r>
      <w:ins w:id="23" w:author="user" w:date="2015-02-12T22:56:00Z">
        <w:r>
          <w:rPr>
            <w:rFonts w:ascii="Times New Roman"/>
            <w:sz w:val="21"/>
            <w:szCs w:val="21"/>
          </w:rPr>
          <w:t>s</w:t>
        </w:r>
      </w:ins>
      <w:r>
        <w:rPr>
          <w:rFonts w:ascii="Times New Roman"/>
          <w:sz w:val="21"/>
          <w:szCs w:val="21"/>
        </w:rPr>
        <w:t xml:space="preserve">? It is because limneos has a deeper understanding of iOS than others. </w:t>
      </w:r>
      <w:r w:rsidR="004B6B60">
        <w:rPr>
          <w:rFonts w:ascii="Times New Roman"/>
          <w:sz w:val="21"/>
          <w:szCs w:val="21"/>
        </w:rPr>
        <w:t>“</w:t>
      </w:r>
      <w:r w:rsidR="004B6B60">
        <w:rPr>
          <w:rFonts w:ascii="Times New Roman"/>
          <w:sz w:val="21"/>
          <w:szCs w:val="21"/>
        </w:rPr>
        <w:t>Talk is cheap</w:t>
      </w:r>
      <w:r w:rsidR="004B6B60">
        <w:rPr>
          <w:rFonts w:ascii="Times New Roman" w:hint="eastAsia"/>
          <w:sz w:val="21"/>
          <w:szCs w:val="21"/>
        </w:rPr>
        <w:t>. S</w:t>
      </w:r>
      <w:r>
        <w:rPr>
          <w:rFonts w:ascii="Times New Roman"/>
          <w:sz w:val="21"/>
          <w:szCs w:val="21"/>
        </w:rPr>
        <w:t xml:space="preserve">how me </w:t>
      </w:r>
      <w:r w:rsidR="004B6B6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code</w:t>
      </w:r>
      <w:r w:rsidR="004B6B60">
        <w:rPr>
          <w:rFonts w:ascii="Times New Roman" w:hint="eastAsia"/>
          <w:sz w:val="21"/>
          <w:szCs w:val="21"/>
        </w:rPr>
        <w:t>.</w:t>
      </w:r>
      <w:r w:rsidR="004B6B60">
        <w:rPr>
          <w:rFonts w:ascii="Times New Roman"/>
          <w:sz w:val="21"/>
          <w:szCs w:val="21"/>
        </w:rPr>
        <w:t>”</w:t>
      </w:r>
    </w:p>
    <w:p w14:paraId="755B4C58" w14:textId="6E3B7DDF" w:rsidR="00977374" w:rsidRDefault="000D70B1" w:rsidP="009A0E71">
      <w:pPr>
        <w:pStyle w:val="Heading3"/>
      </w:pPr>
      <w:r>
        <w:t>5.2.2 Locate target file</w:t>
      </w:r>
      <w:r w:rsidR="009A0E71">
        <w:rPr>
          <w:rFonts w:hint="eastAsia"/>
        </w:rPr>
        <w:t>s</w:t>
      </w:r>
    </w:p>
    <w:p w14:paraId="167BC5FE" w14:textId="749EA53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we know what function</w:t>
      </w:r>
      <w:r w:rsidR="002E6B8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we want to implement, we </w:t>
      </w:r>
      <w:r w:rsidR="00F61D98">
        <w:rPr>
          <w:rFonts w:ascii="Times New Roman" w:hint="eastAsia"/>
          <w:sz w:val="21"/>
          <w:szCs w:val="21"/>
        </w:rPr>
        <w:t>should</w:t>
      </w:r>
      <w:r w:rsidR="00F61D98">
        <w:rPr>
          <w:rFonts w:ascii="Times New Roman"/>
          <w:sz w:val="21"/>
          <w:szCs w:val="21"/>
        </w:rPr>
        <w:t xml:space="preserve"> start to look for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 xml:space="preserve">the </w:t>
      </w:r>
      <w:r w:rsidR="00F61D98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>that</w:t>
      </w:r>
      <w:r w:rsidR="00F61D98">
        <w:rPr>
          <w:rFonts w:ascii="Times New Roman"/>
          <w:sz w:val="21"/>
          <w:szCs w:val="21"/>
        </w:rPr>
        <w:t xml:space="preserve"> provide</w:t>
      </w:r>
      <w:r>
        <w:rPr>
          <w:rFonts w:ascii="Times New Roman"/>
          <w:sz w:val="21"/>
          <w:szCs w:val="21"/>
        </w:rPr>
        <w:t xml:space="preserve"> the</w:t>
      </w:r>
      <w:r w:rsidR="001E3417">
        <w:rPr>
          <w:rFonts w:ascii="Times New Roman" w:hint="eastAsia"/>
          <w:sz w:val="21"/>
          <w:szCs w:val="21"/>
        </w:rPr>
        <w:t>se</w:t>
      </w:r>
      <w:r>
        <w:rPr>
          <w:rFonts w:ascii="Times New Roman"/>
          <w:sz w:val="21"/>
          <w:szCs w:val="21"/>
        </w:rPr>
        <w:t xml:space="preserve"> function</w:t>
      </w:r>
      <w:r w:rsidR="00F61D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In general, </w:t>
      </w:r>
      <w:r w:rsidR="00CB6FE5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most frequently used methods </w:t>
      </w:r>
      <w:r w:rsidR="00CB6FE5">
        <w:rPr>
          <w:rFonts w:ascii="Times New Roman" w:hint="eastAsia"/>
          <w:sz w:val="21"/>
          <w:szCs w:val="21"/>
        </w:rPr>
        <w:t xml:space="preserve">to locate the binaries </w:t>
      </w:r>
      <w:r>
        <w:rPr>
          <w:rFonts w:ascii="Times New Roman"/>
          <w:sz w:val="21"/>
          <w:szCs w:val="21"/>
        </w:rPr>
        <w:t>are as follows.</w:t>
      </w:r>
    </w:p>
    <w:p w14:paraId="0A6161F3" w14:textId="0A44C765" w:rsidR="00977374" w:rsidRPr="00BA76CC" w:rsidRDefault="000D70B1" w:rsidP="00BA76CC">
      <w:pPr>
        <w:pStyle w:val="Heading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BA76CC">
        <w:rPr>
          <w:rFonts w:ascii="黑体" w:eastAsia="黑体" w:hAnsi="黑体" w:cs="黑体"/>
          <w:lang w:val="zh-TW" w:eastAsia="zh-TW"/>
        </w:rPr>
        <w:t>Fixed location</w:t>
      </w:r>
    </w:p>
    <w:p w14:paraId="2F619B4C" w14:textId="2A89544E" w:rsidR="00977374" w:rsidRDefault="000D70B1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At this stage, our target</w:t>
      </w:r>
      <w:r w:rsidR="00BA76CC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reverse engineering </w:t>
      </w:r>
      <w:r w:rsidR="0024201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usually dylib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, bundle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daemon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Fortunately, the location</w:t>
      </w:r>
      <w:r w:rsidR="0042033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these files </w:t>
      </w:r>
      <w:r w:rsidR="00420336">
        <w:rPr>
          <w:rFonts w:ascii="Times New Roman" w:hint="eastAsia"/>
          <w:sz w:val="21"/>
          <w:szCs w:val="21"/>
        </w:rPr>
        <w:t>are</w:t>
      </w:r>
      <w:r w:rsidR="00495036">
        <w:rPr>
          <w:rFonts w:ascii="Times New Roman"/>
          <w:sz w:val="21"/>
          <w:szCs w:val="21"/>
        </w:rPr>
        <w:t xml:space="preserve"> almost fixed in the file</w:t>
      </w:r>
      <w:r>
        <w:rPr>
          <w:rFonts w:ascii="Times New Roman"/>
          <w:sz w:val="21"/>
          <w:szCs w:val="21"/>
        </w:rPr>
        <w:t>system.</w:t>
      </w:r>
    </w:p>
    <w:p w14:paraId="7173E752" w14:textId="51BA5F07" w:rsidR="00977374" w:rsidRDefault="000D70B1">
      <w:pPr>
        <w:widowControl/>
        <w:spacing w:after="240"/>
        <w:jc w:val="left"/>
        <w:rPr>
          <w:kern w:val="0"/>
          <w:sz w:val="21"/>
          <w:szCs w:val="21"/>
          <w:lang w:val="zh-TW" w:eastAsia="zh-TW"/>
        </w:rPr>
      </w:pPr>
      <w:r>
        <w:rPr>
          <w:rFonts w:ascii="Times New Roman"/>
          <w:kern w:val="0"/>
          <w:sz w:val="21"/>
          <w:szCs w:val="21"/>
          <w:lang w:val="zh-TW" w:eastAsia="zh-TW"/>
        </w:rPr>
        <w:t xml:space="preserve">1) </w:t>
      </w:r>
      <w:r w:rsidR="003F7770">
        <w:rPr>
          <w:rFonts w:ascii="Times New Roman"/>
          <w:kern w:val="0"/>
          <w:sz w:val="21"/>
          <w:szCs w:val="21"/>
          <w:lang w:val="zh-TW" w:eastAsia="zh-TW"/>
        </w:rPr>
        <w:t xml:space="preserve">CydiaSubstrate </w:t>
      </w:r>
      <w:r w:rsidR="003F7770">
        <w:rPr>
          <w:rFonts w:ascii="Times New Roman" w:hint="eastAsia"/>
          <w:kern w:val="0"/>
          <w:sz w:val="21"/>
          <w:szCs w:val="21"/>
          <w:lang w:val="zh-TW" w:eastAsia="zh-TW"/>
        </w:rPr>
        <w:t>based d</w:t>
      </w:r>
      <w:r>
        <w:rPr>
          <w:rFonts w:ascii="Times New Roman"/>
          <w:kern w:val="0"/>
          <w:sz w:val="21"/>
          <w:szCs w:val="21"/>
          <w:lang w:val="zh-TW" w:eastAsia="zh-TW"/>
        </w:rPr>
        <w:t>ylib</w:t>
      </w:r>
      <w:r w:rsidR="003F7770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are all stored in "/Library/MobileSubstrate/DynamicLibraries/". We can find them without effort.</w:t>
      </w:r>
    </w:p>
    <w:p w14:paraId="31A17329" w14:textId="78309C3E" w:rsidR="00977374" w:rsidRDefault="000D70B1">
      <w:pPr>
        <w:widowControl/>
        <w:spacing w:after="240"/>
        <w:jc w:val="left"/>
        <w:rPr>
          <w:kern w:val="0"/>
          <w:sz w:val="21"/>
          <w:szCs w:val="21"/>
          <w:lang w:val="zh-TW" w:eastAsia="zh-TW"/>
        </w:rPr>
      </w:pPr>
      <w:r>
        <w:rPr>
          <w:rFonts w:ascii="Times New Roman"/>
          <w:kern w:val="0"/>
          <w:sz w:val="21"/>
          <w:szCs w:val="21"/>
          <w:lang w:val="zh-TW" w:eastAsia="zh-TW"/>
        </w:rPr>
        <w:t>2) Bundle</w:t>
      </w:r>
      <w:r w:rsidR="00BF51AD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can be divided into </w:t>
      </w:r>
      <w:r w:rsidR="00977B2A">
        <w:rPr>
          <w:rFonts w:ascii="Times New Roman" w:hint="eastAsia"/>
          <w:kern w:val="0"/>
          <w:sz w:val="21"/>
          <w:szCs w:val="21"/>
          <w:lang w:val="zh-TW" w:eastAsia="zh-TW"/>
        </w:rPr>
        <w:t>2</w:t>
      </w:r>
      <w:r w:rsidR="00137304">
        <w:rPr>
          <w:rFonts w:ascii="Times New Roman"/>
          <w:kern w:val="0"/>
          <w:sz w:val="21"/>
          <w:szCs w:val="21"/>
          <w:lang w:val="zh-TW" w:eastAsia="zh-TW"/>
        </w:rPr>
        <w:t xml:space="preserve"> categories, which are A</w:t>
      </w:r>
      <w:r w:rsidR="004E2618">
        <w:rPr>
          <w:rFonts w:ascii="Times New Roman"/>
          <w:kern w:val="0"/>
          <w:sz w:val="21"/>
          <w:szCs w:val="21"/>
          <w:lang w:val="zh-TW" w:eastAsia="zh-TW"/>
        </w:rPr>
        <w:t>pp and framework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respectively. Bundles of AppStore App</w:t>
      </w:r>
      <w:r w:rsidR="008B11C2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are stored in "/var/mobile/Containers/Bundle/Application/"</w:t>
      </w:r>
      <w:r w:rsidR="00EE597C">
        <w:rPr>
          <w:rFonts w:ascii="Times New Roman" w:hint="eastAsia"/>
          <w:kern w:val="0"/>
          <w:sz w:val="21"/>
          <w:szCs w:val="21"/>
          <w:lang w:val="zh-TW" w:eastAsia="zh-TW"/>
        </w:rPr>
        <w:t>,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</w:t>
      </w:r>
      <w:r w:rsidR="00357762">
        <w:rPr>
          <w:rFonts w:ascii="Times New Roman" w:hint="eastAsia"/>
          <w:kern w:val="0"/>
          <w:sz w:val="21"/>
          <w:szCs w:val="21"/>
          <w:lang w:val="zh-TW" w:eastAsia="zh-TW"/>
        </w:rPr>
        <w:t xml:space="preserve">bundles of </w:t>
      </w:r>
      <w:r w:rsidR="009A10B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system Apps are stored in </w:t>
      </w:r>
      <w:r w:rsidR="009A10B6">
        <w:rPr>
          <w:rFonts w:ascii="Times New Roman"/>
          <w:kern w:val="0"/>
          <w:sz w:val="21"/>
          <w:szCs w:val="21"/>
          <w:lang w:val="zh-TW" w:eastAsia="zh-TW"/>
        </w:rPr>
        <w:t>“</w:t>
      </w:r>
      <w:r w:rsidR="009A10B6">
        <w:rPr>
          <w:rFonts w:ascii="Times New Roman" w:hint="eastAsia"/>
          <w:kern w:val="0"/>
          <w:sz w:val="21"/>
          <w:szCs w:val="21"/>
          <w:lang w:val="zh-TW" w:eastAsia="zh-TW"/>
        </w:rPr>
        <w:t>/Applications/</w:t>
      </w:r>
      <w:r w:rsidR="009A10B6">
        <w:rPr>
          <w:rFonts w:ascii="Times New Roman"/>
          <w:kern w:val="0"/>
          <w:sz w:val="21"/>
          <w:szCs w:val="21"/>
          <w:lang w:val="zh-TW" w:eastAsia="zh-TW"/>
        </w:rPr>
        <w:t>”</w:t>
      </w:r>
      <w:r w:rsidR="00EE597C">
        <w:rPr>
          <w:rFonts w:ascii="Times New Roman" w:hint="eastAsia"/>
          <w:kern w:val="0"/>
          <w:sz w:val="21"/>
          <w:szCs w:val="21"/>
          <w:lang w:val="zh-TW" w:eastAsia="zh-TW"/>
        </w:rPr>
        <w:t>, and b</w:t>
      </w:r>
      <w:r w:rsidR="009A10B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undles of </w:t>
      </w:r>
      <w:r w:rsidR="00357762">
        <w:rPr>
          <w:rFonts w:ascii="Times New Roman" w:hint="eastAsia"/>
          <w:kern w:val="0"/>
          <w:sz w:val="21"/>
          <w:szCs w:val="21"/>
          <w:lang w:val="zh-TW" w:eastAsia="zh-TW"/>
        </w:rPr>
        <w:t>frameworks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are stored in "/System/Library/Frameworks" </w:t>
      </w:r>
      <w:r w:rsidR="003939D4">
        <w:rPr>
          <w:rFonts w:ascii="Times New Roman" w:hint="eastAsia"/>
          <w:kern w:val="0"/>
          <w:sz w:val="21"/>
          <w:szCs w:val="21"/>
          <w:lang w:val="zh-TW" w:eastAsia="zh-TW"/>
        </w:rPr>
        <w:t>and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</w:t>
      </w:r>
      <w:r w:rsidR="008427E3">
        <w:rPr>
          <w:rFonts w:ascii="Times New Roman"/>
          <w:kern w:val="0"/>
          <w:sz w:val="21"/>
          <w:szCs w:val="21"/>
          <w:lang w:val="zh-TW" w:eastAsia="zh-TW"/>
        </w:rPr>
        <w:t>"/System/Library/</w:t>
      </w:r>
      <w:r>
        <w:rPr>
          <w:rFonts w:ascii="Times New Roman"/>
          <w:kern w:val="0"/>
          <w:sz w:val="21"/>
          <w:szCs w:val="21"/>
          <w:lang w:val="zh-TW" w:eastAsia="zh-TW"/>
        </w:rPr>
        <w:t>PrivateFramework</w:t>
      </w:r>
      <w:r w:rsidR="004376F8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". </w:t>
      </w:r>
      <w:r w:rsidR="00B608ED">
        <w:rPr>
          <w:rFonts w:ascii="Times New Roman" w:hint="eastAsia"/>
          <w:kern w:val="0"/>
          <w:sz w:val="21"/>
          <w:szCs w:val="21"/>
          <w:lang w:val="zh-TW" w:eastAsia="zh-TW"/>
        </w:rPr>
        <w:t>For bundles of other types, y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ou </w:t>
      </w:r>
      <w:r w:rsidR="00DB38A1">
        <w:rPr>
          <w:rFonts w:ascii="Times New Roman" w:hint="eastAsia"/>
          <w:kern w:val="0"/>
          <w:sz w:val="21"/>
          <w:szCs w:val="21"/>
          <w:lang w:val="zh-TW" w:eastAsia="zh-TW"/>
        </w:rPr>
        <w:t xml:space="preserve">can </w:t>
      </w:r>
      <w:r w:rsidR="00B608ED">
        <w:rPr>
          <w:rFonts w:ascii="Times New Roman" w:hint="eastAsia"/>
          <w:kern w:val="0"/>
          <w:sz w:val="21"/>
          <w:szCs w:val="21"/>
          <w:lang w:val="zh-TW" w:eastAsia="zh-TW"/>
        </w:rPr>
        <w:t xml:space="preserve">discuss with us on </w:t>
      </w:r>
      <w:r>
        <w:rPr>
          <w:rFonts w:ascii="Times New Roman"/>
          <w:kern w:val="0"/>
          <w:sz w:val="21"/>
          <w:szCs w:val="21"/>
          <w:lang w:val="zh-TW" w:eastAsia="zh-TW"/>
        </w:rPr>
        <w:t>http://bbs.iosre.com.</w:t>
      </w:r>
    </w:p>
    <w:p w14:paraId="34D5E3DD" w14:textId="7646C798" w:rsidR="00977374" w:rsidRDefault="000D70B1">
      <w:pPr>
        <w:widowControl/>
        <w:spacing w:after="240"/>
        <w:jc w:val="left"/>
        <w:rPr>
          <w:kern w:val="0"/>
          <w:sz w:val="21"/>
          <w:szCs w:val="21"/>
          <w:lang w:val="zh-TW" w:eastAsia="zh-TW"/>
        </w:rPr>
      </w:pPr>
      <w:r>
        <w:rPr>
          <w:rFonts w:ascii="Times New Roman"/>
          <w:kern w:val="0"/>
          <w:sz w:val="21"/>
          <w:szCs w:val="21"/>
          <w:lang w:val="zh-TW" w:eastAsia="zh-TW"/>
        </w:rPr>
        <w:t>3) Configuration files of daemon</w:t>
      </w:r>
      <w:r w:rsidR="00816180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, which are plist </w:t>
      </w:r>
      <w:r w:rsidR="00132042">
        <w:rPr>
          <w:rFonts w:ascii="Times New Roman" w:hint="eastAsia"/>
          <w:kern w:val="0"/>
          <w:sz w:val="21"/>
          <w:szCs w:val="21"/>
          <w:lang w:val="zh-TW" w:eastAsia="zh-TW"/>
        </w:rPr>
        <w:t>formatted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,</w:t>
      </w:r>
      <w:r w:rsidR="00E82B86">
        <w:rPr>
          <w:rFonts w:ascii="Times New Roman"/>
          <w:kern w:val="0"/>
          <w:sz w:val="21"/>
          <w:szCs w:val="21"/>
          <w:lang w:val="zh-TW" w:eastAsia="zh-TW"/>
        </w:rPr>
        <w:t xml:space="preserve"> are all stored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in "/System/Library/LaunchDaemons/", "/Library/LaunchDaemons" </w:t>
      </w:r>
      <w:r w:rsidR="00017758">
        <w:rPr>
          <w:rFonts w:ascii="Times New Roman" w:hint="eastAsia"/>
          <w:kern w:val="0"/>
          <w:sz w:val="21"/>
          <w:szCs w:val="21"/>
          <w:lang w:val="zh-TW" w:eastAsia="zh-TW"/>
        </w:rPr>
        <w:t>and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"/Library/LaunchAgents/". 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T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he </w:t>
      </w:r>
      <w:r w:rsidR="00E73516">
        <w:rPr>
          <w:rFonts w:ascii="Times New Roman"/>
          <w:kern w:val="0"/>
          <w:sz w:val="21"/>
          <w:szCs w:val="21"/>
          <w:lang w:val="zh-TW" w:eastAsia="zh-TW"/>
        </w:rPr>
        <w:t>“</w:t>
      </w:r>
      <w:r>
        <w:rPr>
          <w:rFonts w:ascii="Times New Roman"/>
          <w:kern w:val="0"/>
          <w:sz w:val="21"/>
          <w:szCs w:val="21"/>
          <w:lang w:val="zh-TW" w:eastAsia="zh-TW"/>
        </w:rPr>
        <w:t>ProgramArguments</w:t>
      </w:r>
      <w:r w:rsidR="00E73516">
        <w:rPr>
          <w:rFonts w:ascii="Times New Roman"/>
          <w:kern w:val="0"/>
          <w:sz w:val="21"/>
          <w:szCs w:val="21"/>
          <w:lang w:val="zh-TW" w:eastAsia="zh-TW"/>
        </w:rPr>
        <w:t>”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field</w:t>
      </w:r>
      <w:r w:rsidR="00EB59F3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in these files </w:t>
      </w:r>
      <w:r w:rsidR="00E73516">
        <w:rPr>
          <w:rFonts w:ascii="Times New Roman"/>
          <w:kern w:val="0"/>
          <w:sz w:val="21"/>
          <w:szCs w:val="21"/>
          <w:lang w:val="zh-TW" w:eastAsia="zh-TW"/>
        </w:rPr>
        <w:t>are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the absolute path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of daemon exectuable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 w:rsidR="005336AC">
        <w:rPr>
          <w:rFonts w:ascii="Times New Roman" w:hint="eastAsia"/>
          <w:kern w:val="0"/>
          <w:sz w:val="21"/>
          <w:szCs w:val="21"/>
          <w:lang w:val="zh-TW" w:eastAsia="zh-TW"/>
        </w:rPr>
        <w:t>, such as:</w:t>
      </w:r>
    </w:p>
    <w:p w14:paraId="0C936C35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snakeninnys-MacBook:~ snakeninny$ plutil -p /Users/snakeninny/Desktop/com.apple.backboardd.plist </w:t>
      </w:r>
    </w:p>
    <w:p w14:paraId="0EAAD558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{</w:t>
      </w:r>
    </w:p>
    <w:p w14:paraId="4AC74B43" w14:textId="77777777" w:rsidR="00977374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hAnsi="Monaco"/>
          <w:kern w:val="0"/>
          <w:sz w:val="16"/>
          <w:szCs w:val="16"/>
          <w:shd w:val="clear" w:color="auto" w:fill="D8D8D8"/>
          <w:lang w:val="zh-TW" w:eastAsia="zh-TW"/>
        </w:rPr>
        <w:t>……</w:t>
      </w:r>
    </w:p>
    <w:p w14:paraId="5A9F2F51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  "ProgramArguments" =&gt; [</w:t>
      </w:r>
    </w:p>
    <w:p w14:paraId="27E7186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    0 =&gt; "/usr/libexec/backboardd"</w:t>
      </w:r>
    </w:p>
    <w:p w14:paraId="67A12447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  ]</w:t>
      </w:r>
    </w:p>
    <w:p w14:paraId="2BF99C59" w14:textId="77777777" w:rsidR="00977374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hAnsi="Monaco"/>
          <w:kern w:val="0"/>
          <w:sz w:val="16"/>
          <w:szCs w:val="16"/>
          <w:shd w:val="clear" w:color="auto" w:fill="D8D8D8"/>
          <w:lang w:val="zh-TW" w:eastAsia="zh-TW"/>
        </w:rPr>
        <w:t>……</w:t>
      </w:r>
    </w:p>
    <w:p w14:paraId="21EFD308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}</w:t>
      </w:r>
    </w:p>
    <w:p w14:paraId="23FA70C3" w14:textId="4054451F" w:rsidR="00977374" w:rsidRPr="005336AC" w:rsidRDefault="000D70B1" w:rsidP="005336AC">
      <w:pPr>
        <w:pStyle w:val="Heading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5336AC">
        <w:rPr>
          <w:rFonts w:ascii="黑体" w:eastAsia="黑体" w:hAnsi="黑体" w:cs="黑体"/>
          <w:lang w:val="zh-TW" w:eastAsia="zh-TW"/>
        </w:rPr>
        <w:t>Locate by Cydia</w:t>
      </w:r>
    </w:p>
    <w:p w14:paraId="2A1BB5B3" w14:textId="7E05F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Deb packages installed through command "dpkg -i" will be recorded by Cydia. </w:t>
      </w:r>
      <w:r w:rsidR="0043691A">
        <w:rPr>
          <w:rFonts w:ascii="Times New Roman" w:hint="eastAsia"/>
          <w:sz w:val="21"/>
          <w:szCs w:val="21"/>
        </w:rPr>
        <w:t>You can</w:t>
      </w:r>
      <w:r w:rsidR="00AD4B8F">
        <w:rPr>
          <w:rFonts w:ascii="Times New Roman" w:hint="eastAsia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these debs</w:t>
      </w:r>
      <w:r w:rsidR="0043691A">
        <w:rPr>
          <w:rFonts w:ascii="Times New Roman" w:hint="eastAsia"/>
          <w:sz w:val="21"/>
          <w:szCs w:val="21"/>
        </w:rPr>
        <w:t xml:space="preserve"> in Cydia</w:t>
      </w:r>
      <w:r w:rsidR="0043691A">
        <w:rPr>
          <w:rFonts w:ascii="Times New Roman"/>
          <w:sz w:val="21"/>
          <w:szCs w:val="21"/>
        </w:rPr>
        <w:t>’</w:t>
      </w:r>
      <w:r w:rsidR="0043691A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"Expert" </w:t>
      </w:r>
      <w:r w:rsidR="0043691A">
        <w:rPr>
          <w:rFonts w:ascii="Times New Roman" w:hint="eastAsia"/>
          <w:sz w:val="21"/>
          <w:szCs w:val="21"/>
        </w:rPr>
        <w:t>view</w:t>
      </w:r>
      <w:r w:rsidR="00646ECF">
        <w:rPr>
          <w:rFonts w:ascii="Times New Roman" w:hint="eastAsia"/>
          <w:sz w:val="21"/>
          <w:szCs w:val="21"/>
        </w:rPr>
        <w:t xml:space="preserve"> under </w:t>
      </w:r>
      <w:r w:rsidR="00646ECF">
        <w:rPr>
          <w:rFonts w:ascii="Times New Roman"/>
          <w:sz w:val="21"/>
          <w:szCs w:val="21"/>
        </w:rPr>
        <w:t>“</w:t>
      </w:r>
      <w:r w:rsidR="00646ECF">
        <w:rPr>
          <w:rFonts w:ascii="Times New Roman" w:hint="eastAsia"/>
          <w:sz w:val="21"/>
          <w:szCs w:val="21"/>
        </w:rPr>
        <w:t>Installed</w:t>
      </w:r>
      <w:r w:rsidR="00646ECF">
        <w:rPr>
          <w:rFonts w:ascii="Times New Roman"/>
          <w:sz w:val="21"/>
          <w:szCs w:val="21"/>
        </w:rPr>
        <w:t>”</w:t>
      </w:r>
      <w:r w:rsidR="00646ECF">
        <w:rPr>
          <w:rFonts w:ascii="Times New Roman" w:hint="eastAsia"/>
          <w:sz w:val="21"/>
          <w:szCs w:val="21"/>
        </w:rPr>
        <w:t xml:space="preserve"> category</w:t>
      </w:r>
      <w:r>
        <w:rPr>
          <w:rFonts w:ascii="Times New Roman"/>
          <w:sz w:val="21"/>
          <w:szCs w:val="21"/>
        </w:rPr>
        <w:t>, as shown in figure 5-6.</w:t>
      </w:r>
    </w:p>
    <w:p w14:paraId="04166867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AFCEAEC" wp14:editId="33CD409E">
            <wp:extent cx="2028057" cy="360000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1B8428" w14:textId="4CEE2226" w:rsidR="00977374" w:rsidRPr="00436CA3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ins w:id="24" w:author="user" w:date="2015-02-12T22:57:00Z">
        <w:r w:rsidRPr="00436CA3">
          <w:rPr>
            <w:rFonts w:ascii="Times New Roman" w:eastAsia="宋体" w:hAnsi="Times New Roman" w:cs="宋体" w:hint="default"/>
            <w:lang w:val="zh-TW" w:eastAsia="zh-TW"/>
          </w:rPr>
          <w:t xml:space="preserve">Figure 5-6 </w:t>
        </w:r>
      </w:ins>
      <w:r w:rsidR="00F327A3" w:rsidRPr="00436CA3">
        <w:rPr>
          <w:rFonts w:ascii="Times New Roman" w:eastAsia="宋体" w:hAnsi="Times New Roman" w:cs="宋体" w:hint="default"/>
          <w:lang w:val="zh-TW" w:eastAsia="zh-TW"/>
        </w:rPr>
        <w:t>E</w:t>
      </w:r>
      <w:ins w:id="25" w:author="user" w:date="2015-02-12T22:57:00Z">
        <w:r w:rsidRPr="00436CA3">
          <w:rPr>
            <w:rFonts w:ascii="Times New Roman" w:eastAsia="宋体" w:hAnsi="Times New Roman" w:cs="宋体" w:hint="default"/>
            <w:lang w:val="zh-TW" w:eastAsia="zh-TW"/>
          </w:rPr>
          <w:t>xpert view in Cydia</w:t>
        </w:r>
      </w:ins>
    </w:p>
    <w:p w14:paraId="13BAE915" w14:textId="76D7DC8A" w:rsidR="00977374" w:rsidRDefault="00A07F8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Then you can choose the target A</w:t>
      </w:r>
      <w:r w:rsidR="000D70B1">
        <w:rPr>
          <w:rFonts w:ascii="Times New Roman"/>
          <w:sz w:val="21"/>
          <w:szCs w:val="21"/>
        </w:rPr>
        <w:t xml:space="preserve">pp and go to </w:t>
      </w:r>
      <w:r w:rsidR="00886475">
        <w:rPr>
          <w:rFonts w:ascii="Times New Roman"/>
          <w:sz w:val="21"/>
          <w:szCs w:val="21"/>
        </w:rPr>
        <w:t>“</w:t>
      </w:r>
      <w:r w:rsidR="00886475">
        <w:rPr>
          <w:rFonts w:ascii="Times New Roman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>etails</w:t>
      </w:r>
      <w:r w:rsidR="00886475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</w:t>
      </w:r>
      <w:ins w:id="26" w:author="user" w:date="2015-02-12T22:57:00Z">
        <w:r w:rsidR="000D70B1">
          <w:rPr>
            <w:rFonts w:ascii="Times New Roman"/>
            <w:sz w:val="21"/>
            <w:szCs w:val="21"/>
          </w:rPr>
          <w:t>view</w:t>
        </w:r>
      </w:ins>
      <w:r w:rsidR="000D70B1">
        <w:rPr>
          <w:rFonts w:ascii="Times New Roman"/>
          <w:sz w:val="21"/>
          <w:szCs w:val="21"/>
        </w:rPr>
        <w:t>, as shown in figure 5-7.</w:t>
      </w:r>
    </w:p>
    <w:p w14:paraId="048C7F4F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434C1EA" wp14:editId="57002A03">
            <wp:extent cx="2028057" cy="360000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2C91D53" w14:textId="77777777" w:rsidR="00977374" w:rsidRPr="00436CA3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ins w:id="27" w:author="user" w:date="2015-02-12T22:57:00Z">
        <w:r w:rsidRPr="00436CA3">
          <w:rPr>
            <w:rFonts w:ascii="Times New Roman" w:eastAsia="宋体" w:hAnsi="Times New Roman" w:cs="宋体" w:hint="default"/>
            <w:lang w:val="zh-TW" w:eastAsia="zh-TW"/>
          </w:rPr>
          <w:t>Figure 5-7 Details View</w:t>
        </w:r>
      </w:ins>
    </w:p>
    <w:p w14:paraId="20B195A6" w14:textId="07C43E99" w:rsidR="00977374" w:rsidRDefault="00BD6B1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that, choose "Files</w:t>
      </w:r>
      <w:r w:rsidR="000D70B1">
        <w:rPr>
          <w:rFonts w:ascii="Times New Roman"/>
          <w:sz w:val="21"/>
          <w:szCs w:val="21"/>
        </w:rPr>
        <w:t xml:space="preserve">ystem Content" and you will </w:t>
      </w:r>
      <w:r w:rsidR="00F07B29">
        <w:rPr>
          <w:rFonts w:ascii="Times New Roman" w:hint="eastAsia"/>
          <w:sz w:val="21"/>
          <w:szCs w:val="21"/>
        </w:rPr>
        <w:t>see</w:t>
      </w:r>
      <w:r w:rsidR="000D70B1">
        <w:rPr>
          <w:rFonts w:ascii="Times New Roman"/>
          <w:sz w:val="21"/>
          <w:szCs w:val="21"/>
        </w:rPr>
        <w:t xml:space="preserve"> all files in the</w:t>
      </w:r>
      <w:r w:rsidR="00F07B29">
        <w:rPr>
          <w:rFonts w:ascii="Times New Roman"/>
          <w:sz w:val="21"/>
          <w:szCs w:val="21"/>
        </w:rPr>
        <w:t xml:space="preserve"> deb</w:t>
      </w:r>
      <w:r w:rsidR="000D70B1">
        <w:rPr>
          <w:rFonts w:ascii="Times New Roman"/>
          <w:sz w:val="21"/>
          <w:szCs w:val="21"/>
        </w:rPr>
        <w:t xml:space="preserve"> package, as shown in figure 5-8.</w:t>
      </w:r>
    </w:p>
    <w:p w14:paraId="57C6B681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C58A688" wp14:editId="2FF98965">
            <wp:extent cx="2028057" cy="360000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D544B5A" w14:textId="0D6A3E7F" w:rsidR="00977374" w:rsidRPr="000B6A5D" w:rsidRDefault="000B6A5D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0B6A5D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Pr="000B6A5D">
        <w:rPr>
          <w:rFonts w:ascii="Times New Roman" w:hAnsi="Times New Roman" w:hint="default"/>
        </w:rPr>
        <w:t>5- 8 Installed files</w:t>
      </w:r>
    </w:p>
    <w:p w14:paraId="76FE382B" w14:textId="65B38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easily find each file</w:t>
      </w:r>
      <w:r w:rsidR="00987329">
        <w:rPr>
          <w:rFonts w:ascii="Times New Roman"/>
          <w:sz w:val="21"/>
          <w:szCs w:val="21"/>
        </w:rPr>
        <w:t>’</w:t>
      </w:r>
      <w:r w:rsidR="00987329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987329">
        <w:rPr>
          <w:rFonts w:ascii="Times New Roman" w:hint="eastAsia"/>
          <w:sz w:val="21"/>
          <w:szCs w:val="21"/>
        </w:rPr>
        <w:t>location</w:t>
      </w:r>
      <w:r w:rsidR="00AE7404">
        <w:rPr>
          <w:rFonts w:ascii="Times New Roman" w:hint="eastAsia"/>
          <w:sz w:val="21"/>
          <w:szCs w:val="21"/>
        </w:rPr>
        <w:t xml:space="preserve"> now</w:t>
      </w:r>
      <w:r>
        <w:rPr>
          <w:rFonts w:ascii="Times New Roman"/>
          <w:sz w:val="21"/>
          <w:szCs w:val="21"/>
        </w:rPr>
        <w:t>.</w:t>
      </w:r>
    </w:p>
    <w:p w14:paraId="11BDB778" w14:textId="77777777" w:rsidR="00977374" w:rsidRDefault="000D70B1">
      <w:pPr>
        <w:pStyle w:val="Heading4"/>
      </w:pPr>
      <w:r>
        <w:t>3. PreferenceBundle</w:t>
      </w:r>
    </w:p>
    <w:p w14:paraId="0BE83313" w14:textId="48F2BBE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PreferenceBundle </w:t>
      </w:r>
      <w:r w:rsidR="00426F69">
        <w:rPr>
          <w:rFonts w:ascii="Times New Roman" w:hint="eastAsia"/>
          <w:sz w:val="21"/>
          <w:szCs w:val="21"/>
        </w:rPr>
        <w:t>resides</w:t>
      </w:r>
      <w:r w:rsidR="005633A7">
        <w:rPr>
          <w:rFonts w:ascii="Times New Roman"/>
          <w:sz w:val="21"/>
          <w:szCs w:val="21"/>
        </w:rPr>
        <w:t xml:space="preserve"> in the Settings A</w:t>
      </w:r>
      <w:r>
        <w:rPr>
          <w:rFonts w:ascii="Times New Roman"/>
          <w:sz w:val="21"/>
          <w:szCs w:val="21"/>
        </w:rPr>
        <w:t xml:space="preserve">pp and its functionality is somehow vague. It can be either used as a configuration </w:t>
      </w:r>
      <w:r w:rsidR="00105566">
        <w:rPr>
          <w:rFonts w:ascii="Times New Roman" w:hint="eastAsia"/>
          <w:sz w:val="21"/>
          <w:szCs w:val="21"/>
        </w:rPr>
        <w:t>of</w:t>
      </w:r>
      <w:r w:rsidR="004E5190">
        <w:rPr>
          <w:rFonts w:ascii="Times New Roman"/>
          <w:sz w:val="21"/>
          <w:szCs w:val="21"/>
        </w:rPr>
        <w:t xml:space="preserve"> another process</w:t>
      </w:r>
      <w:r w:rsidR="004E5190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4E519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DimInCall</w:t>
      </w:r>
      <w:r w:rsidR="004E5190">
        <w:rPr>
          <w:rFonts w:ascii="Times New Roman"/>
          <w:sz w:val="21"/>
          <w:szCs w:val="21"/>
        </w:rPr>
        <w:t>”</w:t>
      </w:r>
      <w:r w:rsidR="004E5190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5-9.</w:t>
      </w:r>
    </w:p>
    <w:p w14:paraId="65FC16D3" w14:textId="77777777" w:rsidR="00977374" w:rsidRDefault="000D70B1">
      <w:pPr>
        <w:keepNext/>
        <w:widowControl/>
        <w:spacing w:after="240"/>
        <w:jc w:val="center"/>
        <w:rPr>
          <w:kern w:val="0"/>
          <w:lang w:val="zh-TW" w:eastAsia="zh-TW"/>
        </w:rPr>
      </w:pPr>
      <w:r>
        <w:rPr>
          <w:noProof/>
          <w:kern w:val="0"/>
        </w:rPr>
        <w:drawing>
          <wp:inline distT="0" distB="0" distL="0" distR="0" wp14:anchorId="1318C74E" wp14:editId="38A2A61F">
            <wp:extent cx="2028057" cy="3600001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047BF7" w14:textId="551842F6" w:rsidR="00977374" w:rsidRPr="00F3763E" w:rsidRDefault="00F3763E">
      <w:pPr>
        <w:pStyle w:val="Caption"/>
        <w:jc w:val="center"/>
        <w:rPr>
          <w:rFonts w:ascii="Times New Roman" w:hAnsi="Times New Roman" w:hint="default"/>
        </w:rPr>
      </w:pPr>
      <w:r w:rsidRPr="00F3763E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F3763E">
        <w:rPr>
          <w:rFonts w:ascii="Times New Roman" w:hAnsi="Times New Roman" w:hint="default"/>
        </w:rPr>
        <w:t>5- 9 DimInCall</w:t>
      </w:r>
    </w:p>
    <w:p w14:paraId="5FE6CDD2" w14:textId="1ECDCBE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Or it can </w:t>
      </w:r>
      <w:r w:rsidR="00746392">
        <w:rPr>
          <w:rFonts w:ascii="Times New Roman" w:hint="eastAsia"/>
          <w:sz w:val="21"/>
          <w:szCs w:val="21"/>
        </w:rPr>
        <w:t>perform some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operation</w:t>
      </w:r>
      <w:r w:rsidR="00F3763E">
        <w:rPr>
          <w:rFonts w:ascii="Times New Roman" w:hint="eastAsia"/>
          <w:sz w:val="21"/>
          <w:szCs w:val="21"/>
        </w:rPr>
        <w:t>s</w:t>
      </w:r>
      <w:r w:rsidR="00746392">
        <w:rPr>
          <w:rFonts w:ascii="Times New Roman" w:hint="eastAsia"/>
          <w:sz w:val="21"/>
          <w:szCs w:val="21"/>
        </w:rPr>
        <w:t xml:space="preserve"> and function like an executable</w:t>
      </w:r>
      <w:r w:rsidR="0027526E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27526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WLAN</w:t>
      </w:r>
      <w:r w:rsidR="0027526E">
        <w:rPr>
          <w:rFonts w:ascii="Times New Roman"/>
          <w:sz w:val="21"/>
          <w:szCs w:val="21"/>
        </w:rPr>
        <w:t>”</w:t>
      </w:r>
      <w:r w:rsidR="0027526E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5-10.</w:t>
      </w:r>
    </w:p>
    <w:p w14:paraId="3472DADD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2CBC23C" wp14:editId="6DE762DE">
            <wp:extent cx="2028057" cy="3600001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432781" w14:textId="660DA9C5" w:rsidR="00977374" w:rsidRPr="00264348" w:rsidRDefault="00264348">
      <w:pPr>
        <w:pStyle w:val="Caption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264348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264348">
        <w:rPr>
          <w:rFonts w:ascii="Times New Roman" w:hAnsi="Times New Roman" w:hint="default"/>
        </w:rPr>
        <w:t>5- 10 WLAN</w:t>
      </w:r>
    </w:p>
    <w:p w14:paraId="37E9C5D4" w14:textId="1AA3180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Our attention</w:t>
      </w:r>
      <w:r w:rsidR="006A1AB9">
        <w:rPr>
          <w:rFonts w:ascii="Times New Roman" w:hint="eastAsia"/>
          <w:sz w:val="21"/>
          <w:szCs w:val="21"/>
        </w:rPr>
        <w:t xml:space="preserve"> lies</w:t>
      </w:r>
      <w:r>
        <w:rPr>
          <w:rFonts w:ascii="Times New Roman"/>
          <w:sz w:val="21"/>
          <w:szCs w:val="21"/>
        </w:rPr>
        <w:t xml:space="preserve"> on </w:t>
      </w:r>
      <w:r w:rsidR="006A1AB9">
        <w:rPr>
          <w:rFonts w:ascii="Times New Roman" w:hint="eastAsia"/>
          <w:sz w:val="21"/>
          <w:szCs w:val="21"/>
        </w:rPr>
        <w:t xml:space="preserve">actual operations </w:t>
      </w:r>
      <w:r>
        <w:rPr>
          <w:rFonts w:ascii="Times New Roman"/>
          <w:sz w:val="21"/>
          <w:szCs w:val="21"/>
        </w:rPr>
        <w:t xml:space="preserve">of </w:t>
      </w:r>
      <w:r w:rsidR="006A1AB9">
        <w:rPr>
          <w:rFonts w:ascii="Times New Roman" w:hint="eastAsia"/>
          <w:sz w:val="21"/>
          <w:szCs w:val="21"/>
        </w:rPr>
        <w:t xml:space="preserve">an </w:t>
      </w:r>
      <w:r w:rsidR="006A1AB9">
        <w:rPr>
          <w:rFonts w:ascii="Times New Roman"/>
          <w:sz w:val="21"/>
          <w:szCs w:val="21"/>
        </w:rPr>
        <w:t>App</w:t>
      </w:r>
      <w:r w:rsidR="006A1AB9">
        <w:rPr>
          <w:rFonts w:ascii="Times New Roman" w:hint="eastAsia"/>
          <w:sz w:val="21"/>
          <w:szCs w:val="21"/>
        </w:rPr>
        <w:t xml:space="preserve"> for sure</w:t>
      </w:r>
      <w:r>
        <w:rPr>
          <w:rFonts w:ascii="Times New Roman"/>
          <w:sz w:val="21"/>
          <w:szCs w:val="21"/>
        </w:rPr>
        <w:t xml:space="preserve">. As a result, how to locate </w:t>
      </w:r>
      <w:r w:rsidR="0027356F">
        <w:rPr>
          <w:rFonts w:ascii="Times New Roman"/>
          <w:sz w:val="21"/>
          <w:szCs w:val="21"/>
        </w:rPr>
        <w:t xml:space="preserve">PreferenceBundle </w:t>
      </w:r>
      <w:r>
        <w:rPr>
          <w:rFonts w:ascii="Times New Roman"/>
          <w:sz w:val="21"/>
          <w:szCs w:val="21"/>
        </w:rPr>
        <w:t>binar</w:t>
      </w:r>
      <w:r w:rsidR="00463AE7">
        <w:rPr>
          <w:rFonts w:ascii="Times New Roman" w:hint="eastAsia"/>
          <w:sz w:val="21"/>
          <w:szCs w:val="21"/>
        </w:rPr>
        <w:t>ies</w:t>
      </w:r>
      <w:r>
        <w:rPr>
          <w:rFonts w:ascii="Times New Roman"/>
          <w:sz w:val="21"/>
          <w:szCs w:val="21"/>
        </w:rPr>
        <w:t xml:space="preserve"> that </w:t>
      </w:r>
      <w:r w:rsidR="00BC19BA">
        <w:rPr>
          <w:rFonts w:ascii="Times New Roman" w:hint="eastAsia"/>
          <w:sz w:val="21"/>
          <w:szCs w:val="21"/>
        </w:rPr>
        <w:t>perform the</w:t>
      </w:r>
      <w:r>
        <w:rPr>
          <w:rFonts w:ascii="Times New Roman"/>
          <w:sz w:val="21"/>
          <w:szCs w:val="21"/>
        </w:rPr>
        <w:t xml:space="preserve"> actual</w:t>
      </w:r>
      <w:r w:rsidR="00BC19BA">
        <w:rPr>
          <w:rFonts w:ascii="Times New Roman" w:hint="eastAsia"/>
          <w:sz w:val="21"/>
          <w:szCs w:val="21"/>
        </w:rPr>
        <w:t xml:space="preserve"> operations</w:t>
      </w:r>
      <w:r>
        <w:rPr>
          <w:rFonts w:ascii="Times New Roman"/>
          <w:sz w:val="21"/>
          <w:szCs w:val="21"/>
        </w:rPr>
        <w:t xml:space="preserve"> is one </w:t>
      </w:r>
      <w:r w:rsidR="00E7620B">
        <w:rPr>
          <w:rFonts w:ascii="Times New Roman"/>
          <w:sz w:val="21"/>
          <w:szCs w:val="21"/>
        </w:rPr>
        <w:t>topic</w:t>
      </w:r>
      <w:r w:rsidR="00341653">
        <w:rPr>
          <w:rFonts w:ascii="Times New Roman"/>
          <w:sz w:val="21"/>
          <w:szCs w:val="21"/>
        </w:rPr>
        <w:t xml:space="preserve"> for us to study.</w:t>
      </w:r>
      <w:r>
        <w:rPr>
          <w:rFonts w:ascii="Times New Roman"/>
          <w:sz w:val="21"/>
          <w:szCs w:val="21"/>
        </w:rPr>
        <w:t xml:space="preserve"> Third pa</w:t>
      </w:r>
      <w:r w:rsidR="0019710B">
        <w:rPr>
          <w:rFonts w:ascii="Times New Roman"/>
          <w:sz w:val="21"/>
          <w:szCs w:val="21"/>
        </w:rPr>
        <w:t>rty PreferenceBundles that come</w:t>
      </w:r>
      <w:r>
        <w:rPr>
          <w:rFonts w:ascii="Times New Roman"/>
          <w:sz w:val="21"/>
          <w:szCs w:val="21"/>
        </w:rPr>
        <w:t xml:space="preserve"> from AppStore can be only used as configuration </w:t>
      </w:r>
      <w:r w:rsidR="006714AC">
        <w:rPr>
          <w:rFonts w:ascii="Times New Roman" w:hint="eastAsia"/>
          <w:sz w:val="21"/>
          <w:szCs w:val="21"/>
        </w:rPr>
        <w:t xml:space="preserve">of their corresponding Apps, </w:t>
      </w:r>
      <w:r w:rsidR="0032429D">
        <w:rPr>
          <w:rFonts w:ascii="Times New Roman" w:hint="eastAsia"/>
          <w:sz w:val="21"/>
          <w:szCs w:val="21"/>
        </w:rPr>
        <w:t>they</w:t>
      </w:r>
      <w:r>
        <w:rPr>
          <w:rFonts w:ascii="Times New Roman"/>
          <w:sz w:val="21"/>
          <w:szCs w:val="21"/>
        </w:rPr>
        <w:t xml:space="preserve"> </w:t>
      </w:r>
      <w:r w:rsidR="0032429D">
        <w:rPr>
          <w:rFonts w:ascii="Times New Roman" w:hint="eastAsia"/>
          <w:sz w:val="21"/>
          <w:szCs w:val="21"/>
        </w:rPr>
        <w:t>don</w:t>
      </w:r>
      <w:r w:rsidR="0032429D">
        <w:rPr>
          <w:rFonts w:ascii="Times New Roman"/>
          <w:sz w:val="21"/>
          <w:szCs w:val="21"/>
        </w:rPr>
        <w:t>’</w:t>
      </w:r>
      <w:r w:rsidR="0032429D">
        <w:rPr>
          <w:rFonts w:ascii="Times New Roman" w:hint="eastAsia"/>
          <w:sz w:val="21"/>
          <w:szCs w:val="21"/>
        </w:rPr>
        <w:t>t provide any</w:t>
      </w:r>
      <w:r>
        <w:rPr>
          <w:rFonts w:ascii="Times New Roman"/>
          <w:sz w:val="21"/>
          <w:szCs w:val="21"/>
        </w:rPr>
        <w:t xml:space="preserve"> </w:t>
      </w:r>
      <w:r w:rsidR="002B69DB">
        <w:rPr>
          <w:rFonts w:ascii="Times New Roman" w:hint="eastAsia"/>
          <w:sz w:val="21"/>
          <w:szCs w:val="21"/>
        </w:rPr>
        <w:t xml:space="preserve">actual </w:t>
      </w:r>
      <w:r>
        <w:rPr>
          <w:rFonts w:ascii="Times New Roman"/>
          <w:sz w:val="21"/>
          <w:szCs w:val="21"/>
        </w:rPr>
        <w:t>functions</w:t>
      </w:r>
      <w:r w:rsidR="001B3C44">
        <w:rPr>
          <w:rFonts w:ascii="Times New Roman" w:hint="eastAsia"/>
          <w:sz w:val="21"/>
          <w:szCs w:val="21"/>
        </w:rPr>
        <w:t>, there</w:t>
      </w:r>
      <w:r w:rsidR="001B3C44">
        <w:rPr>
          <w:rFonts w:ascii="Times New Roman"/>
          <w:sz w:val="21"/>
          <w:szCs w:val="21"/>
        </w:rPr>
        <w:t>’</w:t>
      </w:r>
      <w:r w:rsidR="001B3C44">
        <w:rPr>
          <w:rFonts w:ascii="Times New Roman" w:hint="eastAsia"/>
          <w:sz w:val="21"/>
          <w:szCs w:val="21"/>
        </w:rPr>
        <w:t>s no need to locate them</w:t>
      </w:r>
      <w:r>
        <w:rPr>
          <w:rFonts w:ascii="Times New Roman"/>
          <w:sz w:val="21"/>
          <w:szCs w:val="21"/>
        </w:rPr>
        <w:t xml:space="preserve">. PreferenceBundles from Cydia are also not problems because the solution </w:t>
      </w:r>
      <w:r w:rsidR="00C00AF0">
        <w:rPr>
          <w:rFonts w:ascii="Times New Roman" w:hint="eastAsia"/>
          <w:sz w:val="21"/>
          <w:szCs w:val="21"/>
        </w:rPr>
        <w:t xml:space="preserve">was already </w:t>
      </w:r>
      <w:r>
        <w:rPr>
          <w:rFonts w:ascii="Times New Roman"/>
          <w:sz w:val="21"/>
          <w:szCs w:val="21"/>
        </w:rPr>
        <w:t xml:space="preserve">introduced in </w:t>
      </w:r>
      <w:r w:rsidR="00C00AF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locate by Cydia</w:t>
      </w:r>
      <w:r w:rsidR="00C00AF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However, when it comes to the </w:t>
      </w:r>
      <w:r w:rsidR="000874B4">
        <w:rPr>
          <w:rFonts w:ascii="Times New Roman" w:hint="eastAsia"/>
          <w:sz w:val="21"/>
          <w:szCs w:val="21"/>
        </w:rPr>
        <w:t xml:space="preserve">iOS </w:t>
      </w:r>
      <w:r>
        <w:rPr>
          <w:rFonts w:ascii="Times New Roman"/>
          <w:sz w:val="21"/>
          <w:szCs w:val="21"/>
        </w:rPr>
        <w:t xml:space="preserve">built-in PreferenceBundles, the process of locating </w:t>
      </w:r>
      <w:r w:rsidR="0030651C">
        <w:rPr>
          <w:rFonts w:ascii="Times New Roman" w:hint="eastAsia"/>
          <w:sz w:val="21"/>
          <w:szCs w:val="21"/>
        </w:rPr>
        <w:t xml:space="preserve">their binaries </w:t>
      </w:r>
      <w:r>
        <w:rPr>
          <w:rFonts w:ascii="Times New Roman"/>
          <w:sz w:val="21"/>
          <w:szCs w:val="21"/>
        </w:rPr>
        <w:t>is a bit complicated.</w:t>
      </w:r>
    </w:p>
    <w:p w14:paraId="37CB22B0" w14:textId="3D56D3CD" w:rsidR="00977374" w:rsidRDefault="00BC5B8D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The UI of </w:t>
      </w:r>
      <w:r w:rsidR="004712D0">
        <w:rPr>
          <w:rFonts w:ascii="Times New Roman" w:hint="eastAsia"/>
          <w:sz w:val="21"/>
          <w:szCs w:val="21"/>
        </w:rPr>
        <w:t xml:space="preserve">a </w:t>
      </w:r>
      <w:r w:rsidR="000D70B1">
        <w:rPr>
          <w:rFonts w:ascii="Times New Roman"/>
          <w:sz w:val="21"/>
          <w:szCs w:val="21"/>
        </w:rPr>
        <w:t xml:space="preserve">PreferenceBundle can be written programmatically or be constructed from </w:t>
      </w:r>
      <w:r w:rsidR="004712D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plist file</w:t>
      </w:r>
      <w:r w:rsidR="00B22977">
        <w:rPr>
          <w:rFonts w:ascii="Times New Roman" w:hint="eastAsia"/>
          <w:sz w:val="21"/>
          <w:szCs w:val="21"/>
        </w:rPr>
        <w:t xml:space="preserve"> with</w:t>
      </w:r>
      <w:r w:rsidR="000D70B1">
        <w:rPr>
          <w:rFonts w:ascii="Times New Roman"/>
          <w:sz w:val="21"/>
          <w:szCs w:val="21"/>
        </w:rPr>
        <w:t xml:space="preserve"> a fixed format (You can refer to http://iphonedevwiki.net/index.php/Preferences_specifier_plist for the format). When we try to reverse engineer</w:t>
      </w:r>
      <w:r w:rsidR="00D12198">
        <w:rPr>
          <w:rFonts w:ascii="Times New Roman"/>
          <w:sz w:val="21"/>
          <w:szCs w:val="21"/>
        </w:rPr>
        <w:t xml:space="preserve"> </w:t>
      </w:r>
      <w:r w:rsidR="00D12198">
        <w:rPr>
          <w:rFonts w:ascii="Times New Roman" w:hint="eastAsia"/>
          <w:sz w:val="21"/>
          <w:szCs w:val="21"/>
        </w:rPr>
        <w:t>a PreferenceBundle</w:t>
      </w:r>
      <w:r w:rsidR="000D70B1">
        <w:rPr>
          <w:rFonts w:ascii="Times New Roman"/>
          <w:sz w:val="21"/>
          <w:szCs w:val="21"/>
        </w:rPr>
        <w:t xml:space="preserve">, if all </w:t>
      </w:r>
      <w:ins w:id="28" w:author="user" w:date="2015-02-12T23:00:00Z">
        <w:r w:rsidR="000D70B1">
          <w:rPr>
            <w:rFonts w:ascii="Times New Roman"/>
            <w:sz w:val="21"/>
            <w:szCs w:val="21"/>
          </w:rPr>
          <w:t xml:space="preserve">control object </w:t>
        </w:r>
      </w:ins>
      <w:r w:rsidR="002A526E">
        <w:rPr>
          <w:rFonts w:ascii="Times New Roman" w:hint="eastAsia"/>
          <w:sz w:val="21"/>
          <w:szCs w:val="21"/>
        </w:rPr>
        <w:t xml:space="preserve">types </w:t>
      </w:r>
      <w:r w:rsidR="000D70B1">
        <w:rPr>
          <w:rFonts w:ascii="Times New Roman"/>
          <w:sz w:val="21"/>
          <w:szCs w:val="21"/>
        </w:rPr>
        <w:t xml:space="preserve">in the </w:t>
      </w:r>
      <w:r w:rsidR="002A526E">
        <w:rPr>
          <w:rFonts w:ascii="Times New Roman" w:hint="eastAsia"/>
          <w:sz w:val="21"/>
          <w:szCs w:val="21"/>
        </w:rPr>
        <w:t>PreferenceBundle UI</w:t>
      </w:r>
      <w:r w:rsidR="000D70B1">
        <w:rPr>
          <w:rFonts w:ascii="Times New Roman"/>
          <w:sz w:val="21"/>
          <w:szCs w:val="21"/>
        </w:rPr>
        <w:t xml:space="preserve"> come from preferences specifier plist, such as </w:t>
      </w:r>
      <w:r w:rsidR="00961F84">
        <w:rPr>
          <w:rFonts w:ascii="Times New Roman" w:hint="eastAsia"/>
          <w:sz w:val="21"/>
          <w:szCs w:val="21"/>
        </w:rPr>
        <w:t xml:space="preserve">the </w:t>
      </w:r>
      <w:r w:rsidR="00961F84">
        <w:rPr>
          <w:rFonts w:ascii="Times New Roman"/>
          <w:sz w:val="21"/>
          <w:szCs w:val="21"/>
        </w:rPr>
        <w:t>“</w:t>
      </w:r>
      <w:r w:rsidR="000D70B1">
        <w:rPr>
          <w:rFonts w:ascii="Times New Roman"/>
          <w:sz w:val="21"/>
          <w:szCs w:val="21"/>
        </w:rPr>
        <w:t>About</w:t>
      </w:r>
      <w:r w:rsidR="00961F84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</w:t>
      </w:r>
      <w:ins w:id="29" w:author="user" w:date="2015-02-12T23:00:00Z">
        <w:r w:rsidR="000D70B1">
          <w:rPr>
            <w:rFonts w:ascii="Times New Roman"/>
            <w:sz w:val="21"/>
            <w:szCs w:val="21"/>
          </w:rPr>
          <w:t xml:space="preserve">view </w:t>
        </w:r>
      </w:ins>
      <w:r w:rsidR="000D70B1">
        <w:rPr>
          <w:rFonts w:ascii="Times New Roman"/>
          <w:sz w:val="21"/>
          <w:szCs w:val="21"/>
        </w:rPr>
        <w:t xml:space="preserve">shown in figure 5-11, we should pay attention to distinguish whether </w:t>
      </w:r>
      <w:r w:rsidR="0046091B">
        <w:rPr>
          <w:rFonts w:ascii="Times New Roman" w:hint="eastAsia"/>
          <w:sz w:val="21"/>
          <w:szCs w:val="21"/>
        </w:rPr>
        <w:t>it</w:t>
      </w:r>
      <w:r w:rsidR="0046091B">
        <w:rPr>
          <w:rFonts w:ascii="Times New Roman"/>
          <w:sz w:val="21"/>
          <w:szCs w:val="21"/>
        </w:rPr>
        <w:t xml:space="preserve"> is</w:t>
      </w:r>
      <w:r w:rsidR="000D70B1">
        <w:rPr>
          <w:rFonts w:ascii="Times New Roman"/>
          <w:sz w:val="21"/>
          <w:szCs w:val="21"/>
        </w:rPr>
        <w:t xml:space="preserve"> written programmatically or constructed from plist.</w:t>
      </w:r>
    </w:p>
    <w:p w14:paraId="06FE8060" w14:textId="6D2E12B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For </w:t>
      </w:r>
      <w:r w:rsidR="003365A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>built-in PreferenceBundle, if it is written programm</w:t>
      </w:r>
      <w:r w:rsidR="005560A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tically, </w:t>
      </w:r>
      <w:r w:rsidR="003A6B87">
        <w:rPr>
          <w:rFonts w:ascii="Times New Roman" w:hint="eastAsia"/>
          <w:sz w:val="21"/>
          <w:szCs w:val="21"/>
        </w:rPr>
        <w:t xml:space="preserve">its actual function is very probably </w:t>
      </w:r>
      <w:r w:rsidR="001D0193">
        <w:rPr>
          <w:rFonts w:ascii="Times New Roman" w:hint="eastAsia"/>
          <w:sz w:val="21"/>
          <w:szCs w:val="21"/>
        </w:rPr>
        <w:t>to be included in its binary, which can be located</w:t>
      </w:r>
      <w:r w:rsidR="008E107D">
        <w:rPr>
          <w:rFonts w:ascii="Times New Roman"/>
          <w:sz w:val="21"/>
          <w:szCs w:val="21"/>
        </w:rPr>
        <w:t xml:space="preserve"> in "/System/Library/PreferenceBundles</w:t>
      </w:r>
      <w:r>
        <w:rPr>
          <w:rFonts w:ascii="Times New Roman"/>
          <w:sz w:val="21"/>
          <w:szCs w:val="21"/>
        </w:rPr>
        <w:t xml:space="preserve">/". Otherwise, </w:t>
      </w:r>
      <w:r w:rsidR="0054163C">
        <w:rPr>
          <w:rFonts w:ascii="Times New Roman" w:hint="eastAsia"/>
          <w:sz w:val="21"/>
          <w:szCs w:val="21"/>
        </w:rPr>
        <w:t>if it</w:t>
      </w:r>
      <w:r w:rsidR="0054163C">
        <w:rPr>
          <w:rFonts w:ascii="Times New Roman"/>
          <w:sz w:val="21"/>
          <w:szCs w:val="21"/>
        </w:rPr>
        <w:t>’</w:t>
      </w:r>
      <w:r w:rsidR="0054163C">
        <w:rPr>
          <w:rFonts w:ascii="Times New Roman" w:hint="eastAsia"/>
          <w:sz w:val="21"/>
          <w:szCs w:val="21"/>
        </w:rPr>
        <w:t xml:space="preserve">s constructed from </w:t>
      </w:r>
      <w:r w:rsidR="00FE758F">
        <w:rPr>
          <w:rFonts w:ascii="Times New Roman" w:hint="eastAsia"/>
          <w:sz w:val="21"/>
          <w:szCs w:val="21"/>
        </w:rPr>
        <w:t xml:space="preserve">a </w:t>
      </w:r>
      <w:r w:rsidR="0054163C">
        <w:rPr>
          <w:rFonts w:ascii="Times New Roman"/>
          <w:sz w:val="21"/>
          <w:szCs w:val="21"/>
        </w:rPr>
        <w:t>preferences specifier plist,</w:t>
      </w:r>
      <w:r w:rsidR="005416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we have to analyze the relationship between </w:t>
      </w:r>
      <w:r w:rsidR="002807F3">
        <w:rPr>
          <w:rFonts w:ascii="Times New Roman" w:hint="eastAsia"/>
          <w:sz w:val="21"/>
          <w:szCs w:val="21"/>
        </w:rPr>
        <w:t xml:space="preserve">the </w:t>
      </w:r>
      <w:r w:rsidR="004F5B1C">
        <w:rPr>
          <w:rFonts w:ascii="Times New Roman"/>
          <w:sz w:val="21"/>
          <w:szCs w:val="21"/>
        </w:rPr>
        <w:t>plist and its actual</w:t>
      </w:r>
      <w:r w:rsidR="006E54D7">
        <w:rPr>
          <w:rFonts w:ascii="Times New Roman"/>
          <w:sz w:val="21"/>
          <w:szCs w:val="21"/>
        </w:rPr>
        <w:t xml:space="preserve"> function, try to find a</w:t>
      </w:r>
      <w:r w:rsidR="006E54D7">
        <w:rPr>
          <w:rFonts w:ascii="Times New Roman" w:hint="eastAsia"/>
          <w:sz w:val="21"/>
          <w:szCs w:val="21"/>
        </w:rPr>
        <w:t xml:space="preserve"> cut-in point </w:t>
      </w:r>
      <w:r>
        <w:rPr>
          <w:rFonts w:ascii="Times New Roman"/>
          <w:sz w:val="21"/>
          <w:szCs w:val="21"/>
        </w:rPr>
        <w:t xml:space="preserve">and then locate the </w:t>
      </w:r>
      <w:r w:rsidR="006A3A0E">
        <w:rPr>
          <w:rFonts w:ascii="Times New Roman"/>
          <w:sz w:val="21"/>
          <w:szCs w:val="21"/>
        </w:rPr>
        <w:t>binary that</w:t>
      </w:r>
      <w:r>
        <w:rPr>
          <w:rFonts w:ascii="Times New Roman"/>
          <w:sz w:val="21"/>
          <w:szCs w:val="21"/>
        </w:rPr>
        <w:t xml:space="preserve"> </w:t>
      </w:r>
      <w:r w:rsidR="00BB2E79">
        <w:rPr>
          <w:rFonts w:ascii="Times New Roman" w:hint="eastAsia"/>
          <w:sz w:val="21"/>
          <w:szCs w:val="21"/>
        </w:rPr>
        <w:t>provides</w:t>
      </w:r>
      <w:r>
        <w:rPr>
          <w:rFonts w:ascii="Times New Roman"/>
          <w:sz w:val="21"/>
          <w:szCs w:val="21"/>
        </w:rPr>
        <w:t xml:space="preserve"> the </w:t>
      </w:r>
      <w:r w:rsidR="00BB2E79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function. In a nutshell, the case </w:t>
      </w:r>
      <w:r w:rsidR="006A3A0E">
        <w:rPr>
          <w:rFonts w:ascii="Times New Roman"/>
          <w:sz w:val="21"/>
          <w:szCs w:val="21"/>
        </w:rPr>
        <w:t>of PreferenceBundle</w:t>
      </w:r>
      <w:r>
        <w:rPr>
          <w:rFonts w:ascii="Times New Roman"/>
          <w:sz w:val="21"/>
          <w:szCs w:val="21"/>
        </w:rPr>
        <w:t xml:space="preserve"> is comparatively complex and is inappropriate as a novice practice. If you find that you don't completely understand the content mentioned above, don't worry, we will present an example later in this chapter. </w:t>
      </w:r>
      <w:r w:rsidR="00537492">
        <w:rPr>
          <w:rFonts w:ascii="Times New Roman" w:hint="eastAsia"/>
          <w:sz w:val="21"/>
          <w:szCs w:val="21"/>
        </w:rPr>
        <w:t>Meanwhile, y</w:t>
      </w:r>
      <w:r>
        <w:rPr>
          <w:rFonts w:ascii="Times New Roman"/>
          <w:sz w:val="21"/>
          <w:szCs w:val="21"/>
        </w:rPr>
        <w:t>ou can go to our web</w:t>
      </w:r>
      <w:r w:rsidR="007150BB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ite </w:t>
      </w:r>
      <w:r w:rsidR="00197029">
        <w:rPr>
          <w:rFonts w:ascii="Times New Roman" w:hint="eastAsia"/>
          <w:sz w:val="21"/>
          <w:szCs w:val="21"/>
        </w:rPr>
        <w:t>for</w:t>
      </w:r>
      <w:r>
        <w:rPr>
          <w:rFonts w:ascii="Times New Roman"/>
          <w:sz w:val="21"/>
          <w:szCs w:val="21"/>
        </w:rPr>
        <w:t xml:space="preserve"> more discussion on PreferenceBundle.</w:t>
      </w:r>
    </w:p>
    <w:p w14:paraId="6C8F8C7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0C8CE24" wp14:editId="12991FB6">
            <wp:extent cx="2028057" cy="3600001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0C5D70" w14:textId="5461A51E" w:rsidR="00977374" w:rsidRPr="000D2A48" w:rsidRDefault="000D2A48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0D2A48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D2A48">
        <w:rPr>
          <w:rFonts w:ascii="Times New Roman" w:hAnsi="Times New Roman" w:hint="default"/>
        </w:rPr>
        <w:t>5- 11 About</w:t>
      </w:r>
    </w:p>
    <w:p w14:paraId="2769721F" w14:textId="703A73A9" w:rsidR="00977374" w:rsidRDefault="000D70B1">
      <w:pPr>
        <w:pStyle w:val="Heading4"/>
      </w:pPr>
      <w:r>
        <w:t>4. grep</w:t>
      </w:r>
    </w:p>
    <w:p w14:paraId="60EA0B3F" w14:textId="53C86E5F" w:rsidR="00977374" w:rsidRPr="008D3814" w:rsidRDefault="007309A0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g</w:t>
      </w:r>
      <w:r w:rsidR="000D70B1">
        <w:rPr>
          <w:rFonts w:ascii="Times New Roman"/>
          <w:sz w:val="21"/>
          <w:szCs w:val="21"/>
        </w:rPr>
        <w:t xml:space="preserve">rep is a </w:t>
      </w:r>
      <w:r w:rsidR="007E1E1E">
        <w:rPr>
          <w:rFonts w:ascii="Times New Roman" w:hint="eastAsia"/>
          <w:sz w:val="21"/>
          <w:szCs w:val="21"/>
        </w:rPr>
        <w:t>command</w:t>
      </w:r>
      <w:r w:rsidR="000D70B1">
        <w:rPr>
          <w:rFonts w:ascii="Times New Roman"/>
          <w:sz w:val="21"/>
          <w:szCs w:val="21"/>
        </w:rPr>
        <w:t xml:space="preserve"> </w:t>
      </w:r>
      <w:r w:rsidR="0033414A">
        <w:rPr>
          <w:rFonts w:ascii="Times New Roman" w:hint="eastAsia"/>
          <w:sz w:val="21"/>
          <w:szCs w:val="21"/>
        </w:rPr>
        <w:t xml:space="preserve">line </w:t>
      </w:r>
      <w:r w:rsidR="000D70B1">
        <w:rPr>
          <w:rFonts w:ascii="Times New Roman"/>
          <w:sz w:val="21"/>
          <w:szCs w:val="21"/>
        </w:rPr>
        <w:t xml:space="preserve">tool from UNIX and it is capable of searching files </w:t>
      </w:r>
      <w:ins w:id="30" w:author="user" w:date="2015-02-12T23:01:00Z">
        <w:r w:rsidR="000D70B1">
          <w:rPr>
            <w:rFonts w:ascii="Times New Roman"/>
            <w:sz w:val="21"/>
            <w:szCs w:val="21"/>
          </w:rPr>
          <w:t xml:space="preserve">that </w:t>
        </w:r>
      </w:ins>
      <w:r w:rsidR="000D70B1">
        <w:rPr>
          <w:rFonts w:ascii="Times New Roman"/>
          <w:sz w:val="21"/>
          <w:szCs w:val="21"/>
        </w:rPr>
        <w:t xml:space="preserve">match a given regular expression. Grep is a built-in command </w:t>
      </w:r>
      <w:r w:rsidR="00922E68">
        <w:rPr>
          <w:rFonts w:ascii="Times New Roman" w:hint="eastAsia"/>
          <w:sz w:val="21"/>
          <w:szCs w:val="21"/>
        </w:rPr>
        <w:t>on</w:t>
      </w:r>
      <w:r w:rsidR="000D70B1">
        <w:rPr>
          <w:rFonts w:ascii="Times New Roman"/>
          <w:sz w:val="21"/>
          <w:szCs w:val="21"/>
        </w:rPr>
        <w:t xml:space="preserve"> </w:t>
      </w:r>
      <w:r w:rsidR="00922E68">
        <w:rPr>
          <w:rFonts w:ascii="Times New Roman" w:hint="eastAsia"/>
          <w:sz w:val="21"/>
          <w:szCs w:val="21"/>
        </w:rPr>
        <w:t>OSX</w:t>
      </w:r>
      <w:r w:rsidR="002E0C91">
        <w:rPr>
          <w:rFonts w:ascii="Times New Roman" w:hint="eastAsia"/>
          <w:sz w:val="21"/>
          <w:szCs w:val="21"/>
        </w:rPr>
        <w:t xml:space="preserve">; on iOS, </w:t>
      </w:r>
      <w:r w:rsidR="000D70B1">
        <w:rPr>
          <w:rFonts w:ascii="Times New Roman"/>
          <w:sz w:val="21"/>
          <w:szCs w:val="21"/>
        </w:rPr>
        <w:t>it is ported by Saurik and installed accom</w:t>
      </w:r>
      <w:r w:rsidR="00921FF4">
        <w:rPr>
          <w:rFonts w:ascii="Times New Roman"/>
          <w:sz w:val="21"/>
          <w:szCs w:val="21"/>
        </w:rPr>
        <w:t xml:space="preserve">panying with Cydia by default. </w:t>
      </w:r>
      <w:r w:rsidR="00921FF4">
        <w:rPr>
          <w:rFonts w:ascii="Times New Roman" w:hint="eastAsia"/>
          <w:sz w:val="21"/>
          <w:szCs w:val="21"/>
        </w:rPr>
        <w:t>g</w:t>
      </w:r>
      <w:r w:rsidR="000D70B1">
        <w:rPr>
          <w:rFonts w:ascii="Times New Roman"/>
          <w:sz w:val="21"/>
          <w:szCs w:val="21"/>
        </w:rPr>
        <w:t xml:space="preserve">rep can quickly narrow down the </w:t>
      </w:r>
      <w:r w:rsidR="00F93879">
        <w:rPr>
          <w:rFonts w:ascii="Times New Roman" w:hint="eastAsia"/>
          <w:sz w:val="21"/>
          <w:szCs w:val="21"/>
        </w:rPr>
        <w:t xml:space="preserve">search </w:t>
      </w:r>
      <w:r w:rsidR="000D70B1">
        <w:rPr>
          <w:rFonts w:ascii="Times New Roman"/>
          <w:sz w:val="21"/>
          <w:szCs w:val="21"/>
        </w:rPr>
        <w:t xml:space="preserve">scope when we want to find the source of a string. For example, if we want to find </w:t>
      </w:r>
      <w:r w:rsidR="0071137B">
        <w:rPr>
          <w:rFonts w:ascii="Times New Roman" w:hint="eastAsia"/>
          <w:sz w:val="21"/>
          <w:szCs w:val="21"/>
        </w:rPr>
        <w:t>which binaries</w:t>
      </w:r>
      <w:r w:rsidR="000D70B1">
        <w:rPr>
          <w:rFonts w:ascii="Times New Roman"/>
          <w:sz w:val="21"/>
          <w:szCs w:val="21"/>
        </w:rPr>
        <w:t xml:space="preserve"> call [IMDAccount initWithAccountID:defaults:service:]</w:t>
      </w:r>
      <w:r w:rsidR="005D0D92" w:rsidRPr="008D3814">
        <w:rPr>
          <w:rFonts w:ascii="Times New Roman" w:hint="eastAsia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>we can rely on grep after we ssh</w:t>
      </w:r>
      <w:r w:rsidR="00FD587C">
        <w:rPr>
          <w:rFonts w:ascii="Times New Roman" w:hint="eastAsia"/>
          <w:sz w:val="21"/>
          <w:szCs w:val="21"/>
        </w:rPr>
        <w:t>ed</w:t>
      </w:r>
      <w:r w:rsidR="000D70B1">
        <w:rPr>
          <w:rFonts w:ascii="Times New Roman"/>
          <w:sz w:val="21"/>
          <w:szCs w:val="21"/>
        </w:rPr>
        <w:t xml:space="preserve"> </w:t>
      </w:r>
      <w:r w:rsidR="008F7E41">
        <w:rPr>
          <w:rFonts w:ascii="Times New Roman" w:hint="eastAsia"/>
          <w:sz w:val="21"/>
          <w:szCs w:val="21"/>
        </w:rPr>
        <w:t>in</w:t>
      </w:r>
      <w:r w:rsidR="000D70B1">
        <w:rPr>
          <w:rFonts w:ascii="Times New Roman"/>
          <w:sz w:val="21"/>
          <w:szCs w:val="21"/>
        </w:rPr>
        <w:t xml:space="preserve">to </w:t>
      </w:r>
      <w:r w:rsidR="005547B6">
        <w:rPr>
          <w:rFonts w:ascii="Times New Roman"/>
          <w:sz w:val="21"/>
          <w:szCs w:val="21"/>
        </w:rPr>
        <w:t>iOS</w:t>
      </w:r>
      <w:r w:rsidR="005547B6">
        <w:rPr>
          <w:rFonts w:ascii="Times New Roman" w:hint="eastAsia"/>
          <w:sz w:val="21"/>
          <w:szCs w:val="21"/>
        </w:rPr>
        <w:t>:</w:t>
      </w:r>
    </w:p>
    <w:p w14:paraId="0DBE5F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FunMaker-5:~ root# grep -r initWithAccountID:defaults:service: /System/Library/</w:t>
      </w:r>
    </w:p>
    <w:p w14:paraId="5B5271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/System/Library/Caches/com.apple.dyld/dyld_shared_cache_armv7s matches</w:t>
      </w:r>
    </w:p>
    <w:p w14:paraId="04D4A4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/System/Library/Caches/com.apple.dyld/enable-dylibs-to-override-cache: No such file or directory</w:t>
      </w:r>
    </w:p>
    <w:p w14:paraId="6CC146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/System/Library/Frameworks/CoreGraphics.framework/Resources/libCGCorePDF.dylib: No such file or directory</w:t>
      </w:r>
    </w:p>
    <w:p w14:paraId="4DA819B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/System/Library/Frameworks/CoreGraphics.framework/Resources/libCMSBuiltin.dylib: No such file or directory</w:t>
      </w:r>
    </w:p>
    <w:p w14:paraId="44EF4A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/System/Library/Frameworks/CoreGraphics.framework/Resources/libCMaps.dylib: No such file or directory</w:t>
      </w:r>
    </w:p>
    <w:p w14:paraId="2B0B4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/System/Library/Frameworks/System.framework/System: No such file or directory</w:t>
      </w:r>
    </w:p>
    <w:p w14:paraId="6AC022B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BFF67FD" w14:textId="556488D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the result, we can see that </w:t>
      </w:r>
      <w:r w:rsidR="00E7060B">
        <w:rPr>
          <w:rFonts w:ascii="Times New Roman" w:hint="eastAsia"/>
          <w:sz w:val="21"/>
          <w:szCs w:val="21"/>
        </w:rPr>
        <w:t>the method</w:t>
      </w:r>
      <w:r>
        <w:rPr>
          <w:rFonts w:ascii="Times New Roman"/>
          <w:sz w:val="21"/>
          <w:szCs w:val="21"/>
        </w:rPr>
        <w:t xml:space="preserve"> appears in dyld_shared_cache_armv7s. Now, we can use grep again in the decached dyld_shared_cache_armv7s</w:t>
      </w:r>
      <w:r w:rsidR="007541E8">
        <w:rPr>
          <w:rFonts w:ascii="Times New Roman" w:hint="eastAsia"/>
          <w:sz w:val="21"/>
          <w:szCs w:val="21"/>
        </w:rPr>
        <w:t>:</w:t>
      </w:r>
    </w:p>
    <w:p w14:paraId="00452C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snakeninnysiMac:~ snakeninny$ grep -r initWithAccountID:defaults:service: /Users/snakeninny/Code/iOSSystemBinaries/8.1_iPhone5</w:t>
      </w:r>
    </w:p>
    <w:p w14:paraId="78D770A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/Users/snakeninny/Code/iOSSystemBinaries/8.1_iPhone5/dyld_shared_cache_armv7s matches</w:t>
      </w:r>
    </w:p>
    <w:p w14:paraId="7C09AA5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/Users/snakeninny/Code/iOSSystemBinaries/8.1_iPhone5/System/Library/Caches/com.apple.xpc/sdk.dylib: Too many levels of symbolic links</w:t>
      </w:r>
    </w:p>
    <w:p w14:paraId="19D95E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/Users/snakeninny/Code/iOSSystemBinaries/8.1_iPhone5/System/Library/Frameworks/OpenGLES.framework/libLLVMContainer.dylib: Too many levels of symbolic links</w:t>
      </w:r>
    </w:p>
    <w:p w14:paraId="431198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/Users/snakeninny/Code/iOSSystemBinaries/8.1_iPhone5/System/Library/PrivateFrameworks/IMDaemonCore.framework/IMDaemonCore matches</w:t>
      </w:r>
    </w:p>
    <w:p w14:paraId="1512FEF9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0703722" w14:textId="476DC29C" w:rsidR="00977374" w:rsidRDefault="0003171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see that in the "/System/Library</w:t>
      </w:r>
      <w:r w:rsidR="000D70B1">
        <w:rPr>
          <w:rFonts w:ascii="Times New Roman"/>
          <w:sz w:val="21"/>
          <w:szCs w:val="21"/>
        </w:rPr>
        <w:t>/" directory, [I</w:t>
      </w:r>
      <w:r w:rsidR="00125159">
        <w:rPr>
          <w:rFonts w:ascii="Times New Roman"/>
          <w:sz w:val="21"/>
          <w:szCs w:val="21"/>
        </w:rPr>
        <w:t>MDAccount initWithAccountID:</w:t>
      </w:r>
      <w:r w:rsidR="00A623AF">
        <w:rPr>
          <w:rFonts w:ascii="Times New Roman"/>
          <w:sz w:val="21"/>
          <w:szCs w:val="21"/>
        </w:rPr>
        <w:t>de</w:t>
      </w:r>
      <w:r w:rsidR="00125159">
        <w:rPr>
          <w:rFonts w:ascii="Times New Roman"/>
          <w:sz w:val="21"/>
          <w:szCs w:val="21"/>
        </w:rPr>
        <w:t>faults:</w:t>
      </w:r>
      <w:r w:rsidR="000D70B1">
        <w:rPr>
          <w:rFonts w:ascii="Times New Roman"/>
          <w:sz w:val="21"/>
          <w:szCs w:val="21"/>
        </w:rPr>
        <w:t xml:space="preserve">service:] appears in </w:t>
      </w:r>
      <w:r w:rsidR="00CC36F6">
        <w:rPr>
          <w:rFonts w:ascii="Times New Roman"/>
          <w:sz w:val="21"/>
          <w:szCs w:val="21"/>
        </w:rPr>
        <w:t>IMDaemonCore</w:t>
      </w:r>
      <w:r w:rsidR="00CC36F6">
        <w:rPr>
          <w:rFonts w:ascii="Times New Roman" w:hint="eastAsia"/>
          <w:sz w:val="21"/>
          <w:szCs w:val="21"/>
        </w:rPr>
        <w:t>, s</w:t>
      </w:r>
      <w:r w:rsidR="000D70B1">
        <w:rPr>
          <w:rFonts w:ascii="Times New Roman"/>
          <w:sz w:val="21"/>
          <w:szCs w:val="21"/>
        </w:rPr>
        <w:t xml:space="preserve">o we can start our analysis from </w:t>
      </w:r>
      <w:r w:rsidR="0062009E">
        <w:rPr>
          <w:rFonts w:ascii="Times New Roman" w:hint="eastAsia"/>
          <w:sz w:val="21"/>
          <w:szCs w:val="21"/>
        </w:rPr>
        <w:t>this binary</w:t>
      </w:r>
      <w:r w:rsidR="000D70B1">
        <w:rPr>
          <w:rFonts w:ascii="Times New Roman"/>
          <w:sz w:val="21"/>
          <w:szCs w:val="21"/>
        </w:rPr>
        <w:t>.</w:t>
      </w:r>
    </w:p>
    <w:p w14:paraId="4D67911A" w14:textId="4FAA54E7" w:rsidR="00977374" w:rsidRDefault="000D70B1" w:rsidP="00261A86">
      <w:pPr>
        <w:pStyle w:val="Heading3"/>
      </w:pPr>
      <w:r>
        <w:t>5.2.3 Locate target function</w:t>
      </w:r>
      <w:r w:rsidR="0090770B">
        <w:rPr>
          <w:rFonts w:hint="eastAsia"/>
        </w:rPr>
        <w:t>s</w:t>
      </w:r>
    </w:p>
    <w:p w14:paraId="1936835D" w14:textId="77777777" w:rsidR="00977374" w:rsidRDefault="00977374"/>
    <w:p w14:paraId="7CD1DF79" w14:textId="3150E00D" w:rsidR="00977374" w:rsidRDefault="000D70B1" w:rsidP="00AF0451">
      <w:pPr>
        <w:ind w:firstLine="360"/>
        <w:jc w:val="lef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</w:t>
      </w:r>
      <w:r w:rsidR="005D47DC">
        <w:rPr>
          <w:rFonts w:ascii="Times New Roman" w:hint="eastAsia"/>
          <w:sz w:val="21"/>
          <w:szCs w:val="21"/>
        </w:rPr>
        <w:t>we</w:t>
      </w:r>
      <w:r w:rsidR="005D47DC">
        <w:rPr>
          <w:rFonts w:ascii="Times New Roman"/>
          <w:sz w:val="21"/>
          <w:szCs w:val="21"/>
        </w:rPr>
        <w:t>’</w:t>
      </w:r>
      <w:r w:rsidR="005D47DC">
        <w:rPr>
          <w:rFonts w:ascii="Times New Roman" w:hint="eastAsia"/>
          <w:sz w:val="21"/>
          <w:szCs w:val="21"/>
        </w:rPr>
        <w:t xml:space="preserve">ve </w:t>
      </w:r>
      <w:r w:rsidR="006151E2">
        <w:rPr>
          <w:rFonts w:ascii="Times New Roman" w:hint="eastAsia"/>
          <w:sz w:val="21"/>
          <w:szCs w:val="21"/>
        </w:rPr>
        <w:t>located</w:t>
      </w:r>
      <w:r w:rsidR="005D47DC">
        <w:rPr>
          <w:rFonts w:ascii="Times New Roman" w:hint="eastAsia"/>
          <w:sz w:val="21"/>
          <w:szCs w:val="21"/>
        </w:rPr>
        <w:t xml:space="preserve"> t</w:t>
      </w:r>
      <w:r>
        <w:rPr>
          <w:rFonts w:ascii="Times New Roman"/>
          <w:sz w:val="21"/>
          <w:szCs w:val="21"/>
        </w:rPr>
        <w:t xml:space="preserve">he </w:t>
      </w:r>
      <w:r w:rsidR="005D47DC">
        <w:rPr>
          <w:rFonts w:ascii="Times New Roman" w:hint="eastAsia"/>
          <w:sz w:val="21"/>
          <w:szCs w:val="21"/>
        </w:rPr>
        <w:t xml:space="preserve">target </w:t>
      </w:r>
      <w:r w:rsidR="005D47DC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</w:t>
      </w:r>
      <w:r w:rsidR="007D110B">
        <w:rPr>
          <w:rFonts w:ascii="Times New Roman" w:hint="eastAsia"/>
          <w:sz w:val="21"/>
          <w:szCs w:val="21"/>
        </w:rPr>
        <w:t>we</w:t>
      </w:r>
      <w:r w:rsidR="007D110B">
        <w:rPr>
          <w:rFonts w:ascii="Times New Roman"/>
          <w:sz w:val="21"/>
          <w:szCs w:val="21"/>
        </w:rPr>
        <w:t xml:space="preserve"> can </w:t>
      </w:r>
      <w:r>
        <w:rPr>
          <w:rFonts w:ascii="Times New Roman"/>
          <w:sz w:val="21"/>
          <w:szCs w:val="21"/>
        </w:rPr>
        <w:t xml:space="preserve">class-dump </w:t>
      </w:r>
      <w:r w:rsidR="007D110B">
        <w:rPr>
          <w:rFonts w:ascii="Times New Roman" w:hint="eastAsia"/>
          <w:sz w:val="21"/>
          <w:szCs w:val="21"/>
        </w:rPr>
        <w:t xml:space="preserve">them </w:t>
      </w:r>
      <w:r>
        <w:rPr>
          <w:rFonts w:ascii="Times New Roman"/>
          <w:sz w:val="21"/>
          <w:szCs w:val="21"/>
        </w:rPr>
        <w:t xml:space="preserve">and look for </w:t>
      </w:r>
      <w:r w:rsidR="009255D2">
        <w:rPr>
          <w:rFonts w:ascii="Times New Roman" w:hint="eastAsia"/>
          <w:sz w:val="21"/>
          <w:szCs w:val="21"/>
        </w:rPr>
        <w:t xml:space="preserve">target </w:t>
      </w:r>
      <w:r w:rsidR="00AF1862">
        <w:rPr>
          <w:rFonts w:ascii="Times New Roman" w:hint="eastAsia"/>
          <w:sz w:val="21"/>
          <w:szCs w:val="21"/>
        </w:rPr>
        <w:t>methods</w:t>
      </w:r>
      <w:ins w:id="31" w:author="user" w:date="2015-02-12T23:01:00Z">
        <w:r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>in</w:t>
      </w:r>
      <w:r w:rsidR="009255D2">
        <w:rPr>
          <w:rFonts w:ascii="Times New Roman" w:hint="eastAsia"/>
          <w:sz w:val="21"/>
          <w:szCs w:val="21"/>
        </w:rPr>
        <w:t xml:space="preserve"> the headers</w:t>
      </w:r>
      <w:r>
        <w:rPr>
          <w:rFonts w:ascii="Times New Roman"/>
          <w:sz w:val="21"/>
          <w:szCs w:val="21"/>
        </w:rPr>
        <w:t xml:space="preserve">. </w:t>
      </w:r>
      <w:r w:rsidR="0036193B">
        <w:rPr>
          <w:rFonts w:ascii="Times New Roman" w:hint="eastAsia"/>
          <w:sz w:val="21"/>
          <w:szCs w:val="21"/>
        </w:rPr>
        <w:t>Locating target functions</w:t>
      </w:r>
      <w:r>
        <w:rPr>
          <w:rFonts w:ascii="Times New Roman"/>
          <w:sz w:val="21"/>
          <w:szCs w:val="21"/>
        </w:rPr>
        <w:t xml:space="preserve"> is relatively easy and can be </w:t>
      </w:r>
      <w:r w:rsidR="002B06E6">
        <w:rPr>
          <w:rFonts w:ascii="Times New Roman" w:hint="eastAsia"/>
          <w:sz w:val="21"/>
          <w:szCs w:val="21"/>
        </w:rPr>
        <w:t>done</w:t>
      </w:r>
      <w:r>
        <w:rPr>
          <w:rFonts w:ascii="Times New Roman"/>
          <w:sz w:val="21"/>
          <w:szCs w:val="21"/>
        </w:rPr>
        <w:t xml:space="preserve"> </w:t>
      </w:r>
      <w:r w:rsidR="00A77864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two </w:t>
      </w:r>
      <w:r w:rsidR="00313B78">
        <w:rPr>
          <w:rFonts w:ascii="Times New Roman" w:hint="eastAsia"/>
          <w:sz w:val="21"/>
          <w:szCs w:val="21"/>
        </w:rPr>
        <w:t>ways</w:t>
      </w:r>
      <w:r w:rsidR="00AF0451">
        <w:rPr>
          <w:rFonts w:ascii="Times New Roman" w:hint="eastAsia"/>
          <w:sz w:val="21"/>
          <w:szCs w:val="21"/>
        </w:rPr>
        <w:t>.</w:t>
      </w:r>
    </w:p>
    <w:p w14:paraId="69EA4FD8" w14:textId="54AB0CF4" w:rsidR="00977374" w:rsidRPr="00864844" w:rsidRDefault="00632212" w:rsidP="00864844">
      <w:pPr>
        <w:pStyle w:val="Heading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 w:rsidRPr="00864844">
        <w:rPr>
          <w:rFonts w:hint="eastAsia"/>
          <w:sz w:val="28"/>
          <w:szCs w:val="28"/>
        </w:rPr>
        <w:t xml:space="preserve">Use the </w:t>
      </w:r>
      <w:r w:rsidRPr="00864844">
        <w:rPr>
          <w:sz w:val="28"/>
          <w:szCs w:val="28"/>
        </w:rPr>
        <w:t>b</w:t>
      </w:r>
      <w:r w:rsidR="000D70B1" w:rsidRPr="00864844">
        <w:rPr>
          <w:sz w:val="28"/>
          <w:szCs w:val="28"/>
        </w:rPr>
        <w:t xml:space="preserve">ulit-in search </w:t>
      </w:r>
      <w:r w:rsidRPr="00864844">
        <w:rPr>
          <w:rFonts w:hint="eastAsia"/>
          <w:sz w:val="28"/>
          <w:szCs w:val="28"/>
        </w:rPr>
        <w:t xml:space="preserve">function </w:t>
      </w:r>
      <w:r w:rsidR="00B41EA6">
        <w:rPr>
          <w:rFonts w:hint="eastAsia"/>
          <w:sz w:val="28"/>
          <w:szCs w:val="28"/>
        </w:rPr>
        <w:t>in</w:t>
      </w:r>
      <w:r w:rsidR="000D70B1" w:rsidRPr="00864844">
        <w:rPr>
          <w:sz w:val="28"/>
          <w:szCs w:val="28"/>
        </w:rPr>
        <w:t xml:space="preserve"> OSX</w:t>
      </w:r>
    </w:p>
    <w:p w14:paraId="49740C9A" w14:textId="3395519A" w:rsidR="00977374" w:rsidRDefault="000D70B1" w:rsidP="00036CE7">
      <w:pPr>
        <w:ind w:firstLine="420"/>
        <w:jc w:val="left"/>
        <w:rPr>
          <w:sz w:val="21"/>
          <w:szCs w:val="21"/>
        </w:rPr>
      </w:pPr>
      <w:ins w:id="32" w:author="Zhang HanSheng" w:date="2015-02-25T12:42:00Z">
        <w:r>
          <w:rPr>
            <w:rFonts w:ascii="Times New Roman"/>
            <w:sz w:val="21"/>
            <w:szCs w:val="21"/>
          </w:rPr>
          <w:t>It</w:t>
        </w:r>
        <w:r>
          <w:rPr>
            <w:rFonts w:hAnsi="Times New Roman"/>
            <w:sz w:val="21"/>
            <w:szCs w:val="21"/>
          </w:rPr>
          <w:t>’</w:t>
        </w:r>
        <w:r>
          <w:rPr>
            <w:rFonts w:ascii="Times New Roman"/>
            <w:sz w:val="21"/>
            <w:szCs w:val="21"/>
          </w:rPr>
          <w:t>s a</w:t>
        </w:r>
      </w:ins>
      <w:r w:rsidR="00A40461">
        <w:rPr>
          <w:rFonts w:ascii="Times New Roman" w:hint="eastAsia"/>
          <w:sz w:val="21"/>
          <w:szCs w:val="21"/>
        </w:rPr>
        <w:t>n</w:t>
      </w:r>
      <w:ins w:id="33" w:author="Zhang HanSheng" w:date="2015-02-25T12:42:00Z">
        <w:r>
          <w:rPr>
            <w:rFonts w:ascii="Times New Roman"/>
            <w:sz w:val="21"/>
            <w:szCs w:val="21"/>
          </w:rPr>
          <w:t xml:space="preserve"> undeniable fact</w:t>
        </w:r>
      </w:ins>
      <w:r>
        <w:rPr>
          <w:rFonts w:ascii="Times New Roman"/>
          <w:sz w:val="21"/>
          <w:szCs w:val="21"/>
        </w:rPr>
        <w:t xml:space="preserve"> that the bulit-in search function in OSX is the most powerful one among all operating systems I have ever used. It is</w:t>
      </w:r>
      <w:r w:rsidR="00A45D9A">
        <w:rPr>
          <w:rFonts w:ascii="Times New Roman"/>
          <w:sz w:val="21"/>
          <w:szCs w:val="21"/>
        </w:rPr>
        <w:t xml:space="preserve"> so powerful that not only can we</w:t>
      </w:r>
      <w:r>
        <w:rPr>
          <w:rFonts w:ascii="Times New Roman"/>
          <w:sz w:val="21"/>
          <w:szCs w:val="21"/>
        </w:rPr>
        <w:t xml:space="preserve"> search file</w:t>
      </w:r>
      <w:r w:rsidR="00A4046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names, but also </w:t>
      </w:r>
      <w:r w:rsidR="00D55B23">
        <w:rPr>
          <w:rFonts w:ascii="Times New Roman" w:hint="eastAsia"/>
          <w:sz w:val="21"/>
          <w:szCs w:val="21"/>
        </w:rPr>
        <w:t>we</w:t>
      </w:r>
      <w:r w:rsidR="00D55B23">
        <w:rPr>
          <w:rFonts w:ascii="Times New Roman"/>
          <w:sz w:val="21"/>
          <w:szCs w:val="21"/>
        </w:rPr>
        <w:t>’</w:t>
      </w:r>
      <w:r w:rsidR="00D55B23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able to search </w:t>
      </w:r>
      <w:r w:rsidR="00A40461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>contents. Further, its search speed is fast for both searching in</w:t>
      </w:r>
      <w:r w:rsidR="00C6624C">
        <w:rPr>
          <w:rFonts w:ascii="Times New Roman" w:hint="eastAsia"/>
          <w:sz w:val="21"/>
          <w:szCs w:val="21"/>
        </w:rPr>
        <w:t>side</w:t>
      </w:r>
      <w:r>
        <w:rPr>
          <w:rFonts w:ascii="Times New Roman"/>
          <w:sz w:val="21"/>
          <w:szCs w:val="21"/>
        </w:rPr>
        <w:t xml:space="preserve"> a folder or the entire disk. Taking advantage of this tool can help </w:t>
      </w:r>
      <w:r w:rsidR="00716550">
        <w:rPr>
          <w:rFonts w:ascii="Times New Roman" w:hint="eastAsia"/>
          <w:sz w:val="21"/>
          <w:szCs w:val="21"/>
        </w:rPr>
        <w:t>us</w:t>
      </w:r>
      <w:r>
        <w:rPr>
          <w:rFonts w:ascii="Times New Roman"/>
          <w:sz w:val="21"/>
          <w:szCs w:val="21"/>
        </w:rPr>
        <w:t xml:space="preserve"> locate target files in a pile of files very fast. For example, if </w:t>
      </w:r>
      <w:r w:rsidR="00716550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interested in </w:t>
      </w:r>
      <w:r w:rsidR="00716550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proximity sensor </w:t>
      </w:r>
      <w:r w:rsidR="00716550">
        <w:rPr>
          <w:rFonts w:ascii="Times New Roman" w:hint="eastAsia"/>
          <w:sz w:val="21"/>
          <w:szCs w:val="21"/>
        </w:rPr>
        <w:t xml:space="preserve">on </w:t>
      </w:r>
      <w:r w:rsidR="00716550">
        <w:rPr>
          <w:rFonts w:ascii="Times New Roman"/>
          <w:sz w:val="21"/>
          <w:szCs w:val="21"/>
        </w:rPr>
        <w:t xml:space="preserve">iPhone </w:t>
      </w:r>
      <w:r>
        <w:rPr>
          <w:rFonts w:ascii="Times New Roman"/>
          <w:sz w:val="21"/>
          <w:szCs w:val="21"/>
        </w:rPr>
        <w:t xml:space="preserve">and want to take a look at what features are provided within those related methods, </w:t>
      </w:r>
      <w:r w:rsidR="00223783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open the folde</w:t>
      </w:r>
      <w:r w:rsidR="00816AD3">
        <w:rPr>
          <w:rFonts w:ascii="Times New Roman"/>
          <w:sz w:val="21"/>
          <w:szCs w:val="21"/>
        </w:rPr>
        <w:t xml:space="preserve">r in which </w:t>
      </w:r>
      <w:r w:rsidR="00CB7206">
        <w:rPr>
          <w:rFonts w:ascii="Times New Roman" w:hint="eastAsia"/>
          <w:sz w:val="21"/>
          <w:szCs w:val="21"/>
        </w:rPr>
        <w:t>we</w:t>
      </w:r>
      <w:r w:rsidR="00816AD3">
        <w:rPr>
          <w:rFonts w:ascii="Times New Roman"/>
          <w:sz w:val="21"/>
          <w:szCs w:val="21"/>
        </w:rPr>
        <w:t xml:space="preserve"> save class-dump</w:t>
      </w:r>
      <w:r>
        <w:rPr>
          <w:rFonts w:ascii="Times New Roman"/>
          <w:sz w:val="21"/>
          <w:szCs w:val="21"/>
        </w:rPr>
        <w:t xml:space="preserve"> header</w:t>
      </w:r>
      <w:r w:rsidR="00816AD3">
        <w:rPr>
          <w:rFonts w:ascii="Times New Roman" w:hint="eastAsia"/>
          <w:sz w:val="21"/>
          <w:szCs w:val="21"/>
        </w:rPr>
        <w:t>s,</w:t>
      </w:r>
      <w:r>
        <w:rPr>
          <w:rFonts w:ascii="Times New Roman"/>
          <w:sz w:val="21"/>
          <w:szCs w:val="21"/>
        </w:rPr>
        <w:t xml:space="preserve"> </w:t>
      </w:r>
      <w:r w:rsidR="00816AD3">
        <w:rPr>
          <w:rFonts w:ascii="Times New Roman" w:hint="eastAsia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hen type </w:t>
      </w:r>
      <w:r w:rsidR="00816AD3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816AD3">
        <w:rPr>
          <w:rFonts w:ascii="Times New Roman"/>
          <w:sz w:val="21"/>
          <w:szCs w:val="21"/>
        </w:rPr>
        <w:t>”</w:t>
      </w:r>
      <w:r w:rsidR="00816AD3">
        <w:rPr>
          <w:rFonts w:ascii="Times New Roman" w:hint="eastAsia"/>
          <w:sz w:val="21"/>
          <w:szCs w:val="21"/>
        </w:rPr>
        <w:t xml:space="preserve"> (case insensitive)</w:t>
      </w:r>
      <w:r>
        <w:rPr>
          <w:rFonts w:ascii="Times New Roman"/>
          <w:sz w:val="21"/>
          <w:szCs w:val="21"/>
        </w:rPr>
        <w:t xml:space="preserve"> in the search bar at top-right corner, as shown in figure 5-12.</w:t>
      </w:r>
    </w:p>
    <w:p w14:paraId="04144046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17F2661E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7623A6C" wp14:editId="2E6808A4">
            <wp:extent cx="3600001" cy="2417518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2417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8C13F90" w14:textId="17C27EF3" w:rsidR="00240191" w:rsidRPr="00240191" w:rsidRDefault="00240191" w:rsidP="00240191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240191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240191">
        <w:rPr>
          <w:rFonts w:ascii="Times New Roman" w:hAnsi="Times New Roman" w:hint="default"/>
        </w:rPr>
        <w:t xml:space="preserve">5- 12 </w:t>
      </w:r>
      <w:r w:rsidRPr="00240191">
        <w:rPr>
          <w:rFonts w:ascii="Times New Roman" w:eastAsia="宋体" w:hAnsi="Times New Roman" w:cs="宋体" w:hint="default"/>
          <w:lang w:val="zh-TW" w:eastAsia="zh-TW"/>
        </w:rPr>
        <w:t>Search in Finder</w:t>
      </w:r>
    </w:p>
    <w:p w14:paraId="4A6992EF" w14:textId="1D44440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default case, all text files </w:t>
      </w:r>
      <w:r w:rsidR="0084670D">
        <w:rPr>
          <w:rFonts w:ascii="Times New Roman" w:hint="eastAsia"/>
          <w:sz w:val="21"/>
          <w:szCs w:val="21"/>
        </w:rPr>
        <w:t>containing the</w:t>
      </w:r>
      <w:r>
        <w:rPr>
          <w:rFonts w:ascii="Times New Roman"/>
          <w:sz w:val="21"/>
          <w:szCs w:val="21"/>
        </w:rPr>
        <w:t xml:space="preserve"> keyword </w:t>
      </w:r>
      <w:r w:rsidR="00D72C67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D72C67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will be listed in Finder, as shown in 5-13.</w:t>
      </w:r>
    </w:p>
    <w:p w14:paraId="4F36AEF8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8205963" wp14:editId="3C1214B0">
            <wp:extent cx="2760323" cy="3600001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23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E33941" w14:textId="347104DF" w:rsidR="00977374" w:rsidRPr="00AF2640" w:rsidRDefault="00AF2640">
      <w:pPr>
        <w:pStyle w:val="Caption"/>
        <w:jc w:val="center"/>
        <w:rPr>
          <w:rFonts w:ascii="Times New Roman" w:hAnsi="Times New Roman" w:hint="default"/>
        </w:rPr>
      </w:pPr>
      <w:r w:rsidRPr="00AF2640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F2640">
        <w:rPr>
          <w:rFonts w:ascii="Times New Roman" w:hAnsi="Times New Roman" w:hint="default"/>
        </w:rPr>
        <w:t xml:space="preserve">5-13 </w:t>
      </w:r>
      <w:r w:rsidRPr="00AF2640">
        <w:rPr>
          <w:rFonts w:ascii="Times New Roman" w:eastAsia="宋体" w:hAnsi="Times New Roman" w:cs="宋体" w:hint="default"/>
          <w:lang w:val="zh-TW" w:eastAsia="zh-TW"/>
        </w:rPr>
        <w:t>Search result</w:t>
      </w:r>
      <w:r w:rsidR="00915647">
        <w:rPr>
          <w:rFonts w:ascii="Times New Roman" w:eastAsia="宋体" w:hAnsi="Times New Roman" w:cs="宋体"/>
          <w:lang w:val="zh-TW" w:eastAsia="zh-TW"/>
        </w:rPr>
        <w:t>s</w:t>
      </w:r>
      <w:r w:rsidRPr="00AF2640">
        <w:rPr>
          <w:rFonts w:ascii="Times New Roman" w:eastAsia="宋体" w:hAnsi="Times New Roman" w:cs="宋体" w:hint="default"/>
          <w:lang w:val="zh-TW" w:eastAsia="zh-TW"/>
        </w:rPr>
        <w:t xml:space="preserve"> in Finder</w:t>
      </w:r>
    </w:p>
    <w:p w14:paraId="04D9C397" w14:textId="6A987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also narrow down the scope of your search by choosing recursive</w:t>
      </w:r>
      <w:r w:rsidR="00984B09">
        <w:rPr>
          <w:rFonts w:ascii="Times New Roman" w:hint="eastAsia"/>
          <w:sz w:val="21"/>
          <w:szCs w:val="21"/>
        </w:rPr>
        <w:t>ly</w:t>
      </w:r>
      <w:r>
        <w:rPr>
          <w:rFonts w:ascii="Times New Roman"/>
          <w:sz w:val="21"/>
          <w:szCs w:val="21"/>
        </w:rPr>
        <w:t xml:space="preserve"> search the file name in current directory. The remaining task is to </w:t>
      </w:r>
      <w:r w:rsidR="005D1909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the </w:t>
      </w:r>
      <w:r w:rsidR="005D1909">
        <w:rPr>
          <w:rFonts w:ascii="Times New Roman" w:hint="eastAsia"/>
          <w:sz w:val="21"/>
          <w:szCs w:val="21"/>
        </w:rPr>
        <w:t>result</w:t>
      </w:r>
      <w:r>
        <w:rPr>
          <w:rFonts w:ascii="Times New Roman"/>
          <w:sz w:val="21"/>
          <w:szCs w:val="21"/>
        </w:rPr>
        <w:t xml:space="preserve"> </w:t>
      </w:r>
      <w:r w:rsidR="005D1909">
        <w:rPr>
          <w:rFonts w:ascii="Times New Roman" w:hint="eastAsia"/>
          <w:sz w:val="21"/>
          <w:szCs w:val="21"/>
        </w:rPr>
        <w:t>file</w:t>
      </w:r>
      <w:r w:rsidR="00A8102B">
        <w:rPr>
          <w:rFonts w:ascii="Times New Roman" w:hint="eastAsia"/>
          <w:sz w:val="21"/>
          <w:szCs w:val="21"/>
        </w:rPr>
        <w:t>s</w:t>
      </w:r>
      <w:r w:rsidR="005D1909">
        <w:rPr>
          <w:rFonts w:ascii="Times New Roman" w:hint="eastAsia"/>
          <w:sz w:val="21"/>
          <w:szCs w:val="21"/>
        </w:rPr>
        <w:t xml:space="preserve"> and locate the target methods inside.</w:t>
      </w:r>
    </w:p>
    <w:p w14:paraId="286A1150" w14:textId="391A3843" w:rsidR="00977374" w:rsidRPr="008D72F7" w:rsidRDefault="000D70B1" w:rsidP="008D72F7">
      <w:pPr>
        <w:pStyle w:val="Heading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8D72F7">
        <w:rPr>
          <w:rFonts w:ascii="黑体" w:eastAsia="黑体" w:hAnsi="黑体" w:cs="黑体"/>
          <w:sz w:val="28"/>
          <w:szCs w:val="28"/>
          <w:lang w:val="zh-TW" w:eastAsia="zh-TW"/>
        </w:rPr>
        <w:t>grep</w:t>
      </w:r>
    </w:p>
    <w:p w14:paraId="59CDDD9C" w14:textId="07C9BDD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Yes, it's grep again! Since we have already mentioned that we can use grep to search string</w:t>
      </w:r>
      <w:r w:rsidR="007C28D4">
        <w:rPr>
          <w:rFonts w:ascii="Times New Roman" w:hint="eastAsia"/>
          <w:sz w:val="21"/>
          <w:szCs w:val="21"/>
        </w:rPr>
        <w:t>s</w:t>
      </w:r>
      <w:r w:rsidR="007C28D4">
        <w:rPr>
          <w:rFonts w:ascii="Times New Roman"/>
          <w:sz w:val="21"/>
          <w:szCs w:val="21"/>
        </w:rPr>
        <w:t xml:space="preserve"> in binaries</w:t>
      </w:r>
      <w:r>
        <w:rPr>
          <w:rFonts w:ascii="Times New Roman"/>
          <w:sz w:val="21"/>
          <w:szCs w:val="21"/>
        </w:rPr>
        <w:t>, it's just a piece of cake for grep to deal with text files. Let's</w:t>
      </w:r>
      <w:r w:rsidR="00CE6C58">
        <w:rPr>
          <w:rFonts w:ascii="Times New Roman"/>
          <w:sz w:val="21"/>
          <w:szCs w:val="21"/>
        </w:rPr>
        <w:t xml:space="preserve"> try grep with previous example</w:t>
      </w:r>
      <w:r w:rsidR="00CE6C58">
        <w:rPr>
          <w:rFonts w:ascii="Times New Roman" w:hint="eastAsia"/>
          <w:sz w:val="21"/>
          <w:szCs w:val="21"/>
        </w:rPr>
        <w:t>:</w:t>
      </w:r>
    </w:p>
    <w:p w14:paraId="49BB87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snakeninnysiMac:~ snakeninny$ grep -r -i proximity /Users/snakeninny/Code/iOSPrivateHeaders/8.1 </w:t>
      </w:r>
    </w:p>
    <w:p w14:paraId="3A5203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/Users/snakeninny/Code/iOSPrivateHeaders/8.1/Frameworks/CoreLocation/CDStructures.h:            char proximityUUID[512];</w:t>
      </w:r>
    </w:p>
    <w:p w14:paraId="774AAF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/Users/snakeninny/Code/iOSPrivateHeaders/8.1/Frameworks/CoreLocation/CLBeacon.h:    NSUUID *_proximityUUID;</w:t>
      </w:r>
    </w:p>
    <w:p w14:paraId="073FB0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31637E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/Users/snakeninny/Code/iOSPrivateHeaders/8.1/SpringBoard/SpringBoard.h:- (_Bool)proximityEventsEnabled;</w:t>
      </w:r>
    </w:p>
    <w:p w14:paraId="50F18C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/Users/snakeninny/Code/iOSPrivateHeaders/8.1/SpringBoard/SpringBoard.h:- (void)_proximityChanged:(id)arg1; </w:t>
      </w:r>
    </w:p>
    <w:p w14:paraId="6BD537D8" w14:textId="561BDA98" w:rsidR="00977374" w:rsidRPr="00E20EC5" w:rsidRDefault="000D70B1" w:rsidP="00E20EC5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E20EC5">
        <w:rPr>
          <w:rFonts w:ascii="Times New Roman"/>
          <w:sz w:val="21"/>
          <w:szCs w:val="21"/>
        </w:rPr>
        <w:t>Although the result</w:t>
      </w:r>
      <w:r w:rsidR="00E20EC5">
        <w:rPr>
          <w:rFonts w:ascii="Times New Roman" w:hint="eastAsia"/>
          <w:sz w:val="21"/>
          <w:szCs w:val="21"/>
        </w:rPr>
        <w:t>s</w:t>
      </w:r>
      <w:r w:rsidRPr="00E20EC5">
        <w:rPr>
          <w:rFonts w:ascii="Times New Roman"/>
          <w:sz w:val="21"/>
          <w:szCs w:val="21"/>
        </w:rPr>
        <w:t xml:space="preserve"> of grep </w:t>
      </w:r>
      <w:r w:rsidR="00AC454E">
        <w:rPr>
          <w:rFonts w:ascii="Times New Roman" w:hint="eastAsia"/>
          <w:sz w:val="21"/>
          <w:szCs w:val="21"/>
        </w:rPr>
        <w:t>are</w:t>
      </w:r>
      <w:r w:rsidRPr="00E20EC5">
        <w:rPr>
          <w:rFonts w:ascii="Times New Roman"/>
          <w:sz w:val="21"/>
          <w:szCs w:val="21"/>
        </w:rPr>
        <w:t xml:space="preserve"> </w:t>
      </w:r>
      <w:r w:rsidR="00C418A2">
        <w:rPr>
          <w:rFonts w:ascii="Times New Roman" w:hint="eastAsia"/>
          <w:sz w:val="21"/>
          <w:szCs w:val="21"/>
        </w:rPr>
        <w:t>comprehensive</w:t>
      </w:r>
      <w:r w:rsidRPr="00E20EC5">
        <w:rPr>
          <w:rFonts w:ascii="Times New Roman"/>
          <w:sz w:val="21"/>
          <w:szCs w:val="21"/>
        </w:rPr>
        <w:t>, it looks a lit</w:t>
      </w:r>
      <w:r w:rsidR="00FE3247">
        <w:rPr>
          <w:rFonts w:ascii="Times New Roman"/>
          <w:sz w:val="21"/>
          <w:szCs w:val="21"/>
        </w:rPr>
        <w:t>tle messy. Here, I recommend using</w:t>
      </w:r>
      <w:r w:rsidRPr="00E20EC5">
        <w:rPr>
          <w:rFonts w:ascii="Times New Roman"/>
          <w:sz w:val="21"/>
          <w:szCs w:val="21"/>
        </w:rPr>
        <w:t xml:space="preserve"> </w:t>
      </w:r>
      <w:r w:rsidR="00173C76">
        <w:rPr>
          <w:rFonts w:ascii="Times New Roman" w:hint="eastAsia"/>
          <w:sz w:val="21"/>
          <w:szCs w:val="21"/>
        </w:rPr>
        <w:t xml:space="preserve">the </w:t>
      </w:r>
      <w:r w:rsidRPr="00E20EC5">
        <w:rPr>
          <w:rFonts w:ascii="Times New Roman"/>
          <w:sz w:val="21"/>
          <w:szCs w:val="21"/>
        </w:rPr>
        <w:t xml:space="preserve">built-in search </w:t>
      </w:r>
      <w:r w:rsidR="00173C76">
        <w:rPr>
          <w:rFonts w:ascii="Times New Roman" w:hint="eastAsia"/>
          <w:sz w:val="21"/>
          <w:szCs w:val="21"/>
        </w:rPr>
        <w:t xml:space="preserve">function </w:t>
      </w:r>
      <w:r w:rsidRPr="00E20EC5">
        <w:rPr>
          <w:rFonts w:ascii="Times New Roman"/>
          <w:sz w:val="21"/>
          <w:szCs w:val="21"/>
        </w:rPr>
        <w:t>in OSX. After all, graphical</w:t>
      </w:r>
      <w:r w:rsidR="00137669">
        <w:rPr>
          <w:rFonts w:ascii="Times New Roman"/>
          <w:sz w:val="21"/>
          <w:szCs w:val="21"/>
        </w:rPr>
        <w:t xml:space="preserve"> interface </w:t>
      </w:r>
      <w:r w:rsidR="008F74E6">
        <w:rPr>
          <w:rFonts w:ascii="Times New Roman" w:hint="eastAsia"/>
          <w:sz w:val="21"/>
          <w:szCs w:val="21"/>
        </w:rPr>
        <w:t>looks more straightforward than command line</w:t>
      </w:r>
      <w:r w:rsidR="00137669">
        <w:rPr>
          <w:rFonts w:ascii="Times New Roman" w:hint="eastAsia"/>
          <w:sz w:val="21"/>
          <w:szCs w:val="21"/>
        </w:rPr>
        <w:t>.</w:t>
      </w:r>
    </w:p>
    <w:p w14:paraId="6667ECDB" w14:textId="113D6524" w:rsidR="00977374" w:rsidRDefault="000D70B1" w:rsidP="00A57693">
      <w:pPr>
        <w:pStyle w:val="Heading3"/>
      </w:pPr>
      <w:r>
        <w:t xml:space="preserve">5.2.4 Test </w:t>
      </w:r>
      <w:r w:rsidR="006E4713">
        <w:rPr>
          <w:rFonts w:hint="eastAsia"/>
        </w:rPr>
        <w:t xml:space="preserve">private </w:t>
      </w:r>
      <w:r>
        <w:t>method</w:t>
      </w:r>
      <w:r w:rsidR="006E4713">
        <w:rPr>
          <w:rFonts w:hint="eastAsia"/>
        </w:rPr>
        <w:t>s</w:t>
      </w:r>
    </w:p>
    <w:p w14:paraId="787913BF" w14:textId="62A18C6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reverse engineering, most </w:t>
      </w:r>
      <w:r w:rsidR="007D6936">
        <w:rPr>
          <w:rFonts w:ascii="Times New Roman" w:hint="eastAsia"/>
          <w:sz w:val="21"/>
          <w:szCs w:val="21"/>
        </w:rPr>
        <w:t>methods</w:t>
      </w:r>
      <w:ins w:id="34" w:author="user" w:date="2015-02-12T23:01:00Z">
        <w:r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 xml:space="preserve">we are interested in are private. As a result, there are no documentations available for reference. If lucky enough, </w:t>
      </w:r>
      <w:r w:rsidR="00A72737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get some information from Google. However, it may indicate that </w:t>
      </w:r>
      <w:r w:rsidR="00FF3DE0">
        <w:rPr>
          <w:rFonts w:ascii="Times New Roman" w:hint="eastAsia"/>
          <w:sz w:val="21"/>
          <w:szCs w:val="21"/>
        </w:rPr>
        <w:t>your</w:t>
      </w:r>
      <w:r>
        <w:rPr>
          <w:rFonts w:ascii="Times New Roman"/>
          <w:sz w:val="21"/>
          <w:szCs w:val="21"/>
        </w:rPr>
        <w:t xml:space="preserve"> </w:t>
      </w:r>
      <w:r w:rsidR="00D010F7">
        <w:rPr>
          <w:rFonts w:ascii="Times New Roman" w:hint="eastAsia"/>
          <w:sz w:val="21"/>
          <w:szCs w:val="21"/>
        </w:rPr>
        <w:t xml:space="preserve">target methods </w:t>
      </w:r>
      <w:r w:rsidR="00102803">
        <w:rPr>
          <w:rFonts w:ascii="Times New Roman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already been </w:t>
      </w:r>
      <w:r w:rsidR="00D010F7">
        <w:rPr>
          <w:rFonts w:ascii="Times New Roman" w:hint="eastAsia"/>
          <w:sz w:val="21"/>
          <w:szCs w:val="21"/>
        </w:rPr>
        <w:t>reversed</w:t>
      </w:r>
      <w:r>
        <w:rPr>
          <w:rFonts w:ascii="Times New Roman"/>
          <w:sz w:val="21"/>
          <w:szCs w:val="21"/>
        </w:rPr>
        <w:t xml:space="preserve"> by others</w:t>
      </w:r>
      <w:r w:rsidR="00D010F7">
        <w:rPr>
          <w:rFonts w:ascii="Times New Roman" w:hint="eastAsia"/>
          <w:sz w:val="21"/>
          <w:szCs w:val="21"/>
        </w:rPr>
        <w:t xml:space="preserve">, hence your </w:t>
      </w:r>
      <w:r w:rsidR="00E124CC">
        <w:rPr>
          <w:rFonts w:ascii="Times New Roman" w:hint="eastAsia"/>
          <w:sz w:val="21"/>
          <w:szCs w:val="21"/>
        </w:rPr>
        <w:t>tweak</w:t>
      </w:r>
      <w:r w:rsidR="00D010F7">
        <w:rPr>
          <w:rFonts w:ascii="Times New Roman" w:hint="eastAsia"/>
          <w:sz w:val="21"/>
          <w:szCs w:val="21"/>
        </w:rPr>
        <w:t xml:space="preserve"> </w:t>
      </w:r>
      <w:r w:rsidR="00C20070">
        <w:rPr>
          <w:rFonts w:ascii="Times New Roman" w:hint="eastAsia"/>
          <w:sz w:val="21"/>
          <w:szCs w:val="21"/>
        </w:rPr>
        <w:t>may</w:t>
      </w:r>
      <w:r w:rsidR="00D010F7">
        <w:rPr>
          <w:rFonts w:ascii="Times New Roman" w:hint="eastAsia"/>
          <w:sz w:val="21"/>
          <w:szCs w:val="21"/>
        </w:rPr>
        <w:t xml:space="preserve"> not be unique</w:t>
      </w:r>
      <w:r>
        <w:rPr>
          <w:rFonts w:ascii="Times New Roman"/>
          <w:sz w:val="21"/>
          <w:szCs w:val="21"/>
        </w:rPr>
        <w:t xml:space="preserve">. If there is nothing on Google, congratulations, </w:t>
      </w:r>
      <w:r w:rsidR="007018AD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are </w:t>
      </w:r>
      <w:r w:rsidR="00776B99">
        <w:rPr>
          <w:rFonts w:ascii="Times New Roman" w:hint="eastAsia"/>
          <w:sz w:val="21"/>
          <w:szCs w:val="21"/>
        </w:rPr>
        <w:t xml:space="preserve">probably </w:t>
      </w:r>
      <w:r>
        <w:rPr>
          <w:rFonts w:ascii="Times New Roman"/>
          <w:sz w:val="21"/>
          <w:szCs w:val="21"/>
        </w:rPr>
        <w:t xml:space="preserve">the first one to </w:t>
      </w:r>
      <w:r w:rsidR="00E124CC">
        <w:rPr>
          <w:rFonts w:ascii="Times New Roman" w:hint="eastAsia"/>
          <w:sz w:val="21"/>
          <w:szCs w:val="21"/>
        </w:rPr>
        <w:t>come up with the tweak idea</w:t>
      </w:r>
      <w:r>
        <w:rPr>
          <w:rFonts w:ascii="Times New Roman"/>
          <w:sz w:val="21"/>
          <w:szCs w:val="21"/>
        </w:rPr>
        <w:t xml:space="preserve">, </w:t>
      </w:r>
      <w:r w:rsidR="00704C20">
        <w:rPr>
          <w:rFonts w:ascii="Times New Roman" w:hint="eastAsia"/>
          <w:sz w:val="21"/>
          <w:szCs w:val="21"/>
        </w:rPr>
        <w:t>but</w:t>
      </w:r>
      <w:r>
        <w:rPr>
          <w:rFonts w:ascii="Times New Roman"/>
          <w:sz w:val="21"/>
          <w:szCs w:val="21"/>
        </w:rPr>
        <w:t xml:space="preserve"> you have to test </w:t>
      </w:r>
      <w:r w:rsidR="008A5596">
        <w:rPr>
          <w:rFonts w:ascii="Times New Roman" w:hint="eastAsia"/>
          <w:sz w:val="21"/>
          <w:szCs w:val="21"/>
        </w:rPr>
        <w:t>the private methods</w:t>
      </w:r>
      <w:r w:rsidR="003E28E4">
        <w:rPr>
          <w:rFonts w:ascii="Times New Roman"/>
          <w:sz w:val="21"/>
          <w:szCs w:val="21"/>
        </w:rPr>
        <w:t xml:space="preserve"> by yourself</w:t>
      </w:r>
      <w:r>
        <w:rPr>
          <w:rFonts w:ascii="Times New Roman"/>
          <w:sz w:val="21"/>
          <w:szCs w:val="21"/>
        </w:rPr>
        <w:t>.</w:t>
      </w:r>
    </w:p>
    <w:p w14:paraId="4E467CC7" w14:textId="785FE9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Testing Objective-C methods is much simpler than </w:t>
      </w:r>
      <w:r w:rsidR="00463FFF">
        <w:rPr>
          <w:rFonts w:ascii="Times New Roman" w:hint="eastAsia"/>
          <w:sz w:val="21"/>
          <w:szCs w:val="21"/>
        </w:rPr>
        <w:t>testing</w:t>
      </w:r>
      <w:r>
        <w:rPr>
          <w:rFonts w:ascii="Times New Roman"/>
          <w:sz w:val="21"/>
          <w:szCs w:val="21"/>
        </w:rPr>
        <w:t xml:space="preserve"> C/C++</w:t>
      </w:r>
      <w:r w:rsidR="00463FFF">
        <w:rPr>
          <w:rFonts w:ascii="Times New Roman" w:hint="eastAsia"/>
          <w:sz w:val="21"/>
          <w:szCs w:val="21"/>
        </w:rPr>
        <w:t xml:space="preserve"> functions</w:t>
      </w:r>
      <w:r w:rsidR="0008259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>which can be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 xml:space="preserve">done via </w:t>
      </w:r>
      <w:r>
        <w:rPr>
          <w:rFonts w:ascii="Times New Roman"/>
          <w:sz w:val="21"/>
          <w:szCs w:val="21"/>
        </w:rPr>
        <w:t>either CydiaSubstrate or Cycript.</w:t>
      </w:r>
    </w:p>
    <w:p w14:paraId="012DB344" w14:textId="79684879" w:rsidR="00977374" w:rsidRDefault="003047BD">
      <w:pPr>
        <w:pStyle w:val="Heading4"/>
        <w:rPr>
          <w:sz w:val="28"/>
          <w:szCs w:val="28"/>
        </w:rPr>
      </w:pPr>
      <w:r>
        <w:rPr>
          <w:sz w:val="28"/>
          <w:szCs w:val="28"/>
        </w:rPr>
        <w:t>1. CydiaSubstrate</w:t>
      </w:r>
    </w:p>
    <w:p w14:paraId="0F2856AE" w14:textId="75C362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When testing </w:t>
      </w:r>
      <w:r w:rsidR="009F7E5A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>, we main</w:t>
      </w:r>
      <w:r w:rsidR="00DA2053">
        <w:rPr>
          <w:rFonts w:ascii="Times New Roman"/>
          <w:sz w:val="21"/>
          <w:szCs w:val="21"/>
        </w:rPr>
        <w:t>ly use CydiaSubstrate to hook them</w:t>
      </w:r>
      <w:r w:rsidR="00DA2053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in order to determine </w:t>
      </w:r>
      <w:r w:rsidR="00A570C1">
        <w:rPr>
          <w:rFonts w:ascii="Times New Roman" w:hint="eastAsia"/>
          <w:sz w:val="21"/>
          <w:szCs w:val="21"/>
        </w:rPr>
        <w:t>wh</w:t>
      </w:r>
      <w:r w:rsidR="00CF4983">
        <w:rPr>
          <w:rFonts w:ascii="Times New Roman" w:hint="eastAsia"/>
          <w:sz w:val="21"/>
          <w:szCs w:val="21"/>
        </w:rPr>
        <w:t xml:space="preserve">en </w:t>
      </w:r>
      <w:r w:rsidR="003D2D24">
        <w:rPr>
          <w:rFonts w:ascii="Times New Roman" w:hint="eastAsia"/>
          <w:sz w:val="21"/>
          <w:szCs w:val="21"/>
        </w:rPr>
        <w:t>they</w:t>
      </w:r>
      <w:r w:rsidR="003D2D24">
        <w:rPr>
          <w:rFonts w:ascii="Times New Roman"/>
          <w:sz w:val="21"/>
          <w:szCs w:val="21"/>
        </w:rPr>
        <w:t>’</w:t>
      </w:r>
      <w:r w:rsidR="003D2D24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called. Suppose we think saveScreenShot: in SBScreenShooter</w:t>
      </w:r>
      <w:r w:rsidR="00B27E72">
        <w:rPr>
          <w:rFonts w:ascii="Times New Roman" w:hint="eastAsia"/>
          <w:sz w:val="21"/>
          <w:szCs w:val="21"/>
        </w:rPr>
        <w:t>.h</w:t>
      </w:r>
      <w:r>
        <w:rPr>
          <w:rFonts w:ascii="Times New Roman"/>
          <w:sz w:val="21"/>
          <w:szCs w:val="21"/>
        </w:rPr>
        <w:t xml:space="preserve"> is called during screenshot, we can write following code to </w:t>
      </w:r>
      <w:ins w:id="35" w:author="user" w:date="2015-02-12T23:01:00Z">
        <w:r>
          <w:rPr>
            <w:rFonts w:ascii="Times New Roman"/>
            <w:sz w:val="21"/>
            <w:szCs w:val="21"/>
          </w:rPr>
          <w:t xml:space="preserve">verify </w:t>
        </w:r>
      </w:ins>
      <w:r>
        <w:rPr>
          <w:rFonts w:ascii="Times New Roman"/>
          <w:sz w:val="21"/>
          <w:szCs w:val="21"/>
        </w:rPr>
        <w:t>it</w:t>
      </w:r>
      <w:r w:rsidR="003C344D">
        <w:rPr>
          <w:rFonts w:ascii="Times New Roman" w:hint="eastAsia"/>
          <w:sz w:val="21"/>
          <w:szCs w:val="21"/>
        </w:rPr>
        <w:t>:</w:t>
      </w:r>
    </w:p>
    <w:p w14:paraId="199212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%hook SBScreenShotter</w:t>
      </w:r>
    </w:p>
    <w:p w14:paraId="13DE6D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(void)saveScreenshot:(BOOL)screenshot</w:t>
      </w:r>
    </w:p>
    <w:p w14:paraId="5722B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</w:p>
    <w:p w14:paraId="68E6C88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%orig; </w:t>
      </w:r>
    </w:p>
    <w:p w14:paraId="78A895A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NSLog(@"iOSRE: saveScreenshot: is called");</w:t>
      </w:r>
    </w:p>
    <w:p w14:paraId="7681E5A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0535A1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%end</w:t>
      </w:r>
    </w:p>
    <w:p w14:paraId="316F918C" w14:textId="2C51FD5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Set </w:t>
      </w:r>
      <w:r w:rsidR="007216A5">
        <w:rPr>
          <w:rFonts w:ascii="Times New Roman" w:hint="eastAsia"/>
          <w:sz w:val="21"/>
          <w:szCs w:val="21"/>
        </w:rPr>
        <w:t xml:space="preserve">the </w:t>
      </w:r>
      <w:r w:rsidR="00AE27F2">
        <w:rPr>
          <w:rFonts w:ascii="Times New Roman" w:hint="eastAsia"/>
          <w:sz w:val="21"/>
          <w:szCs w:val="21"/>
        </w:rPr>
        <w:t xml:space="preserve">tweak </w:t>
      </w:r>
      <w:r>
        <w:rPr>
          <w:rFonts w:ascii="Times New Roman"/>
          <w:sz w:val="21"/>
          <w:szCs w:val="21"/>
        </w:rPr>
        <w:t xml:space="preserve">filter to "com.apple.springboard", package it into deb </w:t>
      </w:r>
      <w:r w:rsidR="0048127A">
        <w:rPr>
          <w:rFonts w:ascii="Times New Roman" w:hint="eastAsia"/>
          <w:sz w:val="21"/>
          <w:szCs w:val="21"/>
        </w:rPr>
        <w:t>us</w:t>
      </w:r>
      <w:r w:rsidR="00A67B08">
        <w:rPr>
          <w:rFonts w:ascii="Times New Roman" w:hint="eastAsia"/>
          <w:sz w:val="21"/>
          <w:szCs w:val="21"/>
        </w:rPr>
        <w:t>i</w:t>
      </w:r>
      <w:r w:rsidR="0048127A">
        <w:rPr>
          <w:rFonts w:ascii="Times New Roman" w:hint="eastAsia"/>
          <w:sz w:val="21"/>
          <w:szCs w:val="21"/>
        </w:rPr>
        <w:t>ng</w:t>
      </w:r>
      <w:r>
        <w:rPr>
          <w:rFonts w:ascii="Times New Roman"/>
          <w:sz w:val="21"/>
          <w:szCs w:val="21"/>
        </w:rPr>
        <w:t xml:space="preserve"> Theos and in</w:t>
      </w:r>
      <w:r w:rsidR="009F7E7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tall it </w:t>
      </w:r>
      <w:r w:rsidR="003E34FD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iOS</w:t>
      </w:r>
      <w:r w:rsidR="004F48AD">
        <w:rPr>
          <w:rFonts w:ascii="Times New Roman" w:hint="eastAsia"/>
          <w:sz w:val="21"/>
          <w:szCs w:val="21"/>
        </w:rPr>
        <w:t xml:space="preserve">, then </w:t>
      </w:r>
      <w:r>
        <w:rPr>
          <w:rFonts w:ascii="Times New Roman"/>
          <w:sz w:val="21"/>
          <w:szCs w:val="21"/>
        </w:rPr>
        <w:t>respring. If you feel a bit rusty, don't worry</w:t>
      </w:r>
      <w:r w:rsidR="008A1A61">
        <w:rPr>
          <w:rFonts w:ascii="Times New Roman" w:hint="eastAsia"/>
          <w:sz w:val="21"/>
          <w:szCs w:val="21"/>
        </w:rPr>
        <w:t>, t</w:t>
      </w:r>
      <w:r w:rsidR="008A1A61">
        <w:rPr>
          <w:rFonts w:ascii="Times New Roman"/>
          <w:sz w:val="21"/>
          <w:szCs w:val="21"/>
        </w:rPr>
        <w:t>hat's normal</w:t>
      </w:r>
      <w:r w:rsidR="008A1A61">
        <w:rPr>
          <w:rFonts w:ascii="Times New Roman" w:hint="eastAsia"/>
          <w:sz w:val="21"/>
          <w:szCs w:val="21"/>
        </w:rPr>
        <w:t>;</w:t>
      </w:r>
      <w:r w:rsidR="008A1A61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hat we care about is stability rather than speed. After lock screen appears, press the home button and lock button at the same time to take </w:t>
      </w:r>
      <w:r w:rsidR="004741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screenshot and then ssh </w:t>
      </w:r>
      <w:r w:rsidR="008D14F8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to iOS to </w:t>
      </w:r>
      <w:r w:rsidR="00E86133">
        <w:rPr>
          <w:rFonts w:ascii="Times New Roman" w:hint="eastAsia"/>
          <w:sz w:val="21"/>
          <w:szCs w:val="21"/>
        </w:rPr>
        <w:t>view</w:t>
      </w:r>
      <w:r>
        <w:rPr>
          <w:rFonts w:ascii="Times New Roman"/>
          <w:sz w:val="21"/>
          <w:szCs w:val="21"/>
        </w:rPr>
        <w:t xml:space="preserve"> the </w:t>
      </w:r>
      <w:r w:rsidR="004B08F0">
        <w:rPr>
          <w:rFonts w:ascii="Times New Roman" w:hint="eastAsia"/>
          <w:sz w:val="21"/>
          <w:szCs w:val="21"/>
        </w:rPr>
        <w:t>sys</w:t>
      </w:r>
      <w:r>
        <w:rPr>
          <w:rFonts w:ascii="Times New Roman"/>
          <w:sz w:val="21"/>
          <w:szCs w:val="21"/>
        </w:rPr>
        <w:t>log</w:t>
      </w:r>
      <w:r w:rsidR="007413A2">
        <w:rPr>
          <w:rFonts w:ascii="Times New Roman" w:hint="eastAsia"/>
          <w:sz w:val="21"/>
          <w:szCs w:val="21"/>
        </w:rPr>
        <w:t>:</w:t>
      </w:r>
    </w:p>
    <w:p w14:paraId="202F7C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FunMaker-5:~ root# grep iOSRE: /var/log/syslog</w:t>
      </w:r>
    </w:p>
    <w:p w14:paraId="58C92A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Nov 24 16:22:06 FunMaker-5 SpringBoard[2765]: iOSRE: saveScreenshot: is called</w:t>
      </w:r>
    </w:p>
    <w:p w14:paraId="7B65FE1A" w14:textId="4EB5629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see that our message is shown in syslog, which means saveScreenshot</w:t>
      </w:r>
      <w:r w:rsidR="00583A3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is called during screenshot. </w:t>
      </w:r>
      <w:r w:rsidR="00AE40E6">
        <w:rPr>
          <w:rFonts w:ascii="Times New Roman" w:hint="eastAsia"/>
          <w:sz w:val="21"/>
          <w:szCs w:val="21"/>
        </w:rPr>
        <w:t xml:space="preserve">Since the method name is so </w:t>
      </w:r>
      <w:r w:rsidR="00AE40E6" w:rsidRPr="00AE40E6">
        <w:rPr>
          <w:rFonts w:ascii="Times New Roman"/>
          <w:sz w:val="21"/>
          <w:szCs w:val="21"/>
        </w:rPr>
        <w:t>explicit</w:t>
      </w:r>
      <w:r w:rsidR="00AE40E6">
        <w:rPr>
          <w:rFonts w:ascii="Times New Roman" w:hint="eastAsia"/>
          <w:sz w:val="21"/>
          <w:szCs w:val="21"/>
        </w:rPr>
        <w:t>, I</w:t>
      </w:r>
      <w:r>
        <w:rPr>
          <w:rFonts w:ascii="Times New Roman"/>
          <w:sz w:val="21"/>
          <w:szCs w:val="21"/>
        </w:rPr>
        <w:t xml:space="preserve"> think most of </w:t>
      </w:r>
      <w:r w:rsidR="00B46F54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still wonder can </w:t>
      </w:r>
      <w:r w:rsidR="00CB3239">
        <w:rPr>
          <w:rFonts w:ascii="Times New Roman" w:hint="eastAsia"/>
          <w:sz w:val="21"/>
          <w:szCs w:val="21"/>
        </w:rPr>
        <w:t xml:space="preserve">we really </w:t>
      </w:r>
      <w:r>
        <w:rPr>
          <w:rFonts w:ascii="Times New Roman"/>
          <w:sz w:val="21"/>
          <w:szCs w:val="21"/>
        </w:rPr>
        <w:t>take a screenshot by calling this method?</w:t>
      </w:r>
    </w:p>
    <w:p w14:paraId="23B07354" w14:textId="2BE7E24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iOS</w:t>
      </w:r>
      <w:r w:rsidR="008501A3">
        <w:rPr>
          <w:rFonts w:ascii="Times New Roman" w:hint="eastAsia"/>
          <w:sz w:val="21"/>
          <w:szCs w:val="21"/>
        </w:rPr>
        <w:t xml:space="preserve"> reverse engineering</w:t>
      </w:r>
      <w:r>
        <w:rPr>
          <w:rFonts w:ascii="Times New Roman"/>
          <w:sz w:val="21"/>
          <w:szCs w:val="21"/>
        </w:rPr>
        <w:t>, don't be afraid of your curiosity</w:t>
      </w:r>
      <w:r w:rsidR="00D3153C">
        <w:rPr>
          <w:rFonts w:ascii="Times New Roman" w:hint="eastAsia"/>
          <w:sz w:val="21"/>
          <w:szCs w:val="21"/>
        </w:rPr>
        <w:t>; t</w:t>
      </w:r>
      <w:r>
        <w:rPr>
          <w:rFonts w:ascii="Times New Roman"/>
          <w:sz w:val="21"/>
          <w:szCs w:val="21"/>
        </w:rPr>
        <w:t>ry Cycript to satisfy your curiosity.</w:t>
      </w:r>
    </w:p>
    <w:p w14:paraId="434517CF" w14:textId="77777777" w:rsidR="00977374" w:rsidRDefault="000D70B1">
      <w:pPr>
        <w:pStyle w:val="Heading4"/>
        <w:rPr>
          <w:sz w:val="28"/>
          <w:szCs w:val="28"/>
        </w:rPr>
      </w:pPr>
      <w:r>
        <w:rPr>
          <w:sz w:val="28"/>
          <w:szCs w:val="28"/>
        </w:rPr>
        <w:t>2. Cycript</w:t>
      </w:r>
    </w:p>
    <w:p w14:paraId="7B240E5A" w14:textId="1DC1908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Before I get to know Cycript, I use</w:t>
      </w:r>
      <w:r w:rsidR="00870989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Theos to test </w:t>
      </w:r>
      <w:r w:rsidR="00CA1293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For example, </w:t>
      </w:r>
      <w:r w:rsidR="00712194">
        <w:rPr>
          <w:rFonts w:ascii="Times New Roman" w:hint="eastAsia"/>
          <w:sz w:val="21"/>
          <w:szCs w:val="21"/>
        </w:rPr>
        <w:t>to test saveScreenshot:</w:t>
      </w:r>
      <w:r w:rsidR="00094D1C">
        <w:rPr>
          <w:rFonts w:ascii="Times New Roman"/>
          <w:sz w:val="21"/>
          <w:szCs w:val="21"/>
        </w:rPr>
        <w:t>, I might</w:t>
      </w:r>
      <w:r>
        <w:rPr>
          <w:rFonts w:ascii="Times New Roman"/>
          <w:sz w:val="21"/>
          <w:szCs w:val="21"/>
        </w:rPr>
        <w:t xml:space="preserve"> write a tweak as follows</w:t>
      </w:r>
      <w:r w:rsidR="00A94493">
        <w:rPr>
          <w:rFonts w:ascii="Times New Roman" w:hint="eastAsia"/>
          <w:sz w:val="21"/>
          <w:szCs w:val="21"/>
        </w:rPr>
        <w:t>:</w:t>
      </w:r>
    </w:p>
    <w:p w14:paraId="31478304" w14:textId="1195583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%hook SpringBoard</w:t>
      </w:r>
    </w:p>
    <w:p w14:paraId="1F79EE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(void)_menuButtonDown:(id)down</w:t>
      </w:r>
    </w:p>
    <w:p w14:paraId="23C7E08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</w:p>
    <w:p w14:paraId="45FCC8F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%orig;</w:t>
      </w:r>
    </w:p>
    <w:p w14:paraId="0DB7BC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SBScreenShotter *shotter = [%c(SBScreenShotter) sharedInstance];</w:t>
      </w:r>
    </w:p>
    <w:p w14:paraId="5CC54B23" w14:textId="3D69A9F3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[shotter saveScreenshot:YES]; //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For the argument here, I guess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s YES; </w:t>
      </w:r>
      <w:r w:rsidR="008331FD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later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we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ll see what happens if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s NO</w:t>
      </w:r>
      <w:r w:rsidR="005204B1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 </w:t>
      </w:r>
    </w:p>
    <w:p w14:paraId="17E062D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63DC0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%end </w:t>
      </w:r>
    </w:p>
    <w:p w14:paraId="56032FFE" w14:textId="1A88EE6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the tweak takes effect, press the home button and saveScreenShot</w:t>
      </w:r>
      <w:r w:rsidR="0055782E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will be called. Then </w:t>
      </w:r>
      <w:r w:rsidR="00EA4639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check whether there is a white flash on screen and whether there is a screenshot in your album. After that, </w:t>
      </w:r>
      <w:r w:rsidR="00C1094C">
        <w:rPr>
          <w:rFonts w:ascii="Times New Roman" w:hint="eastAsia"/>
          <w:sz w:val="21"/>
          <w:szCs w:val="21"/>
        </w:rPr>
        <w:t>uninstall</w:t>
      </w:r>
      <w:r>
        <w:rPr>
          <w:rFonts w:ascii="Times New Roman"/>
          <w:sz w:val="21"/>
          <w:szCs w:val="21"/>
        </w:rPr>
        <w:t xml:space="preserve"> the tweak in Cydia.</w:t>
      </w:r>
    </w:p>
    <w:p w14:paraId="7D2EC256" w14:textId="2371283B" w:rsidR="00977374" w:rsidRDefault="00E5338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This approach looked</w:t>
      </w:r>
      <w:r w:rsidR="000D70B1">
        <w:rPr>
          <w:rFonts w:ascii="Times New Roman"/>
          <w:sz w:val="21"/>
          <w:szCs w:val="21"/>
        </w:rPr>
        <w:t xml:space="preserve"> pretty simple before I use Cycript. However, after I</w:t>
      </w:r>
      <w:r w:rsidR="00351D8A">
        <w:rPr>
          <w:rFonts w:ascii="Times New Roman"/>
          <w:sz w:val="21"/>
          <w:szCs w:val="21"/>
        </w:rPr>
        <w:t>’</w:t>
      </w:r>
      <w:r w:rsidR="00351D8A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achieve</w:t>
      </w:r>
      <w:r w:rsidR="00351D8A">
        <w:rPr>
          <w:rFonts w:ascii="Times New Roman" w:hint="eastAsia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 xml:space="preserve"> the same goal with Cycript, how regretful I </w:t>
      </w:r>
      <w:r w:rsidR="009A23EC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that I </w:t>
      </w:r>
      <w:r w:rsidR="001672DF">
        <w:rPr>
          <w:rFonts w:ascii="Times New Roman" w:hint="eastAsia"/>
          <w:sz w:val="21"/>
          <w:szCs w:val="21"/>
        </w:rPr>
        <w:t>had</w:t>
      </w:r>
      <w:r w:rsidR="000D70B1">
        <w:rPr>
          <w:rFonts w:ascii="Times New Roman"/>
          <w:sz w:val="21"/>
          <w:szCs w:val="21"/>
        </w:rPr>
        <w:t xml:space="preserve"> wasted so much time.</w:t>
      </w:r>
    </w:p>
    <w:p w14:paraId="559B2D71" w14:textId="44637A5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usage of Cycript has </w:t>
      </w:r>
      <w:r w:rsidR="00090473">
        <w:rPr>
          <w:rFonts w:ascii="Times New Roman" w:hint="eastAsia"/>
          <w:sz w:val="21"/>
          <w:szCs w:val="21"/>
        </w:rPr>
        <w:t xml:space="preserve">already </w:t>
      </w:r>
      <w:r>
        <w:rPr>
          <w:rFonts w:ascii="Times New Roman"/>
          <w:sz w:val="21"/>
          <w:szCs w:val="21"/>
        </w:rPr>
        <w:t>been introduced in chapter</w:t>
      </w:r>
      <w:r w:rsidR="0072154B">
        <w:rPr>
          <w:rFonts w:ascii="Times New Roman" w:hint="eastAsia"/>
          <w:sz w:val="21"/>
          <w:szCs w:val="21"/>
        </w:rPr>
        <w:t xml:space="preserve"> 4</w:t>
      </w:r>
      <w:r>
        <w:rPr>
          <w:rFonts w:ascii="Times New Roman"/>
          <w:sz w:val="21"/>
          <w:szCs w:val="21"/>
        </w:rPr>
        <w:t xml:space="preserve">. Since SBScreenShotter is </w:t>
      </w:r>
      <w:r w:rsidR="000C141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class </w:t>
      </w:r>
      <w:r w:rsidR="0050746C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SpringBoard, we </w:t>
      </w:r>
      <w:r w:rsidR="006342B1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inject Cycript into SpringBoard and </w:t>
      </w:r>
      <w:r w:rsidR="00770340">
        <w:rPr>
          <w:rFonts w:ascii="Times New Roman"/>
          <w:sz w:val="21"/>
          <w:szCs w:val="21"/>
        </w:rPr>
        <w:t>call</w:t>
      </w:r>
      <w:r>
        <w:rPr>
          <w:rFonts w:ascii="Times New Roman"/>
          <w:sz w:val="21"/>
          <w:szCs w:val="21"/>
        </w:rPr>
        <w:t xml:space="preserve"> the method directly</w:t>
      </w:r>
      <w:r w:rsidR="00563009">
        <w:rPr>
          <w:rFonts w:ascii="Times New Roman" w:hint="eastAsia"/>
          <w:sz w:val="21"/>
          <w:szCs w:val="21"/>
        </w:rPr>
        <w:t xml:space="preserve"> to test it out</w:t>
      </w:r>
      <w:r>
        <w:rPr>
          <w:rFonts w:ascii="Times New Roman"/>
          <w:sz w:val="21"/>
          <w:szCs w:val="21"/>
        </w:rPr>
        <w:t xml:space="preserve">. </w:t>
      </w:r>
      <w:r w:rsidR="00B53145">
        <w:rPr>
          <w:rFonts w:ascii="Times New Roman" w:hint="eastAsia"/>
          <w:sz w:val="21"/>
          <w:szCs w:val="21"/>
        </w:rPr>
        <w:t>Unlike tweaks, Cycript doesn</w:t>
      </w:r>
      <w:r w:rsidR="00B53145">
        <w:rPr>
          <w:rFonts w:ascii="Times New Roman"/>
          <w:sz w:val="21"/>
          <w:szCs w:val="21"/>
        </w:rPr>
        <w:t>’</w:t>
      </w:r>
      <w:r w:rsidR="00B53145">
        <w:rPr>
          <w:rFonts w:ascii="Times New Roman" w:hint="eastAsia"/>
          <w:sz w:val="21"/>
          <w:szCs w:val="21"/>
        </w:rPr>
        <w:t>t ask for compilation and clearing up,</w:t>
      </w:r>
      <w:r>
        <w:rPr>
          <w:rFonts w:ascii="Times New Roman"/>
          <w:sz w:val="21"/>
          <w:szCs w:val="21"/>
        </w:rPr>
        <w:t xml:space="preserve"> </w:t>
      </w:r>
      <w:r w:rsidR="00FD25B5">
        <w:rPr>
          <w:rFonts w:ascii="Times New Roman" w:hint="eastAsia"/>
          <w:sz w:val="21"/>
          <w:szCs w:val="21"/>
        </w:rPr>
        <w:t xml:space="preserve">which saves </w:t>
      </w:r>
      <w:r w:rsidR="00497B16">
        <w:rPr>
          <w:rFonts w:ascii="Times New Roman" w:hint="eastAsia"/>
          <w:sz w:val="21"/>
          <w:szCs w:val="21"/>
        </w:rPr>
        <w:t xml:space="preserve">us </w:t>
      </w:r>
      <w:r w:rsidR="00FD25B5">
        <w:rPr>
          <w:rFonts w:ascii="Times New Roman" w:hint="eastAsia"/>
          <w:sz w:val="21"/>
          <w:szCs w:val="21"/>
        </w:rPr>
        <w:t>great amount of time</w:t>
      </w:r>
      <w:r w:rsidR="00497B16">
        <w:rPr>
          <w:rFonts w:ascii="Times New Roman" w:hint="eastAsia"/>
          <w:sz w:val="21"/>
          <w:szCs w:val="21"/>
        </w:rPr>
        <w:t>.</w:t>
      </w:r>
    </w:p>
    <w:p w14:paraId="3CE500CD" w14:textId="63407D0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ssh to iOS and then </w:t>
      </w:r>
      <w:r w:rsidR="00B77CB6">
        <w:rPr>
          <w:rFonts w:ascii="Times New Roman" w:hint="eastAsia"/>
          <w:sz w:val="21"/>
          <w:szCs w:val="21"/>
        </w:rPr>
        <w:t>execute</w:t>
      </w:r>
      <w:r>
        <w:rPr>
          <w:rFonts w:ascii="Times New Roman"/>
          <w:sz w:val="21"/>
          <w:szCs w:val="21"/>
        </w:rPr>
        <w:t xml:space="preserve"> </w:t>
      </w:r>
      <w:r w:rsidR="00B77CB6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command</w:t>
      </w:r>
      <w:r w:rsidR="00927828">
        <w:rPr>
          <w:rFonts w:ascii="Times New Roman" w:hint="eastAsia"/>
          <w:sz w:val="21"/>
          <w:szCs w:val="21"/>
        </w:rPr>
        <w:t>s</w:t>
      </w:r>
      <w:r w:rsidR="00B77CB6">
        <w:rPr>
          <w:rFonts w:ascii="Times New Roman" w:hint="eastAsia"/>
          <w:sz w:val="21"/>
          <w:szCs w:val="21"/>
        </w:rPr>
        <w:t>:</w:t>
      </w:r>
    </w:p>
    <w:p w14:paraId="385C7E0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FunMaker-5:~ root# cycript -p SpringBoard</w:t>
      </w:r>
    </w:p>
    <w:p w14:paraId="4F5ADBC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cy# [[SBScreenShotter sharedInstance] saveScreenshot:YES]</w:t>
      </w:r>
    </w:p>
    <w:p w14:paraId="1C71B037" w14:textId="1ED84039" w:rsidR="00977374" w:rsidRDefault="007E08C0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Do you</w:t>
      </w:r>
      <w:r w:rsidR="000D70B1">
        <w:rPr>
          <w:rFonts w:ascii="Times New Roman"/>
          <w:sz w:val="21"/>
          <w:szCs w:val="21"/>
        </w:rPr>
        <w:t xml:space="preserve"> see a white flash on your screen with </w:t>
      </w:r>
      <w:r w:rsidR="00A8747B">
        <w:rPr>
          <w:rFonts w:ascii="Times New Roman" w:hint="eastAsia"/>
          <w:sz w:val="21"/>
          <w:szCs w:val="21"/>
        </w:rPr>
        <w:t xml:space="preserve">a shutter </w:t>
      </w:r>
      <w:r w:rsidR="000D70B1">
        <w:rPr>
          <w:rFonts w:ascii="Times New Roman"/>
          <w:sz w:val="21"/>
          <w:szCs w:val="21"/>
        </w:rPr>
        <w:t>sound and a screenshot in your album</w:t>
      </w:r>
      <w:r w:rsidR="00CA497F">
        <w:rPr>
          <w:rFonts w:ascii="Times New Roman" w:hint="eastAsia"/>
          <w:sz w:val="21"/>
          <w:szCs w:val="21"/>
        </w:rPr>
        <w:t xml:space="preserve">, just like </w:t>
      </w:r>
      <w:r w:rsidR="00CA497F">
        <w:rPr>
          <w:rFonts w:ascii="Times New Roman"/>
          <w:sz w:val="21"/>
          <w:szCs w:val="21"/>
        </w:rPr>
        <w:t>pressing home button and lock button</w:t>
      </w:r>
      <w:r w:rsidR="00FD37E2">
        <w:rPr>
          <w:rFonts w:ascii="Times New Roman" w:hint="eastAsia"/>
          <w:sz w:val="21"/>
          <w:szCs w:val="21"/>
        </w:rPr>
        <w:t xml:space="preserve"> together</w:t>
      </w:r>
      <w:r w:rsidR="002B1E4B">
        <w:rPr>
          <w:rFonts w:ascii="Times New Roman" w:hint="eastAsia"/>
          <w:sz w:val="21"/>
          <w:szCs w:val="21"/>
        </w:rPr>
        <w:t>?</w:t>
      </w:r>
      <w:r w:rsidR="000D70B1">
        <w:rPr>
          <w:rFonts w:ascii="Times New Roman"/>
          <w:sz w:val="21"/>
          <w:szCs w:val="21"/>
        </w:rPr>
        <w:t xml:space="preserve"> </w:t>
      </w:r>
      <w:r w:rsidR="00480F88">
        <w:rPr>
          <w:rFonts w:ascii="Times New Roman" w:hint="eastAsia"/>
          <w:sz w:val="21"/>
          <w:szCs w:val="21"/>
        </w:rPr>
        <w:t>OK</w:t>
      </w:r>
      <w:r w:rsidR="000D70B1">
        <w:rPr>
          <w:rFonts w:ascii="Times New Roman"/>
          <w:sz w:val="21"/>
          <w:szCs w:val="21"/>
        </w:rPr>
        <w:t xml:space="preserve">, now we can make sure that calling this method manages to take a screenshot. To further satisfy our curiosity, press </w:t>
      </w:r>
      <w:r w:rsidR="00F0579F">
        <w:rPr>
          <w:rFonts w:ascii="Times New Roman" w:hint="eastAsia"/>
          <w:sz w:val="21"/>
          <w:szCs w:val="21"/>
        </w:rPr>
        <w:t xml:space="preserve">the </w:t>
      </w:r>
      <w:r w:rsidR="000D70B1">
        <w:rPr>
          <w:rFonts w:ascii="Times New Roman"/>
          <w:sz w:val="21"/>
          <w:szCs w:val="21"/>
        </w:rPr>
        <w:t xml:space="preserve">up key </w:t>
      </w:r>
      <w:r w:rsidR="00F0579F">
        <w:rPr>
          <w:rFonts w:ascii="Times New Roman" w:hint="eastAsia"/>
          <w:sz w:val="21"/>
          <w:szCs w:val="21"/>
        </w:rPr>
        <w:t>on keyboard to</w:t>
      </w:r>
      <w:r w:rsidR="000D70B1">
        <w:rPr>
          <w:rFonts w:ascii="Times New Roman"/>
          <w:sz w:val="21"/>
          <w:szCs w:val="21"/>
        </w:rPr>
        <w:t xml:space="preserve"> repeat the </w:t>
      </w:r>
      <w:r w:rsidR="00FB3788">
        <w:rPr>
          <w:rFonts w:ascii="Times New Roman" w:hint="eastAsia"/>
          <w:sz w:val="21"/>
          <w:szCs w:val="21"/>
        </w:rPr>
        <w:t>last</w:t>
      </w:r>
      <w:r w:rsidR="000D70B1">
        <w:rPr>
          <w:rFonts w:ascii="Times New Roman"/>
          <w:sz w:val="21"/>
          <w:szCs w:val="21"/>
        </w:rPr>
        <w:t xml:space="preserve"> </w:t>
      </w:r>
      <w:r w:rsidR="009C373C">
        <w:rPr>
          <w:rFonts w:ascii="Times New Roman" w:hint="eastAsia"/>
          <w:sz w:val="21"/>
          <w:szCs w:val="21"/>
        </w:rPr>
        <w:t xml:space="preserve">Cycript </w:t>
      </w:r>
      <w:r w:rsidR="000D70B1">
        <w:rPr>
          <w:rFonts w:ascii="Times New Roman"/>
          <w:sz w:val="21"/>
          <w:szCs w:val="21"/>
        </w:rPr>
        <w:t xml:space="preserve">command and change YES to No. What is the </w:t>
      </w:r>
      <w:r w:rsidR="00E40859">
        <w:rPr>
          <w:rFonts w:ascii="Times New Roman" w:hint="eastAsia"/>
          <w:sz w:val="21"/>
          <w:szCs w:val="21"/>
        </w:rPr>
        <w:t xml:space="preserve">execution </w:t>
      </w:r>
      <w:r w:rsidR="000D70B1">
        <w:rPr>
          <w:rFonts w:ascii="Times New Roman"/>
          <w:sz w:val="21"/>
          <w:szCs w:val="21"/>
        </w:rPr>
        <w:t>result? We will disclose the detail</w:t>
      </w:r>
      <w:r w:rsidR="00A26632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next </w:t>
      </w:r>
      <w:r w:rsidR="00E4685C">
        <w:rPr>
          <w:rFonts w:ascii="Times New Roman" w:hint="eastAsia"/>
          <w:sz w:val="21"/>
          <w:szCs w:val="21"/>
        </w:rPr>
        <w:t>section</w:t>
      </w:r>
      <w:r w:rsidR="000D70B1">
        <w:rPr>
          <w:rFonts w:ascii="Times New Roman"/>
          <w:sz w:val="21"/>
          <w:szCs w:val="21"/>
        </w:rPr>
        <w:t>.</w:t>
      </w:r>
    </w:p>
    <w:p w14:paraId="24A4354B" w14:textId="26D4C1DB" w:rsidR="00977374" w:rsidRPr="00664040" w:rsidRDefault="000D70B1" w:rsidP="00664040">
      <w:pPr>
        <w:pStyle w:val="Heading3"/>
        <w:rPr>
          <w:rFonts w:ascii="黑体" w:eastAsia="黑体" w:hAnsi="黑体" w:cs="黑体"/>
          <w:lang w:val="zh-TW" w:eastAsia="zh-TW"/>
        </w:rPr>
      </w:pPr>
      <w:r w:rsidRPr="00664040">
        <w:rPr>
          <w:rFonts w:ascii="黑体" w:eastAsia="黑体" w:hAnsi="黑体" w:cs="黑体"/>
          <w:lang w:val="zh-TW" w:eastAsia="zh-TW"/>
        </w:rPr>
        <w:t xml:space="preserve">5.2.5 Analyze </w:t>
      </w:r>
      <w:r w:rsidR="00664040">
        <w:rPr>
          <w:rFonts w:ascii="黑体" w:eastAsia="黑体" w:hAnsi="黑体" w:cs="黑体" w:hint="eastAsia"/>
          <w:lang w:val="zh-TW" w:eastAsia="zh-TW"/>
        </w:rPr>
        <w:t xml:space="preserve">method </w:t>
      </w:r>
      <w:r w:rsidR="00664040">
        <w:rPr>
          <w:rFonts w:ascii="黑体" w:eastAsia="黑体" w:hAnsi="黑体" w:cs="黑体"/>
          <w:lang w:val="zh-TW" w:eastAsia="zh-TW"/>
        </w:rPr>
        <w:t>arguments</w:t>
      </w:r>
    </w:p>
    <w:p w14:paraId="10632003" w14:textId="12C4FC88" w:rsidR="00977374" w:rsidRPr="002204EE" w:rsidRDefault="000D70B1" w:rsidP="002204EE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2204EE">
        <w:rPr>
          <w:rFonts w:ascii="Times New Roman"/>
          <w:sz w:val="21"/>
          <w:szCs w:val="21"/>
        </w:rPr>
        <w:t xml:space="preserve">In the above example, in spite of clear arguments and obvious name meanings, we still don't know </w:t>
      </w:r>
      <w:r w:rsidR="00B94F25">
        <w:rPr>
          <w:rFonts w:ascii="Times New Roman" w:hint="eastAsia"/>
          <w:sz w:val="21"/>
          <w:szCs w:val="21"/>
        </w:rPr>
        <w:t xml:space="preserve">whether </w:t>
      </w:r>
      <w:r w:rsidR="00B94F25" w:rsidRPr="002204EE">
        <w:rPr>
          <w:rFonts w:ascii="Times New Roman"/>
          <w:sz w:val="21"/>
          <w:szCs w:val="21"/>
        </w:rPr>
        <w:t xml:space="preserve">we should pass YES or </w:t>
      </w:r>
      <w:r w:rsidR="00FC226D">
        <w:rPr>
          <w:rFonts w:ascii="Times New Roman" w:hint="eastAsia"/>
          <w:sz w:val="21"/>
          <w:szCs w:val="21"/>
        </w:rPr>
        <w:t>NO</w:t>
      </w:r>
      <w:r w:rsidR="00B94F25" w:rsidRPr="002204EE">
        <w:rPr>
          <w:rFonts w:ascii="Times New Roman"/>
          <w:sz w:val="21"/>
          <w:szCs w:val="21"/>
        </w:rPr>
        <w:t xml:space="preserve"> </w:t>
      </w:r>
      <w:r w:rsidR="00B94F25">
        <w:rPr>
          <w:rFonts w:ascii="Times New Roman" w:hint="eastAsia"/>
          <w:sz w:val="21"/>
          <w:szCs w:val="21"/>
        </w:rPr>
        <w:t xml:space="preserve">to the </w:t>
      </w:r>
      <w:r w:rsidRPr="002204EE">
        <w:rPr>
          <w:rFonts w:ascii="Times New Roman"/>
          <w:sz w:val="21"/>
          <w:szCs w:val="21"/>
        </w:rPr>
        <w:t>argument</w:t>
      </w:r>
      <w:r w:rsidR="00DE5A3C">
        <w:rPr>
          <w:rFonts w:ascii="Times New Roman" w:hint="eastAsia"/>
          <w:sz w:val="21"/>
          <w:szCs w:val="21"/>
        </w:rPr>
        <w:t xml:space="preserve">, </w:t>
      </w:r>
      <w:r w:rsidR="0033767C">
        <w:rPr>
          <w:rFonts w:ascii="Times New Roman" w:hint="eastAsia"/>
          <w:sz w:val="21"/>
          <w:szCs w:val="21"/>
        </w:rPr>
        <w:t>so</w:t>
      </w:r>
      <w:r w:rsidR="00DE5A3C">
        <w:rPr>
          <w:rFonts w:ascii="Times New Roman" w:hint="eastAsia"/>
          <w:sz w:val="21"/>
          <w:szCs w:val="21"/>
        </w:rPr>
        <w:t xml:space="preserve"> we have to guess</w:t>
      </w:r>
      <w:r w:rsidR="00FA51F8">
        <w:rPr>
          <w:rFonts w:ascii="Times New Roman"/>
          <w:sz w:val="21"/>
          <w:szCs w:val="21"/>
        </w:rPr>
        <w:t>. By browsing the class-dump</w:t>
      </w:r>
      <w:r w:rsidRPr="002204EE">
        <w:rPr>
          <w:rFonts w:ascii="Times New Roman"/>
          <w:sz w:val="21"/>
          <w:szCs w:val="21"/>
        </w:rPr>
        <w:t xml:space="preserve"> header</w:t>
      </w:r>
      <w:r w:rsidR="00520255">
        <w:rPr>
          <w:rFonts w:ascii="Times New Roman" w:hint="eastAsia"/>
          <w:sz w:val="21"/>
          <w:szCs w:val="21"/>
        </w:rPr>
        <w:t>s</w:t>
      </w:r>
      <w:r w:rsidRPr="002204EE">
        <w:rPr>
          <w:rFonts w:ascii="Times New Roman"/>
          <w:sz w:val="21"/>
          <w:szCs w:val="21"/>
        </w:rPr>
        <w:t xml:space="preserve">, we can see that </w:t>
      </w:r>
      <w:r w:rsidR="00867B8D">
        <w:rPr>
          <w:rFonts w:ascii="Times New Roman"/>
          <w:sz w:val="21"/>
          <w:szCs w:val="21"/>
        </w:rPr>
        <w:t>most argument</w:t>
      </w:r>
      <w:r w:rsidR="00867B8D" w:rsidRPr="002204EE">
        <w:rPr>
          <w:rFonts w:ascii="Times New Roman"/>
          <w:sz w:val="21"/>
          <w:szCs w:val="21"/>
        </w:rPr>
        <w:t xml:space="preserve"> </w:t>
      </w:r>
      <w:r w:rsidRPr="002204EE">
        <w:rPr>
          <w:rFonts w:ascii="Times New Roman"/>
          <w:sz w:val="21"/>
          <w:szCs w:val="21"/>
        </w:rPr>
        <w:t>types are id, which is the generic type in Objective-C and is determined in r</w:t>
      </w:r>
      <w:r w:rsidR="00FA481A">
        <w:rPr>
          <w:rFonts w:ascii="Times New Roman"/>
          <w:sz w:val="21"/>
          <w:szCs w:val="21"/>
        </w:rPr>
        <w:t>untime. As a consequence, we ca</w:t>
      </w:r>
      <w:r w:rsidRPr="002204EE">
        <w:rPr>
          <w:rFonts w:ascii="Times New Roman"/>
          <w:sz w:val="21"/>
          <w:szCs w:val="21"/>
        </w:rPr>
        <w:t>n't even make any guess</w:t>
      </w:r>
      <w:r w:rsidR="00BD2828">
        <w:rPr>
          <w:rFonts w:ascii="Times New Roman" w:hint="eastAsia"/>
          <w:sz w:val="21"/>
          <w:szCs w:val="21"/>
        </w:rPr>
        <w:t>es</w:t>
      </w:r>
      <w:r w:rsidRPr="002204EE">
        <w:rPr>
          <w:rFonts w:ascii="Times New Roman"/>
          <w:sz w:val="21"/>
          <w:szCs w:val="21"/>
        </w:rPr>
        <w:t xml:space="preserve">. </w:t>
      </w:r>
      <w:r w:rsidR="007B44BF">
        <w:rPr>
          <w:rFonts w:ascii="Times New Roman" w:hint="eastAsia"/>
          <w:sz w:val="21"/>
          <w:szCs w:val="21"/>
        </w:rPr>
        <w:t xml:space="preserve">Starting from </w:t>
      </w:r>
      <w:r w:rsidR="008E188A">
        <w:rPr>
          <w:rFonts w:ascii="Times New Roman" w:hint="eastAsia"/>
          <w:sz w:val="21"/>
          <w:szCs w:val="21"/>
        </w:rPr>
        <w:t xml:space="preserve">getting </w:t>
      </w:r>
      <w:r w:rsidR="00A24185" w:rsidRPr="00A24185">
        <w:rPr>
          <w:rFonts w:ascii="Times New Roman"/>
          <w:sz w:val="21"/>
          <w:szCs w:val="21"/>
        </w:rPr>
        <w:t>inspiration</w:t>
      </w:r>
      <w:r w:rsidR="003F6377">
        <w:rPr>
          <w:rFonts w:ascii="Times New Roman" w:hint="eastAsia"/>
          <w:sz w:val="21"/>
          <w:szCs w:val="21"/>
        </w:rPr>
        <w:t>, w</w:t>
      </w:r>
      <w:r w:rsidR="00F3779F">
        <w:rPr>
          <w:rFonts w:ascii="Times New Roman"/>
          <w:sz w:val="21"/>
          <w:szCs w:val="21"/>
        </w:rPr>
        <w:t>e have overco</w:t>
      </w:r>
      <w:r w:rsidRPr="002204EE">
        <w:rPr>
          <w:rFonts w:ascii="Times New Roman"/>
          <w:sz w:val="21"/>
          <w:szCs w:val="21"/>
        </w:rPr>
        <w:t>me so many difficulties</w:t>
      </w:r>
      <w:r w:rsidR="00B51208">
        <w:rPr>
          <w:rFonts w:ascii="Times New Roman" w:hint="eastAsia"/>
          <w:sz w:val="21"/>
          <w:szCs w:val="21"/>
        </w:rPr>
        <w:t xml:space="preserve"> to reach arguments analyzing</w:t>
      </w:r>
      <w:r w:rsidRPr="002204EE">
        <w:rPr>
          <w:rFonts w:ascii="Times New Roman"/>
          <w:sz w:val="21"/>
          <w:szCs w:val="21"/>
        </w:rPr>
        <w:t xml:space="preserve">. Should we give up only one step away from the final success? No. Absolutely </w:t>
      </w:r>
      <w:r w:rsidR="007A7723">
        <w:rPr>
          <w:rFonts w:ascii="Times New Roman" w:hint="eastAsia"/>
          <w:sz w:val="21"/>
          <w:szCs w:val="21"/>
        </w:rPr>
        <w:t>no</w:t>
      </w:r>
      <w:r w:rsidRPr="002204EE">
        <w:rPr>
          <w:rFonts w:ascii="Times New Roman"/>
          <w:sz w:val="21"/>
          <w:szCs w:val="21"/>
        </w:rPr>
        <w:t>. We still have CydiaSubstrate and Theos.</w:t>
      </w:r>
    </w:p>
    <w:p w14:paraId="64B6C523" w14:textId="337E23F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Do you still remember how to judge when a method is called? Since we can print out a </w:t>
      </w:r>
      <w:r w:rsidR="00281BB2">
        <w:rPr>
          <w:rFonts w:ascii="Times New Roman" w:hint="eastAsia"/>
          <w:sz w:val="21"/>
          <w:szCs w:val="21"/>
        </w:rPr>
        <w:t>custom</w:t>
      </w:r>
      <w:r>
        <w:rPr>
          <w:rFonts w:ascii="Times New Roman"/>
          <w:sz w:val="21"/>
          <w:szCs w:val="21"/>
        </w:rPr>
        <w:t xml:space="preserve"> string, we can also print out ar</w:t>
      </w:r>
      <w:r w:rsidR="003C7E8D">
        <w:rPr>
          <w:rFonts w:ascii="Times New Roman"/>
          <w:sz w:val="21"/>
          <w:szCs w:val="21"/>
        </w:rPr>
        <w:t>guments of a method. A</w:t>
      </w:r>
      <w:r w:rsidR="003C7E8D">
        <w:rPr>
          <w:rFonts w:ascii="Times New Roman" w:hint="eastAsia"/>
          <w:sz w:val="21"/>
          <w:szCs w:val="21"/>
        </w:rPr>
        <w:t xml:space="preserve"> very useful</w:t>
      </w:r>
      <w:r w:rsidR="003C7E8D">
        <w:rPr>
          <w:rFonts w:ascii="Times New Roman"/>
          <w:sz w:val="21"/>
          <w:szCs w:val="21"/>
        </w:rPr>
        <w:t xml:space="preserve"> method</w:t>
      </w:r>
      <w:r w:rsidR="003C7E8D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AD044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description</w:t>
      </w:r>
      <w:r w:rsidR="00AD044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, can represent </w:t>
      </w:r>
      <w:r w:rsidR="002851C9">
        <w:rPr>
          <w:rFonts w:ascii="Times New Roman" w:hint="eastAsia"/>
          <w:sz w:val="21"/>
          <w:szCs w:val="21"/>
        </w:rPr>
        <w:t xml:space="preserve">the contents of </w:t>
      </w:r>
      <w:r>
        <w:rPr>
          <w:rFonts w:ascii="Times New Roman"/>
          <w:sz w:val="21"/>
          <w:szCs w:val="21"/>
        </w:rPr>
        <w:t>a</w:t>
      </w:r>
      <w:r w:rsidR="0040591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</w:t>
      </w:r>
      <w:r w:rsidR="002851C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NSString</w:t>
      </w:r>
      <w:r w:rsidR="002851C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object_getClassNam</w:t>
      </w:r>
      <w:r w:rsidR="006B7CEA">
        <w:rPr>
          <w:rFonts w:ascii="Times New Roman"/>
          <w:sz w:val="21"/>
          <w:szCs w:val="21"/>
        </w:rPr>
        <w:t>e</w:t>
      </w:r>
      <w:r>
        <w:rPr>
          <w:rFonts w:ascii="Times New Roman"/>
          <w:sz w:val="21"/>
          <w:szCs w:val="21"/>
        </w:rPr>
        <w:t xml:space="preserve"> is able to represent the class name of a</w:t>
      </w:r>
      <w:r w:rsidR="00774682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 </w:t>
      </w:r>
      <w:r w:rsidR="00D947D0">
        <w:rPr>
          <w:rFonts w:ascii="Times New Roman" w:hint="eastAsia"/>
          <w:sz w:val="21"/>
          <w:szCs w:val="21"/>
        </w:rPr>
        <w:t>char</w:t>
      </w:r>
      <w:r w:rsidR="00BF344D">
        <w:rPr>
          <w:rFonts w:ascii="Times New Roman" w:hint="eastAsia"/>
          <w:sz w:val="21"/>
          <w:szCs w:val="21"/>
        </w:rPr>
        <w:t>*</w:t>
      </w:r>
      <w:r>
        <w:rPr>
          <w:rFonts w:ascii="Times New Roman"/>
          <w:sz w:val="21"/>
          <w:szCs w:val="21"/>
        </w:rPr>
        <w:t xml:space="preserve">. These two representations can be printed out by %@ and %s respectively and as a result, we will be given enough information for analyzing arguments. For </w:t>
      </w:r>
      <w:r w:rsidR="00A17A8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above screenshot example, </w:t>
      </w:r>
      <w:r w:rsidR="00EC05B0">
        <w:rPr>
          <w:rFonts w:ascii="Times New Roman" w:hint="eastAsia"/>
          <w:sz w:val="21"/>
          <w:szCs w:val="21"/>
        </w:rPr>
        <w:t xml:space="preserve">whether </w:t>
      </w:r>
      <w:r>
        <w:rPr>
          <w:rFonts w:ascii="Times New Roman"/>
          <w:sz w:val="21"/>
          <w:szCs w:val="21"/>
        </w:rPr>
        <w:t xml:space="preserve">the argument </w:t>
      </w:r>
      <w:r w:rsidR="002D3638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saveScreenShot:</w:t>
      </w:r>
      <w:r w:rsidR="000A74D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is </w:t>
      </w:r>
      <w:r w:rsidR="00993C89">
        <w:rPr>
          <w:rFonts w:ascii="Times New Roman" w:hint="eastAsia"/>
          <w:sz w:val="21"/>
          <w:szCs w:val="21"/>
        </w:rPr>
        <w:t>YES</w:t>
      </w:r>
      <w:r>
        <w:rPr>
          <w:rFonts w:ascii="Times New Roman"/>
          <w:sz w:val="21"/>
          <w:szCs w:val="21"/>
        </w:rPr>
        <w:t xml:space="preserve"> or </w:t>
      </w:r>
      <w:r w:rsidR="00993C89">
        <w:rPr>
          <w:rFonts w:ascii="Times New Roman" w:hint="eastAsia"/>
          <w:sz w:val="21"/>
          <w:szCs w:val="21"/>
        </w:rPr>
        <w:t>NO</w:t>
      </w:r>
      <w:r>
        <w:rPr>
          <w:rFonts w:ascii="Times New Roman"/>
          <w:sz w:val="21"/>
          <w:szCs w:val="21"/>
        </w:rPr>
        <w:t xml:space="preserve"> just </w:t>
      </w:r>
      <w:r w:rsidR="007A79AC">
        <w:rPr>
          <w:rFonts w:ascii="Times New Roman" w:hint="eastAsia"/>
          <w:sz w:val="21"/>
          <w:szCs w:val="21"/>
        </w:rPr>
        <w:t>determines</w:t>
      </w:r>
      <w:r>
        <w:rPr>
          <w:rFonts w:ascii="Times New Roman"/>
          <w:sz w:val="21"/>
          <w:szCs w:val="21"/>
        </w:rPr>
        <w:t xml:space="preserve"> whe</w:t>
      </w:r>
      <w:r w:rsidR="005B1994">
        <w:rPr>
          <w:rFonts w:ascii="Times New Roman"/>
          <w:sz w:val="21"/>
          <w:szCs w:val="21"/>
        </w:rPr>
        <w:t>ther there is a white flash on s</w:t>
      </w:r>
      <w:r>
        <w:rPr>
          <w:rFonts w:ascii="Times New Roman"/>
          <w:sz w:val="21"/>
          <w:szCs w:val="21"/>
        </w:rPr>
        <w:t>creen. According to this clue, we can very soon locate the suspicious SBScreenFlash class</w:t>
      </w:r>
      <w:r w:rsidR="002902E1">
        <w:rPr>
          <w:rFonts w:ascii="Times New Roman" w:hint="eastAsia"/>
          <w:sz w:val="21"/>
          <w:szCs w:val="21"/>
        </w:rPr>
        <w:t>, which contains</w:t>
      </w:r>
      <w:r>
        <w:rPr>
          <w:rFonts w:ascii="Times New Roman"/>
          <w:sz w:val="21"/>
          <w:szCs w:val="21"/>
        </w:rPr>
        <w:t xml:space="preserve"> a very interesting method flashColor</w:t>
      </w:r>
      <w:r w:rsidR="00217CC1">
        <w:rPr>
          <w:rFonts w:ascii="Times New Roman" w:hint="eastAsia"/>
          <w:sz w:val="21"/>
          <w:szCs w:val="21"/>
        </w:rPr>
        <w:t>:withCompletion:</w:t>
      </w:r>
      <w:r>
        <w:rPr>
          <w:rFonts w:ascii="Times New Roman"/>
          <w:sz w:val="21"/>
          <w:szCs w:val="21"/>
        </w:rPr>
        <w:t>. We know that the flash can be enabled or not, is there also any poss</w:t>
      </w:r>
      <w:r w:rsidR="00686FB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bilities for us to change the flash color? Let's write the following code to </w:t>
      </w:r>
      <w:r w:rsidR="00AD26F2">
        <w:rPr>
          <w:rFonts w:ascii="Times New Roman" w:hint="eastAsia"/>
          <w:sz w:val="21"/>
          <w:szCs w:val="21"/>
        </w:rPr>
        <w:t>satisfy</w:t>
      </w:r>
      <w:r>
        <w:rPr>
          <w:rFonts w:ascii="Times New Roman"/>
          <w:sz w:val="21"/>
          <w:szCs w:val="21"/>
        </w:rPr>
        <w:t xml:space="preserve"> our curiosity.</w:t>
      </w:r>
    </w:p>
    <w:p w14:paraId="52B5C0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%hook SBScreenFlash </w:t>
      </w:r>
    </w:p>
    <w:p w14:paraId="21B476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(void)flashColor:(id)arg1 withCompletion:(id)arg2</w:t>
      </w:r>
    </w:p>
    <w:p w14:paraId="2321275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</w:p>
    <w:p w14:paraId="49EFEA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%orig; </w:t>
      </w:r>
    </w:p>
    <w:p w14:paraId="14018163" w14:textId="40595DC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NSLog(@"iOSRE: flashColor: %s, %@", object_getClassName(arg1), arg1); // [arg1 description] 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can be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replaced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by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Pr="00F44660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arg1</w:t>
      </w:r>
    </w:p>
    <w:p w14:paraId="18CD7D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E4F67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%end</w:t>
      </w:r>
    </w:p>
    <w:p w14:paraId="769361DA" w14:textId="77E0358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We present it here as an exercise for </w:t>
      </w:r>
      <w:r w:rsidR="0003618C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to rewrite it </w:t>
      </w:r>
      <w:r w:rsidR="00601508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a tweak.</w:t>
      </w:r>
    </w:p>
    <w:p w14:paraId="06C8C111" w14:textId="51B17B6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you install the tweak, respring once and take a screenshot. Then ssh to iOS to check the syslog again, you should find information as follows:</w:t>
      </w:r>
    </w:p>
    <w:p w14:paraId="5EA368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FunMaker-5:~ root# grep iOSRE: /var/log/syslog</w:t>
      </w:r>
    </w:p>
    <w:p w14:paraId="3DE990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Nov 24 16:40:33 FunMaker-5 SpringBoard[2926]: iOSRE: flashColor: UICachedDeviceWhiteColor, UIDeviceWhiteColorSpace 1 1</w:t>
      </w:r>
    </w:p>
    <w:p w14:paraId="0732B2B3" w14:textId="6B0547D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ins w:id="36" w:author="user" w:date="2015-02-12T23:02:00Z">
        <w:r>
          <w:rPr>
            <w:rFonts w:ascii="Times New Roman"/>
            <w:sz w:val="21"/>
            <w:szCs w:val="21"/>
          </w:rPr>
          <w:t xml:space="preserve">It </w:t>
        </w:r>
      </w:ins>
      <w:r>
        <w:rPr>
          <w:rFonts w:ascii="Times New Roman"/>
          <w:sz w:val="21"/>
          <w:szCs w:val="21"/>
        </w:rPr>
        <w:t xml:space="preserve">can be seen that </w:t>
      </w:r>
      <w:r w:rsidR="00E82F63">
        <w:rPr>
          <w:rFonts w:ascii="Times New Roman" w:hint="eastAsia"/>
          <w:sz w:val="21"/>
          <w:szCs w:val="21"/>
        </w:rPr>
        <w:t xml:space="preserve">flash </w:t>
      </w:r>
      <w:r>
        <w:rPr>
          <w:rFonts w:ascii="Times New Roman"/>
          <w:sz w:val="21"/>
          <w:szCs w:val="21"/>
        </w:rPr>
        <w:t xml:space="preserve">color is an object </w:t>
      </w:r>
      <w:r w:rsidR="002A468E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type UICachedDeviceWhiteColor and its description is "UIDevice WhiteColorSpace 1</w:t>
      </w:r>
      <w:r w:rsidR="00D040BB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1". According to the </w:t>
      </w:r>
      <w:r w:rsidR="00FB4D80">
        <w:rPr>
          <w:rFonts w:ascii="Times New Roman" w:hint="eastAsia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>naming convention</w:t>
      </w:r>
      <w:r w:rsidR="004A1EA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UICachedDeviceWhiteColor is a class in UIKit, but we cannot find </w:t>
      </w:r>
      <w:r w:rsidR="006A5B5A">
        <w:rPr>
          <w:rFonts w:ascii="Times New Roman" w:hint="eastAsia"/>
          <w:sz w:val="21"/>
          <w:szCs w:val="21"/>
        </w:rPr>
        <w:t xml:space="preserve">it </w:t>
      </w:r>
      <w:r>
        <w:rPr>
          <w:rFonts w:ascii="Times New Roman"/>
          <w:sz w:val="21"/>
          <w:szCs w:val="21"/>
        </w:rPr>
        <w:t xml:space="preserve">in the </w:t>
      </w:r>
      <w:r w:rsidR="003C676C">
        <w:rPr>
          <w:rFonts w:ascii="Times New Roman" w:hint="eastAsia"/>
          <w:sz w:val="21"/>
          <w:szCs w:val="21"/>
        </w:rPr>
        <w:t>document</w:t>
      </w:r>
      <w:r w:rsidR="008B7455">
        <w:rPr>
          <w:rFonts w:ascii="Times New Roman" w:hint="eastAsia"/>
          <w:sz w:val="21"/>
          <w:szCs w:val="21"/>
        </w:rPr>
        <w:t>, meaning</w:t>
      </w:r>
      <w:r>
        <w:rPr>
          <w:rFonts w:ascii="Times New Roman"/>
          <w:sz w:val="21"/>
          <w:szCs w:val="21"/>
        </w:rPr>
        <w:t xml:space="preserve"> it is a private class. </w:t>
      </w:r>
      <w:r w:rsidR="0057200C">
        <w:rPr>
          <w:rFonts w:ascii="Times New Roman" w:hint="eastAsia"/>
          <w:sz w:val="21"/>
          <w:szCs w:val="21"/>
        </w:rPr>
        <w:t>C</w:t>
      </w:r>
      <w:r w:rsidR="00924B5A">
        <w:rPr>
          <w:rFonts w:ascii="Times New Roman" w:hint="eastAsia"/>
          <w:sz w:val="21"/>
          <w:szCs w:val="21"/>
        </w:rPr>
        <w:t xml:space="preserve">lass-dump UIKit and </w:t>
      </w:r>
      <w:r w:rsidR="0078260C">
        <w:rPr>
          <w:rFonts w:ascii="Times New Roman" w:hint="eastAsia"/>
          <w:sz w:val="21"/>
          <w:szCs w:val="21"/>
        </w:rPr>
        <w:t xml:space="preserve">then </w:t>
      </w:r>
      <w:r w:rsidR="00924B5A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UICachedDeviceWh</w:t>
      </w:r>
      <w:r w:rsidR="00075086">
        <w:rPr>
          <w:rFonts w:ascii="Times New Roman"/>
          <w:sz w:val="21"/>
          <w:szCs w:val="21"/>
        </w:rPr>
        <w:t>iteColor</w:t>
      </w:r>
      <w:r w:rsidR="00924B5A">
        <w:rPr>
          <w:rFonts w:ascii="Times New Roman" w:hint="eastAsia"/>
          <w:sz w:val="21"/>
          <w:szCs w:val="21"/>
        </w:rPr>
        <w:t>.h</w:t>
      </w:r>
      <w:r w:rsidR="00D70CCF">
        <w:rPr>
          <w:rFonts w:ascii="Times New Roman" w:hint="eastAsia"/>
          <w:sz w:val="21"/>
          <w:szCs w:val="21"/>
        </w:rPr>
        <w:t>:</w:t>
      </w:r>
    </w:p>
    <w:p w14:paraId="39DC67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@interface UICachedDeviceWhiteColor : UIDeviceWhiteColor</w:t>
      </w:r>
    </w:p>
    <w:p w14:paraId="578B9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20B5D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8FCDFB6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81F20D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(void)_forceDealloc;</w:t>
      </w:r>
    </w:p>
    <w:p w14:paraId="2D3C66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(void)dealloc;</w:t>
      </w:r>
    </w:p>
    <w:p w14:paraId="012D4B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(id)copy;</w:t>
      </w:r>
    </w:p>
    <w:p w14:paraId="41AE8C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(id)copyWithZone:(struct _NSZone *)arg1;</w:t>
      </w:r>
    </w:p>
    <w:p w14:paraId="6058DD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(id)autorelease;</w:t>
      </w:r>
    </w:p>
    <w:p w14:paraId="4C31F7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(BOOL)retainWeakReference;</w:t>
      </w:r>
    </w:p>
    <w:p w14:paraId="34004A1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(BOOL)allowsWeakReference;</w:t>
      </w:r>
    </w:p>
    <w:p w14:paraId="0A2605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(unsigned int)retainCount;</w:t>
      </w:r>
    </w:p>
    <w:p w14:paraId="6FBE45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(id)retain;</w:t>
      </w:r>
    </w:p>
    <w:p w14:paraId="717138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(oneway void)release;</w:t>
      </w:r>
    </w:p>
    <w:p w14:paraId="1F8F70E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CEB92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@end</w:t>
      </w:r>
    </w:p>
    <w:p w14:paraId="423C0280" w14:textId="48E947C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It inherits from UIDeviceWhiteColor, so let's continue </w:t>
      </w:r>
      <w:r w:rsidR="00513DBE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UIDeviceWhiteColor.h</w:t>
      </w:r>
      <w:r w:rsidR="00CB774D">
        <w:rPr>
          <w:rFonts w:ascii="Times New Roman" w:hint="eastAsia"/>
          <w:sz w:val="21"/>
          <w:szCs w:val="21"/>
        </w:rPr>
        <w:t>:</w:t>
      </w:r>
    </w:p>
    <w:p w14:paraId="1338B3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@interface UIDeviceWhiteColor : UIColor</w:t>
      </w:r>
    </w:p>
    <w:p w14:paraId="013CCF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14F26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float whiteComponent;</w:t>
      </w:r>
    </w:p>
    <w:p w14:paraId="324E66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float alphaComponent;</w:t>
      </w:r>
    </w:p>
    <w:p w14:paraId="04B13C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struct CGColor *cachedColor;</w:t>
      </w:r>
    </w:p>
    <w:p w14:paraId="1E63F1B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long cachedColorOnceToken;</w:t>
      </w:r>
    </w:p>
    <w:p w14:paraId="7B3BD1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0E4EF47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9BC4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(BOOL)getHue:(float *)arg1 saturation:(float *)arg2 brightness:(float *)arg3 alpha:(float *)arg4;</w:t>
      </w:r>
    </w:p>
    <w:p w14:paraId="38402A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(BOOL)getRed:(float *)arg1 green:(float *)arg2 blue:(float *)arg3 alpha:(float *)arg4;</w:t>
      </w:r>
    </w:p>
    <w:p w14:paraId="10AED7D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(BOOL)getWhite:(float *)arg1 alpha:(float *)arg2;</w:t>
      </w:r>
    </w:p>
    <w:p w14:paraId="1E9A5B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(float)alphaComponent;</w:t>
      </w:r>
    </w:p>
    <w:p w14:paraId="22B5DB0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(struct CGColor *)CGColor;</w:t>
      </w:r>
    </w:p>
    <w:p w14:paraId="35A164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(unsigned int)hash;</w:t>
      </w:r>
    </w:p>
    <w:p w14:paraId="0B9885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(BOOL)isEqual:(id)arg1;</w:t>
      </w:r>
    </w:p>
    <w:p w14:paraId="7549F9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(id)description;</w:t>
      </w:r>
    </w:p>
    <w:p w14:paraId="3205CD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(id)colorSpaceName;</w:t>
      </w:r>
    </w:p>
    <w:p w14:paraId="23AB1C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(void)setStroke;</w:t>
      </w:r>
    </w:p>
    <w:p w14:paraId="766773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(void)setFill;</w:t>
      </w:r>
    </w:p>
    <w:p w14:paraId="79B5B5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(void)set;</w:t>
      </w:r>
    </w:p>
    <w:p w14:paraId="4B03D2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(id)colorWithAlphaComponent:(float)arg1;</w:t>
      </w:r>
    </w:p>
    <w:p w14:paraId="6CA963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(struct CGColor *)_createCGColorWithAlpha:(float)arg1;</w:t>
      </w:r>
    </w:p>
    <w:p w14:paraId="3951233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(id)copyWithZone:(struct _NSZone *)arg1;</w:t>
      </w:r>
    </w:p>
    <w:p w14:paraId="78C162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(void)dealloc;</w:t>
      </w:r>
    </w:p>
    <w:p w14:paraId="2DFB20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(id)initWithCGColor:(struct CGColor *)arg1;</w:t>
      </w:r>
    </w:p>
    <w:p w14:paraId="161751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(id)initWithWhite:(float)arg1 alpha:(float)arg2;</w:t>
      </w:r>
    </w:p>
    <w:p w14:paraId="17AC261D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423EDB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@end</w:t>
      </w:r>
    </w:p>
    <w:p w14:paraId="7F38BAB2" w14:textId="731EEBC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UIDeviceWhiteColor inherits from UIColor. Since UIColor is a public class, </w:t>
      </w:r>
      <w:ins w:id="37" w:author="user" w:date="2015-02-12T23:03:00Z">
        <w:r>
          <w:rPr>
            <w:rFonts w:ascii="Times New Roman"/>
            <w:sz w:val="21"/>
            <w:szCs w:val="21"/>
          </w:rPr>
          <w:t>stop our analysis at this level is enough for us to get the result.</w:t>
        </w:r>
      </w:ins>
      <w:r w:rsidR="004222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For other </w:t>
      </w:r>
      <w:r w:rsidR="009F781D">
        <w:rPr>
          <w:rFonts w:ascii="Times New Roman" w:hint="eastAsia"/>
          <w:sz w:val="21"/>
          <w:szCs w:val="21"/>
        </w:rPr>
        <w:t xml:space="preserve">id type </w:t>
      </w:r>
      <w:r>
        <w:rPr>
          <w:rFonts w:ascii="Times New Roman"/>
          <w:sz w:val="21"/>
          <w:szCs w:val="21"/>
        </w:rPr>
        <w:t xml:space="preserve">arguments, we can </w:t>
      </w:r>
      <w:ins w:id="38" w:author="user" w:date="2015-02-12T23:02:00Z">
        <w:r>
          <w:rPr>
            <w:rFonts w:ascii="Times New Roman"/>
            <w:sz w:val="21"/>
            <w:szCs w:val="21"/>
          </w:rPr>
          <w:t xml:space="preserve">apply </w:t>
        </w:r>
      </w:ins>
      <w:r>
        <w:rPr>
          <w:rFonts w:ascii="Times New Roman"/>
          <w:sz w:val="21"/>
          <w:szCs w:val="21"/>
        </w:rPr>
        <w:t>the same solution.</w:t>
      </w:r>
    </w:p>
    <w:p w14:paraId="660755B2" w14:textId="0F1BD9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we </w:t>
      </w:r>
      <w:ins w:id="39" w:author="user" w:date="2015-02-12T23:03:00Z">
        <w:r>
          <w:rPr>
            <w:rFonts w:ascii="Times New Roman"/>
            <w:sz w:val="21"/>
            <w:szCs w:val="21"/>
          </w:rPr>
          <w:t xml:space="preserve">have </w:t>
        </w:r>
      </w:ins>
      <w:r>
        <w:rPr>
          <w:rFonts w:ascii="Times New Roman"/>
          <w:sz w:val="21"/>
          <w:szCs w:val="21"/>
        </w:rPr>
        <w:t>know</w:t>
      </w:r>
      <w:ins w:id="40" w:author="user" w:date="2015-02-12T23:03:00Z">
        <w:r>
          <w:rPr>
            <w:rFonts w:ascii="Times New Roman"/>
            <w:sz w:val="21"/>
            <w:szCs w:val="21"/>
          </w:rPr>
          <w:t>n</w:t>
        </w:r>
      </w:ins>
      <w:r>
        <w:rPr>
          <w:rFonts w:ascii="Times New Roman"/>
          <w:sz w:val="21"/>
          <w:szCs w:val="21"/>
        </w:rPr>
        <w:t xml:space="preserve"> the effect of calling a method and analyze</w:t>
      </w:r>
      <w:r w:rsidR="00BE270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its arguments, we can write our own documents. I suggest </w:t>
      </w:r>
      <w:r w:rsidR="0062689B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make some simple notes on the analysis results of </w:t>
      </w:r>
      <w:r w:rsidR="00A40B86">
        <w:rPr>
          <w:rFonts w:ascii="Times New Roman" w:hint="eastAsia"/>
          <w:sz w:val="21"/>
          <w:szCs w:val="21"/>
        </w:rPr>
        <w:t xml:space="preserve">private </w:t>
      </w:r>
      <w:r>
        <w:rPr>
          <w:rFonts w:ascii="Times New Roman"/>
          <w:sz w:val="21"/>
          <w:szCs w:val="21"/>
        </w:rPr>
        <w:t xml:space="preserve">methods so that you can recall it quickly next time you use </w:t>
      </w:r>
      <w:r w:rsidR="0064094F">
        <w:rPr>
          <w:rFonts w:ascii="Times New Roman" w:hint="eastAsia"/>
          <w:sz w:val="21"/>
          <w:szCs w:val="21"/>
        </w:rPr>
        <w:t>the same</w:t>
      </w:r>
      <w:r w:rsidR="00F40EA0">
        <w:rPr>
          <w:rFonts w:ascii="Times New Roman" w:hint="eastAsia"/>
          <w:sz w:val="21"/>
          <w:szCs w:val="21"/>
        </w:rPr>
        <w:t xml:space="preserve"> private method</w:t>
      </w:r>
      <w:r>
        <w:rPr>
          <w:rFonts w:ascii="Times New Roman"/>
          <w:sz w:val="21"/>
          <w:szCs w:val="21"/>
        </w:rPr>
        <w:t>.</w:t>
      </w:r>
    </w:p>
    <w:p w14:paraId="4C99AFB5" w14:textId="4DC37BD0" w:rsidR="00977374" w:rsidRDefault="001751C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Next</w:t>
      </w:r>
      <w:r w:rsidR="008D2A61">
        <w:rPr>
          <w:rFonts w:ascii="Times New Roman"/>
          <w:sz w:val="21"/>
          <w:szCs w:val="21"/>
        </w:rPr>
        <w:t>, let</w:t>
      </w:r>
      <w:r w:rsidR="008D2A61">
        <w:rPr>
          <w:rFonts w:ascii="Times New Roman"/>
          <w:sz w:val="21"/>
          <w:szCs w:val="21"/>
        </w:rPr>
        <w:t>’</w:t>
      </w:r>
      <w:r w:rsidR="008D2A61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use Cycript to test this method and see what effect it is when we pass [UIColor magentaColor] as </w:t>
      </w:r>
      <w:r w:rsidR="00C02084">
        <w:rPr>
          <w:rFonts w:ascii="Times New Roman" w:hint="eastAsia"/>
          <w:sz w:val="21"/>
          <w:szCs w:val="21"/>
        </w:rPr>
        <w:t>the</w:t>
      </w:r>
      <w:r w:rsidR="000D70B1">
        <w:rPr>
          <w:rFonts w:ascii="Times New Roman"/>
          <w:sz w:val="21"/>
          <w:szCs w:val="21"/>
        </w:rPr>
        <w:t xml:space="preserve"> argument.</w:t>
      </w:r>
    </w:p>
    <w:p w14:paraId="3EF6988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FunMaker-5:~ root# cycript -p SpringBoard</w:t>
      </w:r>
    </w:p>
    <w:p w14:paraId="1545805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cy# [[SBScreenFlash mainScreenFlasher] flashColor:[UIColor magentaColor] withCompletion:nil]</w:t>
      </w:r>
    </w:p>
    <w:p w14:paraId="3C828ACF" w14:textId="70F64ECE" w:rsidR="00977374" w:rsidRPr="00FF4B19" w:rsidRDefault="000D70B1" w:rsidP="00FF4B19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FF4B19">
        <w:rPr>
          <w:rFonts w:ascii="Times New Roman"/>
          <w:sz w:val="21"/>
          <w:szCs w:val="21"/>
        </w:rPr>
        <w:t xml:space="preserve">A magenta flash scatters on the screen and it is </w:t>
      </w:r>
      <w:ins w:id="41" w:author="user" w:date="2015-02-12T23:04:00Z">
        <w:r w:rsidRPr="00FF4B19">
          <w:rPr>
            <w:rFonts w:ascii="Times New Roman"/>
            <w:sz w:val="21"/>
            <w:szCs w:val="21"/>
          </w:rPr>
          <w:t xml:space="preserve">much </w:t>
        </w:r>
      </w:ins>
      <w:ins w:id="42" w:author="user" w:date="2015-02-12T23:03:00Z">
        <w:r w:rsidRPr="00FF4B19">
          <w:rPr>
            <w:rFonts w:ascii="Times New Roman"/>
            <w:sz w:val="21"/>
            <w:szCs w:val="21"/>
          </w:rPr>
          <w:t>cool</w:t>
        </w:r>
      </w:ins>
      <w:r w:rsidR="00FF5146">
        <w:rPr>
          <w:rFonts w:ascii="Times New Roman" w:hint="eastAsia"/>
          <w:sz w:val="21"/>
          <w:szCs w:val="21"/>
        </w:rPr>
        <w:t>er</w:t>
      </w:r>
      <w:ins w:id="43" w:author="user" w:date="2015-02-12T23:03:00Z">
        <w:r w:rsidRPr="00FF4B19">
          <w:rPr>
            <w:rFonts w:ascii="Times New Roman"/>
            <w:sz w:val="21"/>
            <w:szCs w:val="21"/>
          </w:rPr>
          <w:t xml:space="preserve"> </w:t>
        </w:r>
      </w:ins>
      <w:r w:rsidRPr="00FF4B19">
        <w:rPr>
          <w:rFonts w:ascii="Times New Roman"/>
          <w:sz w:val="21"/>
          <w:szCs w:val="21"/>
        </w:rPr>
        <w:t xml:space="preserve">than the original white </w:t>
      </w:r>
      <w:r w:rsidR="007F30A2">
        <w:rPr>
          <w:rFonts w:ascii="Times New Roman" w:hint="eastAsia"/>
          <w:sz w:val="21"/>
          <w:szCs w:val="21"/>
        </w:rPr>
        <w:t>flash</w:t>
      </w:r>
      <w:r w:rsidRPr="00FF4B19">
        <w:rPr>
          <w:rFonts w:ascii="Times New Roman"/>
          <w:sz w:val="21"/>
          <w:szCs w:val="21"/>
        </w:rPr>
        <w:t xml:space="preserve">. Check the album and we don't find </w:t>
      </w:r>
      <w:r w:rsidR="0025598C">
        <w:rPr>
          <w:rFonts w:ascii="Times New Roman" w:hint="eastAsia"/>
          <w:sz w:val="21"/>
          <w:szCs w:val="21"/>
        </w:rPr>
        <w:t>a</w:t>
      </w:r>
      <w:r w:rsidRPr="00FF4B19">
        <w:rPr>
          <w:rFonts w:ascii="Times New Roman"/>
          <w:sz w:val="21"/>
          <w:szCs w:val="21"/>
        </w:rPr>
        <w:t xml:space="preserve"> new screenshot. Therefore we guess that this method is just </w:t>
      </w:r>
      <w:r w:rsidR="005F377B">
        <w:rPr>
          <w:rFonts w:ascii="Times New Roman" w:hint="eastAsia"/>
          <w:sz w:val="21"/>
          <w:szCs w:val="21"/>
        </w:rPr>
        <w:t>for</w:t>
      </w:r>
      <w:r w:rsidRPr="00FF4B19">
        <w:rPr>
          <w:rFonts w:ascii="Times New Roman"/>
          <w:sz w:val="21"/>
          <w:szCs w:val="21"/>
        </w:rPr>
        <w:t xml:space="preserve"> flash</w:t>
      </w:r>
      <w:r w:rsidR="005F377B">
        <w:rPr>
          <w:rFonts w:ascii="Times New Roman" w:hint="eastAsia"/>
          <w:sz w:val="21"/>
          <w:szCs w:val="21"/>
        </w:rPr>
        <w:t>ing</w:t>
      </w:r>
      <w:r w:rsidRPr="00FF4B19">
        <w:rPr>
          <w:rFonts w:ascii="Times New Roman"/>
          <w:sz w:val="21"/>
          <w:szCs w:val="21"/>
        </w:rPr>
        <w:t xml:space="preserve"> the screen without actually performing the screenshot operation. Aha, a new </w:t>
      </w:r>
      <w:r w:rsidR="00A05417" w:rsidRPr="00FF4B19">
        <w:rPr>
          <w:rFonts w:ascii="Times New Roman"/>
          <w:sz w:val="21"/>
          <w:szCs w:val="21"/>
        </w:rPr>
        <w:t xml:space="preserve">tweak </w:t>
      </w:r>
      <w:r w:rsidRPr="00FF4B19">
        <w:rPr>
          <w:rFonts w:ascii="Times New Roman"/>
          <w:sz w:val="21"/>
          <w:szCs w:val="21"/>
        </w:rPr>
        <w:t>inspiration arise</w:t>
      </w:r>
      <w:r w:rsidR="00A05417">
        <w:rPr>
          <w:rFonts w:ascii="Times New Roman" w:hint="eastAsia"/>
          <w:sz w:val="21"/>
          <w:szCs w:val="21"/>
        </w:rPr>
        <w:t>s</w:t>
      </w:r>
      <w:r w:rsidRPr="00FF4B19">
        <w:rPr>
          <w:rFonts w:ascii="Times New Roman"/>
          <w:sz w:val="21"/>
          <w:szCs w:val="21"/>
        </w:rPr>
        <w:t>, we can hook flashColor</w:t>
      </w:r>
      <w:r w:rsidR="00886D99">
        <w:rPr>
          <w:rFonts w:ascii="Times New Roman" w:hint="eastAsia"/>
          <w:sz w:val="21"/>
          <w:szCs w:val="21"/>
        </w:rPr>
        <w:t>:withCompletion:</w:t>
      </w:r>
      <w:r w:rsidRPr="00FF4B19">
        <w:rPr>
          <w:rFonts w:ascii="Times New Roman"/>
          <w:sz w:val="21"/>
          <w:szCs w:val="21"/>
        </w:rPr>
        <w:t xml:space="preserve"> and pass it a </w:t>
      </w:r>
      <w:r w:rsidR="0041414F">
        <w:rPr>
          <w:rFonts w:ascii="Times New Roman" w:hint="eastAsia"/>
          <w:sz w:val="21"/>
          <w:szCs w:val="21"/>
        </w:rPr>
        <w:t>custom</w:t>
      </w:r>
      <w:r w:rsidRPr="00FF4B19">
        <w:rPr>
          <w:rFonts w:ascii="Times New Roman"/>
          <w:sz w:val="21"/>
          <w:szCs w:val="21"/>
        </w:rPr>
        <w:t xml:space="preserve"> color to enrich the screen flash</w:t>
      </w:r>
      <w:r w:rsidR="003A3572">
        <w:rPr>
          <w:rFonts w:ascii="Times New Roman" w:hint="eastAsia"/>
          <w:sz w:val="21"/>
          <w:szCs w:val="21"/>
        </w:rPr>
        <w:t xml:space="preserve"> with more colors</w:t>
      </w:r>
      <w:r w:rsidRPr="00FF4B19">
        <w:rPr>
          <w:rFonts w:ascii="Times New Roman"/>
          <w:sz w:val="21"/>
          <w:szCs w:val="21"/>
        </w:rPr>
        <w:t xml:space="preserve">. Also, we present it as an exercise and ask </w:t>
      </w:r>
      <w:r w:rsidR="00E121C6">
        <w:rPr>
          <w:rFonts w:ascii="Times New Roman" w:hint="eastAsia"/>
          <w:sz w:val="21"/>
          <w:szCs w:val="21"/>
        </w:rPr>
        <w:t>you</w:t>
      </w:r>
      <w:r w:rsidR="00E121C6">
        <w:rPr>
          <w:rFonts w:ascii="Times New Roman"/>
          <w:sz w:val="21"/>
          <w:szCs w:val="21"/>
        </w:rPr>
        <w:t xml:space="preserve"> to write</w:t>
      </w:r>
      <w:r w:rsidR="00E121C6">
        <w:rPr>
          <w:rFonts w:ascii="Times New Roman" w:hint="eastAsia"/>
          <w:sz w:val="21"/>
          <w:szCs w:val="21"/>
        </w:rPr>
        <w:t xml:space="preserve"> a tweak</w:t>
      </w:r>
      <w:r w:rsidRPr="00FF4B19">
        <w:rPr>
          <w:rFonts w:ascii="Times New Roman"/>
          <w:sz w:val="21"/>
          <w:szCs w:val="21"/>
        </w:rPr>
        <w:t>.</w:t>
      </w:r>
    </w:p>
    <w:p w14:paraId="40FD9BB9" w14:textId="4CA0884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All above methodologies are summary of my </w:t>
      </w:r>
      <w:r w:rsidR="001433C2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-year experience. Because there is no official documentations for iOS reverse engineering, my personal experiences will inevitably be biased and impossible to cover everything. So you are welcome to </w:t>
      </w:r>
      <w:r w:rsidR="005F4530">
        <w:rPr>
          <w:rFonts w:ascii="Times New Roman" w:hint="eastAsia"/>
          <w:sz w:val="21"/>
          <w:szCs w:val="21"/>
        </w:rPr>
        <w:t>http://bbs.iosre.com</w:t>
      </w:r>
      <w:r>
        <w:rPr>
          <w:rFonts w:ascii="Times New Roman"/>
          <w:sz w:val="21"/>
          <w:szCs w:val="21"/>
        </w:rPr>
        <w:t xml:space="preserve"> </w:t>
      </w:r>
      <w:r w:rsidR="005F4530">
        <w:rPr>
          <w:rFonts w:ascii="Times New Roman" w:hint="eastAsia"/>
          <w:sz w:val="21"/>
          <w:szCs w:val="21"/>
        </w:rPr>
        <w:t>for further</w:t>
      </w:r>
      <w:r>
        <w:rPr>
          <w:rFonts w:ascii="Times New Roman"/>
          <w:sz w:val="21"/>
          <w:szCs w:val="21"/>
        </w:rPr>
        <w:t xml:space="preserve"> discussions if you have any question</w:t>
      </w:r>
      <w:r w:rsidR="00E1270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668A93C3" w14:textId="3C8B98FE" w:rsidR="00977374" w:rsidRDefault="000D70B1" w:rsidP="005D34A9">
      <w:pPr>
        <w:pStyle w:val="Heading3"/>
      </w:pPr>
      <w:r>
        <w:t xml:space="preserve">5.2.6 </w:t>
      </w:r>
      <w:r w:rsidR="00431CAD">
        <w:rPr>
          <w:rFonts w:hint="eastAsia"/>
        </w:rPr>
        <w:t>Limitations</w:t>
      </w:r>
      <w:r>
        <w:t xml:space="preserve"> of class-dump</w:t>
      </w:r>
    </w:p>
    <w:p w14:paraId="38FC5C87" w14:textId="583FAD34" w:rsidR="00977374" w:rsidRDefault="00AF588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By analyzing class-dump</w:t>
      </w:r>
      <w:r w:rsidR="000D70B1">
        <w:rPr>
          <w:rFonts w:ascii="Times New Roman"/>
          <w:sz w:val="21"/>
          <w:szCs w:val="21"/>
        </w:rPr>
        <w:t xml:space="preserve"> header</w:t>
      </w:r>
      <w:r w:rsidR="00A87657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>, we</w:t>
      </w:r>
      <w:r w:rsidR="003F52A4">
        <w:rPr>
          <w:rFonts w:ascii="Times New Roman"/>
          <w:sz w:val="21"/>
          <w:szCs w:val="21"/>
        </w:rPr>
        <w:t>’</w:t>
      </w:r>
      <w:r w:rsidR="003F52A4">
        <w:rPr>
          <w:rFonts w:ascii="Times New Roman" w:hint="eastAsia"/>
          <w:sz w:val="21"/>
          <w:szCs w:val="21"/>
        </w:rPr>
        <w:t>ve</w:t>
      </w:r>
      <w:r w:rsidR="003F52A4">
        <w:rPr>
          <w:rFonts w:ascii="Times New Roman"/>
          <w:sz w:val="21"/>
          <w:szCs w:val="21"/>
        </w:rPr>
        <w:t xml:space="preserve"> foun</w:t>
      </w:r>
      <w:r w:rsidR="000D70B1">
        <w:rPr>
          <w:rFonts w:ascii="Times New Roman"/>
          <w:sz w:val="21"/>
          <w:szCs w:val="21"/>
        </w:rPr>
        <w:t>d what we are interested in. In section 5.2.4, we</w:t>
      </w:r>
      <w:r w:rsidR="006B2106">
        <w:rPr>
          <w:rFonts w:ascii="Times New Roman"/>
          <w:sz w:val="21"/>
          <w:szCs w:val="21"/>
        </w:rPr>
        <w:t>’</w:t>
      </w:r>
      <w:r w:rsidR="006B2106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</w:t>
      </w:r>
      <w:r w:rsidR="006B2106">
        <w:rPr>
          <w:rFonts w:ascii="Times New Roman" w:hint="eastAsia"/>
          <w:sz w:val="21"/>
          <w:szCs w:val="21"/>
        </w:rPr>
        <w:t>seen</w:t>
      </w:r>
      <w:r w:rsidR="000D70B1">
        <w:rPr>
          <w:rFonts w:ascii="Times New Roman"/>
          <w:sz w:val="21"/>
          <w:szCs w:val="21"/>
        </w:rPr>
        <w:t xml:space="preserve"> the effect by passing two </w:t>
      </w:r>
      <w:r w:rsidR="00DD66D2" w:rsidRPr="00DD66D2">
        <w:rPr>
          <w:rFonts w:ascii="Times New Roman"/>
          <w:sz w:val="21"/>
          <w:szCs w:val="21"/>
        </w:rPr>
        <w:t xml:space="preserve">contrary </w:t>
      </w:r>
      <w:r w:rsidR="000D70B1">
        <w:rPr>
          <w:rFonts w:ascii="Times New Roman"/>
          <w:sz w:val="21"/>
          <w:szCs w:val="21"/>
        </w:rPr>
        <w:t xml:space="preserve">arguments to </w:t>
      </w:r>
      <w:r w:rsidR="00A05F0E">
        <w:rPr>
          <w:rFonts w:ascii="Times New Roman" w:hint="eastAsia"/>
          <w:sz w:val="21"/>
          <w:szCs w:val="21"/>
        </w:rPr>
        <w:t>[</w:t>
      </w:r>
      <w:r w:rsidR="00A05F0E">
        <w:rPr>
          <w:rFonts w:ascii="Times New Roman"/>
          <w:sz w:val="21"/>
          <w:szCs w:val="21"/>
        </w:rPr>
        <w:t xml:space="preserve">SBScreenShotter </w:t>
      </w:r>
      <w:r w:rsidR="000D70B1">
        <w:rPr>
          <w:rFonts w:ascii="Times New Roman"/>
          <w:sz w:val="21"/>
          <w:szCs w:val="21"/>
        </w:rPr>
        <w:t>saveScreenShot</w:t>
      </w:r>
      <w:r w:rsidR="00A05F0E">
        <w:rPr>
          <w:rFonts w:ascii="Times New Roman" w:hint="eastAsia"/>
          <w:sz w:val="21"/>
          <w:szCs w:val="21"/>
        </w:rPr>
        <w:t>:]</w:t>
      </w:r>
      <w:r w:rsidR="000D70B1">
        <w:rPr>
          <w:rFonts w:ascii="Times New Roman"/>
          <w:sz w:val="21"/>
          <w:szCs w:val="21"/>
        </w:rPr>
        <w:t>.</w:t>
      </w:r>
    </w:p>
    <w:p w14:paraId="0EF689E7" w14:textId="3CDC3E5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section 5.2.5, we</w:t>
      </w:r>
      <w:r w:rsidR="00031A25">
        <w:rPr>
          <w:rFonts w:ascii="Times New Roman"/>
          <w:sz w:val="21"/>
          <w:szCs w:val="21"/>
        </w:rPr>
        <w:t>’</w:t>
      </w:r>
      <w:r w:rsidR="00031A25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analyze</w:t>
      </w:r>
      <w:r w:rsidR="00031A2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 </w:t>
      </w:r>
      <w:r w:rsidR="00D20F48">
        <w:rPr>
          <w:rFonts w:ascii="Times New Roman" w:hint="eastAsia"/>
          <w:sz w:val="21"/>
          <w:szCs w:val="21"/>
        </w:rPr>
        <w:t xml:space="preserve">1st </w:t>
      </w:r>
      <w:r>
        <w:rPr>
          <w:rFonts w:ascii="Times New Roman"/>
          <w:sz w:val="21"/>
          <w:szCs w:val="21"/>
        </w:rPr>
        <w:t>argument of flashColor:</w:t>
      </w:r>
      <w:r w:rsidR="00D20F48">
        <w:rPr>
          <w:rFonts w:ascii="Times New Roman" w:hint="eastAsia"/>
          <w:sz w:val="21"/>
          <w:szCs w:val="21"/>
        </w:rPr>
        <w:t>withCompletion:</w:t>
      </w:r>
      <w:r>
        <w:rPr>
          <w:rFonts w:ascii="Times New Roman"/>
          <w:sz w:val="21"/>
          <w:szCs w:val="21"/>
        </w:rPr>
        <w:t xml:space="preserve"> in SBScreenFlash. From the effect of flashColor:</w:t>
      </w:r>
      <w:r w:rsidR="004E37EB">
        <w:rPr>
          <w:rFonts w:ascii="Times New Roman" w:hint="eastAsia"/>
          <w:sz w:val="21"/>
          <w:szCs w:val="21"/>
        </w:rPr>
        <w:t>withCompletion:</w:t>
      </w:r>
      <w:r>
        <w:rPr>
          <w:rFonts w:ascii="Times New Roman"/>
          <w:sz w:val="21"/>
          <w:szCs w:val="21"/>
        </w:rPr>
        <w:t xml:space="preserve">, we guess that it should happen inside saveScreenShot:. </w:t>
      </w:r>
      <w:r w:rsidR="004A42E1">
        <w:rPr>
          <w:rFonts w:ascii="Times New Roman" w:hint="eastAsia"/>
          <w:sz w:val="21"/>
          <w:szCs w:val="21"/>
        </w:rPr>
        <w:t>But i</w:t>
      </w:r>
      <w:r w:rsidR="00CA6AA6">
        <w:rPr>
          <w:rFonts w:ascii="Times New Roman"/>
          <w:sz w:val="21"/>
          <w:szCs w:val="21"/>
        </w:rPr>
        <w:t xml:space="preserve">f we </w:t>
      </w:r>
      <w:r w:rsidR="00B02573">
        <w:rPr>
          <w:rFonts w:ascii="Times New Roman" w:hint="eastAsia"/>
          <w:sz w:val="21"/>
          <w:szCs w:val="21"/>
        </w:rPr>
        <w:t>just</w:t>
      </w:r>
      <w:r w:rsidR="00CA6AA6">
        <w:rPr>
          <w:rFonts w:ascii="Times New Roman"/>
          <w:sz w:val="21"/>
          <w:szCs w:val="21"/>
        </w:rPr>
        <w:t xml:space="preserve"> take class-dump</w:t>
      </w:r>
      <w:r>
        <w:rPr>
          <w:rFonts w:ascii="Times New Roman"/>
          <w:sz w:val="21"/>
          <w:szCs w:val="21"/>
        </w:rPr>
        <w:t xml:space="preserve"> header</w:t>
      </w:r>
      <w:r w:rsidR="00CA6AA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DE492A">
        <w:rPr>
          <w:rFonts w:ascii="Times New Roman" w:hint="eastAsia"/>
          <w:sz w:val="21"/>
          <w:szCs w:val="21"/>
        </w:rPr>
        <w:t>and the private methods</w:t>
      </w:r>
      <w:r w:rsidR="00DE492A">
        <w:rPr>
          <w:rFonts w:ascii="Times New Roman"/>
          <w:sz w:val="21"/>
          <w:szCs w:val="21"/>
        </w:rPr>
        <w:t>’</w:t>
      </w:r>
      <w:r w:rsidR="00DE492A">
        <w:rPr>
          <w:rFonts w:ascii="Times New Roman" w:hint="eastAsia"/>
          <w:sz w:val="21"/>
          <w:szCs w:val="21"/>
        </w:rPr>
        <w:t xml:space="preserve"> effects </w:t>
      </w:r>
      <w:r>
        <w:rPr>
          <w:rFonts w:ascii="Times New Roman"/>
          <w:sz w:val="21"/>
          <w:szCs w:val="21"/>
        </w:rPr>
        <w:t xml:space="preserve">as references, we can only know the </w:t>
      </w:r>
      <w:r w:rsidR="007E13F1">
        <w:rPr>
          <w:rFonts w:ascii="Times New Roman" w:hint="eastAsia"/>
          <w:sz w:val="21"/>
          <w:szCs w:val="21"/>
        </w:rPr>
        <w:t>execution</w:t>
      </w:r>
      <w:r>
        <w:rPr>
          <w:rFonts w:ascii="Times New Roman"/>
          <w:sz w:val="21"/>
          <w:szCs w:val="21"/>
        </w:rPr>
        <w:t xml:space="preserve"> order of saveScreenShot: and flashColor:</w:t>
      </w:r>
      <w:r w:rsidR="00D334A1">
        <w:rPr>
          <w:rFonts w:ascii="Times New Roman" w:hint="eastAsia"/>
          <w:sz w:val="21"/>
          <w:szCs w:val="21"/>
        </w:rPr>
        <w:t>withCompletion:</w:t>
      </w:r>
      <w:r>
        <w:rPr>
          <w:rFonts w:ascii="Times New Roman"/>
          <w:sz w:val="21"/>
          <w:szCs w:val="21"/>
        </w:rPr>
        <w:t>. N</w:t>
      </w:r>
      <w:r w:rsidR="0009721F">
        <w:rPr>
          <w:rFonts w:ascii="Times New Roman" w:hint="eastAsia"/>
          <w:sz w:val="21"/>
          <w:szCs w:val="21"/>
        </w:rPr>
        <w:t>either</w:t>
      </w:r>
      <w:r>
        <w:rPr>
          <w:rFonts w:ascii="Times New Roman"/>
          <w:sz w:val="21"/>
          <w:szCs w:val="21"/>
        </w:rPr>
        <w:t xml:space="preserve"> can we know </w:t>
      </w:r>
      <w:r w:rsidR="008D6000">
        <w:rPr>
          <w:rFonts w:ascii="Times New Roman" w:hint="eastAsia"/>
          <w:sz w:val="21"/>
          <w:szCs w:val="21"/>
        </w:rPr>
        <w:t xml:space="preserve">anything </w:t>
      </w:r>
      <w:r>
        <w:rPr>
          <w:rFonts w:ascii="Times New Roman"/>
          <w:sz w:val="21"/>
          <w:szCs w:val="21"/>
        </w:rPr>
        <w:t>about implementation details and their relationship</w:t>
      </w:r>
      <w:r w:rsidR="0009721F">
        <w:rPr>
          <w:rFonts w:ascii="Times New Roman" w:hint="eastAsia"/>
          <w:sz w:val="21"/>
          <w:szCs w:val="21"/>
        </w:rPr>
        <w:t xml:space="preserve">, </w:t>
      </w:r>
      <w:r w:rsidR="005078F4">
        <w:rPr>
          <w:rFonts w:ascii="Times New Roman" w:hint="eastAsia"/>
          <w:sz w:val="21"/>
          <w:szCs w:val="21"/>
        </w:rPr>
        <w:t>nor can we verify our gu</w:t>
      </w:r>
      <w:r w:rsidR="00B44500">
        <w:rPr>
          <w:rFonts w:ascii="Times New Roman" w:hint="eastAsia"/>
          <w:sz w:val="21"/>
          <w:szCs w:val="21"/>
        </w:rPr>
        <w:t>e</w:t>
      </w:r>
      <w:r w:rsidR="005078F4">
        <w:rPr>
          <w:rFonts w:ascii="Times New Roman" w:hint="eastAsia"/>
          <w:sz w:val="21"/>
          <w:szCs w:val="21"/>
        </w:rPr>
        <w:t>sses</w:t>
      </w:r>
      <w:r>
        <w:rPr>
          <w:rFonts w:ascii="Times New Roman"/>
          <w:sz w:val="21"/>
          <w:szCs w:val="21"/>
        </w:rPr>
        <w:t>.</w:t>
      </w:r>
    </w:p>
    <w:p w14:paraId="793D070D" w14:textId="04490B7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So far, we should celebrate for a while since we have just finished a tweak. Starting from the idea, to </w:t>
      </w:r>
      <w:r w:rsidR="00C51EA9">
        <w:rPr>
          <w:rFonts w:ascii="Times New Roman" w:hint="eastAsia"/>
          <w:sz w:val="21"/>
          <w:szCs w:val="21"/>
        </w:rPr>
        <w:t xml:space="preserve">target </w:t>
      </w:r>
      <w:r w:rsidR="009D2D1A">
        <w:rPr>
          <w:rFonts w:ascii="Times New Roman" w:hint="eastAsia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to </w:t>
      </w:r>
      <w:r w:rsidR="00C51EA9">
        <w:rPr>
          <w:rFonts w:ascii="Times New Roman" w:hint="eastAsia"/>
          <w:sz w:val="21"/>
          <w:szCs w:val="21"/>
        </w:rPr>
        <w:t xml:space="preserve">interested </w:t>
      </w:r>
      <w:r>
        <w:rPr>
          <w:rFonts w:ascii="Times New Roman"/>
          <w:sz w:val="21"/>
          <w:szCs w:val="21"/>
        </w:rPr>
        <w:t xml:space="preserve">methods and eventually </w:t>
      </w:r>
      <w:r w:rsidR="00384B47">
        <w:rPr>
          <w:rFonts w:ascii="Times New Roman" w:hint="eastAsia"/>
          <w:sz w:val="21"/>
          <w:szCs w:val="21"/>
        </w:rPr>
        <w:t>to the</w:t>
      </w:r>
      <w:r w:rsidR="00D332F4">
        <w:rPr>
          <w:rFonts w:ascii="Times New Roman"/>
          <w:sz w:val="21"/>
          <w:szCs w:val="21"/>
        </w:rPr>
        <w:t xml:space="preserve"> tweak</w:t>
      </w:r>
      <w:r w:rsidR="00D332F4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D332F4">
        <w:rPr>
          <w:rFonts w:ascii="Times New Roman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>ll revers</w:t>
      </w:r>
      <w:r w:rsidR="00CD62FB">
        <w:rPr>
          <w:rFonts w:ascii="Times New Roman" w:hint="eastAsia"/>
          <w:sz w:val="21"/>
          <w:szCs w:val="21"/>
        </w:rPr>
        <w:t>e</w:t>
      </w:r>
      <w:r>
        <w:rPr>
          <w:rFonts w:ascii="Times New Roman"/>
          <w:sz w:val="21"/>
          <w:szCs w:val="21"/>
        </w:rPr>
        <w:t xml:space="preserve"> engineering on the level of Objective-C follow</w:t>
      </w:r>
      <w:r w:rsidR="009F296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this </w:t>
      </w:r>
      <w:r w:rsidR="00A26CD1">
        <w:rPr>
          <w:rFonts w:ascii="Times New Roman"/>
          <w:sz w:val="21"/>
          <w:szCs w:val="21"/>
        </w:rPr>
        <w:t>methodology;</w:t>
      </w:r>
      <w:r>
        <w:rPr>
          <w:rFonts w:ascii="Times New Roman"/>
          <w:sz w:val="21"/>
          <w:szCs w:val="21"/>
        </w:rPr>
        <w:t xml:space="preserve"> </w:t>
      </w:r>
      <w:r w:rsidR="006D5C2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only differences </w:t>
      </w:r>
      <w:r w:rsidR="00465DC0">
        <w:rPr>
          <w:rFonts w:ascii="Times New Roman" w:hint="eastAsia"/>
          <w:sz w:val="21"/>
          <w:szCs w:val="21"/>
        </w:rPr>
        <w:t>lie in</w:t>
      </w:r>
      <w:r>
        <w:rPr>
          <w:rFonts w:ascii="Times New Roman"/>
          <w:sz w:val="21"/>
          <w:szCs w:val="21"/>
        </w:rPr>
        <w:t xml:space="preserve"> </w:t>
      </w:r>
      <w:ins w:id="44" w:author="user" w:date="2015-02-12T23:04:00Z">
        <w:r>
          <w:rPr>
            <w:rFonts w:ascii="Times New Roman"/>
            <w:sz w:val="21"/>
            <w:szCs w:val="21"/>
          </w:rPr>
          <w:t xml:space="preserve">implementation </w:t>
        </w:r>
      </w:ins>
      <w:r>
        <w:rPr>
          <w:rFonts w:ascii="Times New Roman"/>
          <w:sz w:val="21"/>
          <w:szCs w:val="21"/>
        </w:rPr>
        <w:t xml:space="preserve">details. Even if you </w:t>
      </w:r>
      <w:r w:rsidR="00F85671">
        <w:rPr>
          <w:rFonts w:ascii="Times New Roman" w:hint="eastAsia"/>
          <w:sz w:val="21"/>
          <w:szCs w:val="21"/>
        </w:rPr>
        <w:t>haven</w:t>
      </w:r>
      <w:r w:rsidR="00F85671">
        <w:rPr>
          <w:rFonts w:ascii="Times New Roman"/>
          <w:sz w:val="21"/>
          <w:szCs w:val="21"/>
        </w:rPr>
        <w:t>’</w:t>
      </w:r>
      <w:r w:rsidR="00F85671">
        <w:rPr>
          <w:rFonts w:ascii="Times New Roman" w:hint="eastAsia"/>
          <w:sz w:val="21"/>
          <w:szCs w:val="21"/>
        </w:rPr>
        <w:t>t worked on</w:t>
      </w:r>
      <w:r>
        <w:rPr>
          <w:rFonts w:ascii="Times New Roman"/>
          <w:sz w:val="21"/>
          <w:szCs w:val="21"/>
        </w:rPr>
        <w:t xml:space="preserve"> jailbreak development at all, you can still master this </w:t>
      </w:r>
      <w:r w:rsidR="00A26CD1">
        <w:rPr>
          <w:rFonts w:ascii="Times New Roman"/>
          <w:sz w:val="21"/>
          <w:szCs w:val="21"/>
        </w:rPr>
        <w:t>methodology</w:t>
      </w:r>
      <w:r>
        <w:rPr>
          <w:rFonts w:ascii="Times New Roman"/>
          <w:sz w:val="21"/>
          <w:szCs w:val="21"/>
        </w:rPr>
        <w:t>,</w:t>
      </w:r>
      <w:r w:rsidR="00A26CD1">
        <w:rPr>
          <w:rFonts w:ascii="Times New Roman" w:hint="eastAsia"/>
          <w:sz w:val="21"/>
          <w:szCs w:val="21"/>
        </w:rPr>
        <w:t xml:space="preserve"> it</w:t>
      </w:r>
      <w:r w:rsidR="00A26CD1">
        <w:rPr>
          <w:rFonts w:ascii="Times New Roman"/>
          <w:sz w:val="21"/>
          <w:szCs w:val="21"/>
        </w:rPr>
        <w:t>’</w:t>
      </w:r>
      <w:r w:rsidR="00A26CD1">
        <w:rPr>
          <w:rFonts w:ascii="Times New Roman" w:hint="eastAsia"/>
          <w:sz w:val="21"/>
          <w:szCs w:val="21"/>
        </w:rPr>
        <w:t>s nothing harder than App development</w:t>
      </w:r>
      <w:r>
        <w:rPr>
          <w:rFonts w:ascii="Times New Roman"/>
          <w:sz w:val="21"/>
          <w:szCs w:val="21"/>
        </w:rPr>
        <w:t xml:space="preserve">. However, lower the threshold is, fiercer the competition is. After you </w:t>
      </w:r>
      <w:r w:rsidR="00E41596">
        <w:rPr>
          <w:rFonts w:ascii="Times New Roman" w:hint="eastAsia"/>
          <w:sz w:val="21"/>
          <w:szCs w:val="21"/>
        </w:rPr>
        <w:t xml:space="preserve">have </w:t>
      </w:r>
      <w:r>
        <w:rPr>
          <w:rFonts w:ascii="Times New Roman"/>
          <w:sz w:val="21"/>
          <w:szCs w:val="21"/>
        </w:rPr>
        <w:t>master</w:t>
      </w:r>
      <w:r w:rsidR="009552F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methodologies of iOS reverse engineering </w:t>
      </w:r>
      <w:r w:rsidR="00FB3467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the level of Objective-C and want</w:t>
      </w:r>
      <w:r w:rsidR="0059159A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to advance to a higher level, you will find class-dump is not enough.</w:t>
      </w:r>
    </w:p>
    <w:p w14:paraId="20A27335" w14:textId="19F3353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a </w:t>
      </w:r>
      <w:r w:rsidR="00217059">
        <w:rPr>
          <w:rFonts w:ascii="Times New Roman"/>
          <w:sz w:val="21"/>
          <w:szCs w:val="21"/>
        </w:rPr>
        <w:t xml:space="preserve">finished </w:t>
      </w:r>
      <w:r>
        <w:rPr>
          <w:rFonts w:ascii="Times New Roman"/>
          <w:sz w:val="21"/>
          <w:szCs w:val="21"/>
        </w:rPr>
        <w:t xml:space="preserve">tweak, we still need to realize that we don't </w:t>
      </w:r>
      <w:r w:rsidR="00B04CCB">
        <w:rPr>
          <w:rFonts w:ascii="Times New Roman" w:hint="eastAsia"/>
          <w:sz w:val="21"/>
          <w:szCs w:val="21"/>
        </w:rPr>
        <w:t>fully</w:t>
      </w:r>
      <w:r>
        <w:rPr>
          <w:rFonts w:ascii="Times New Roman"/>
          <w:sz w:val="21"/>
          <w:szCs w:val="21"/>
        </w:rPr>
        <w:t xml:space="preserve"> understand the knowledge related to </w:t>
      </w:r>
      <w:r w:rsidR="00675778">
        <w:rPr>
          <w:rFonts w:ascii="Times New Roman" w:hint="eastAsia"/>
          <w:sz w:val="21"/>
          <w:szCs w:val="21"/>
        </w:rPr>
        <w:t xml:space="preserve">this </w:t>
      </w:r>
      <w:r>
        <w:rPr>
          <w:rFonts w:ascii="Times New Roman"/>
          <w:sz w:val="21"/>
          <w:szCs w:val="21"/>
        </w:rPr>
        <w:t>tweak</w:t>
      </w:r>
      <w:r w:rsidR="00AB66B5">
        <w:rPr>
          <w:rFonts w:ascii="Times New Roman" w:hint="eastAsia"/>
          <w:sz w:val="21"/>
          <w:szCs w:val="21"/>
        </w:rPr>
        <w:t>, and</w:t>
      </w:r>
      <w:r>
        <w:rPr>
          <w:rFonts w:ascii="Times New Roman"/>
          <w:sz w:val="21"/>
          <w:szCs w:val="21"/>
        </w:rPr>
        <w:t xml:space="preserve"> class-dump </w:t>
      </w:r>
      <w:r w:rsidR="00AB66B5">
        <w:rPr>
          <w:rFonts w:ascii="Times New Roman" w:hint="eastAsia"/>
          <w:sz w:val="21"/>
          <w:szCs w:val="21"/>
        </w:rPr>
        <w:t>header</w:t>
      </w:r>
      <w:r>
        <w:rPr>
          <w:rFonts w:ascii="Times New Roman"/>
          <w:sz w:val="21"/>
          <w:szCs w:val="21"/>
        </w:rPr>
        <w:t xml:space="preserve">s </w:t>
      </w:r>
      <w:r w:rsidR="00D57332">
        <w:rPr>
          <w:rFonts w:ascii="Times New Roman" w:hint="eastAsia"/>
          <w:sz w:val="21"/>
          <w:szCs w:val="21"/>
        </w:rPr>
        <w:t>is insufficient to</w:t>
      </w:r>
      <w:r>
        <w:rPr>
          <w:rFonts w:ascii="Times New Roman"/>
          <w:sz w:val="21"/>
          <w:szCs w:val="21"/>
        </w:rPr>
        <w:t xml:space="preserve"> satisfy our requirements to master all knowledge. </w:t>
      </w:r>
      <w:r w:rsidR="00F729E2">
        <w:rPr>
          <w:rFonts w:ascii="Times New Roman" w:hint="eastAsia"/>
          <w:sz w:val="21"/>
          <w:szCs w:val="21"/>
        </w:rPr>
        <w:t>It</w:t>
      </w:r>
      <w:r w:rsidR="00F729E2">
        <w:rPr>
          <w:rFonts w:ascii="Times New Roman"/>
          <w:sz w:val="21"/>
          <w:szCs w:val="21"/>
        </w:rPr>
        <w:t>’</w:t>
      </w:r>
      <w:r w:rsidR="00F729E2">
        <w:rPr>
          <w:rFonts w:ascii="Times New Roman" w:hint="eastAsia"/>
          <w:sz w:val="21"/>
          <w:szCs w:val="21"/>
        </w:rPr>
        <w:t>s like</w:t>
      </w:r>
      <w:r w:rsidR="00F729E2">
        <w:rPr>
          <w:rFonts w:ascii="Times New Roman"/>
          <w:sz w:val="21"/>
          <w:szCs w:val="21"/>
        </w:rPr>
        <w:t xml:space="preserve"> we</w:t>
      </w:r>
      <w:r>
        <w:rPr>
          <w:rFonts w:ascii="Times New Roman"/>
          <w:sz w:val="21"/>
          <w:szCs w:val="21"/>
        </w:rPr>
        <w:t xml:space="preserve"> are in a f</w:t>
      </w:r>
      <w:r w:rsidR="004B2801">
        <w:rPr>
          <w:rFonts w:ascii="Times New Roman"/>
          <w:sz w:val="21"/>
          <w:szCs w:val="21"/>
        </w:rPr>
        <w:t>orest, class-dump just provide</w:t>
      </w:r>
      <w:r w:rsidR="001024E8">
        <w:rPr>
          <w:rFonts w:ascii="Times New Roman"/>
          <w:sz w:val="21"/>
          <w:szCs w:val="21"/>
        </w:rPr>
        <w:t xml:space="preserve"> us</w:t>
      </w:r>
      <w:r>
        <w:rPr>
          <w:rFonts w:ascii="Times New Roman"/>
          <w:sz w:val="21"/>
          <w:szCs w:val="21"/>
        </w:rPr>
        <w:t xml:space="preserve"> with a shelter while it is not able to help </w:t>
      </w:r>
      <w:r w:rsidR="00A533E8">
        <w:rPr>
          <w:rFonts w:ascii="Times New Roman" w:hint="eastAsia"/>
          <w:sz w:val="21"/>
          <w:szCs w:val="21"/>
        </w:rPr>
        <w:t>us</w:t>
      </w:r>
      <w:r w:rsidR="00391409">
        <w:rPr>
          <w:rFonts w:ascii="Times New Roman"/>
          <w:sz w:val="21"/>
          <w:szCs w:val="21"/>
        </w:rPr>
        <w:t xml:space="preserve"> go out</w:t>
      </w:r>
      <w:r>
        <w:rPr>
          <w:rFonts w:ascii="Times New Roman"/>
          <w:sz w:val="21"/>
          <w:szCs w:val="21"/>
        </w:rPr>
        <w:t xml:space="preserve">. To find the exit, we </w:t>
      </w:r>
      <w:r w:rsidR="007E59F3">
        <w:rPr>
          <w:rFonts w:ascii="Times New Roman" w:hint="eastAsia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>need a map and a</w:t>
      </w:r>
      <w:r w:rsidR="003C4BE6">
        <w:rPr>
          <w:rFonts w:ascii="Times New Roman"/>
          <w:sz w:val="21"/>
          <w:szCs w:val="21"/>
        </w:rPr>
        <w:t xml:space="preserve"> compass, which are IDA and LLDB</w:t>
      </w:r>
      <w:r>
        <w:rPr>
          <w:rFonts w:ascii="Times New Roman"/>
          <w:sz w:val="21"/>
          <w:szCs w:val="21"/>
        </w:rPr>
        <w:t xml:space="preserve">. </w:t>
      </w:r>
      <w:r w:rsidR="00501E16">
        <w:rPr>
          <w:rFonts w:ascii="Times New Roman" w:hint="eastAsia"/>
          <w:sz w:val="21"/>
          <w:szCs w:val="21"/>
        </w:rPr>
        <w:t>But t</w:t>
      </w:r>
      <w:r>
        <w:rPr>
          <w:rFonts w:ascii="Times New Roman"/>
          <w:sz w:val="21"/>
          <w:szCs w:val="21"/>
        </w:rPr>
        <w:t xml:space="preserve">hese two tools are two high mountains in front of us. Most </w:t>
      </w:r>
      <w:r w:rsidR="000F48FE">
        <w:rPr>
          <w:rFonts w:ascii="Times New Roman" w:hint="eastAsia"/>
          <w:sz w:val="21"/>
          <w:szCs w:val="21"/>
        </w:rPr>
        <w:t xml:space="preserve">rookie </w:t>
      </w:r>
      <w:r>
        <w:rPr>
          <w:rFonts w:ascii="Times New Roman"/>
          <w:sz w:val="21"/>
          <w:szCs w:val="21"/>
        </w:rPr>
        <w:t>reverse engineer</w:t>
      </w:r>
      <w:r w:rsidR="000F48F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C60811">
        <w:rPr>
          <w:rFonts w:ascii="Times New Roman" w:hint="eastAsia"/>
          <w:sz w:val="21"/>
          <w:szCs w:val="21"/>
        </w:rPr>
        <w:t>failed</w:t>
      </w:r>
      <w:r w:rsidR="00A718E4">
        <w:rPr>
          <w:rFonts w:ascii="Times New Roman"/>
          <w:sz w:val="21"/>
          <w:szCs w:val="21"/>
        </w:rPr>
        <w:t xml:space="preserve"> to climb over them and ga</w:t>
      </w:r>
      <w:r>
        <w:rPr>
          <w:rFonts w:ascii="Times New Roman"/>
          <w:sz w:val="21"/>
          <w:szCs w:val="21"/>
        </w:rPr>
        <w:t>ve up in the half way. For those who</w:t>
      </w:r>
      <w:r w:rsidR="00C31764">
        <w:rPr>
          <w:rFonts w:ascii="Times New Roman"/>
          <w:sz w:val="21"/>
          <w:szCs w:val="21"/>
        </w:rPr>
        <w:t>’</w:t>
      </w:r>
      <w:r w:rsidR="00C31764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successfully conquer</w:t>
      </w:r>
      <w:r w:rsidR="00C31764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the </w:t>
      </w:r>
      <w:r w:rsidR="00266A2F">
        <w:rPr>
          <w:rFonts w:ascii="Times New Roman" w:hint="eastAsia"/>
          <w:sz w:val="21"/>
          <w:szCs w:val="21"/>
        </w:rPr>
        <w:t>mountains</w:t>
      </w:r>
      <w:r w:rsidR="00266A2F">
        <w:rPr>
          <w:rFonts w:ascii="Times New Roman"/>
          <w:sz w:val="21"/>
          <w:szCs w:val="21"/>
        </w:rPr>
        <w:t xml:space="preserve"> of</w:t>
      </w:r>
      <w:r>
        <w:rPr>
          <w:rFonts w:ascii="Times New Roman"/>
          <w:sz w:val="21"/>
          <w:szCs w:val="21"/>
        </w:rPr>
        <w:t xml:space="preserve"> IDA and LLD</w:t>
      </w:r>
      <w:r w:rsidR="00370426">
        <w:rPr>
          <w:rFonts w:ascii="Times New Roman" w:hint="eastAsia"/>
          <w:sz w:val="21"/>
          <w:szCs w:val="21"/>
        </w:rPr>
        <w:t>B</w:t>
      </w:r>
      <w:r>
        <w:rPr>
          <w:rFonts w:ascii="Times New Roman"/>
          <w:sz w:val="21"/>
          <w:szCs w:val="21"/>
        </w:rPr>
        <w:t>, they</w:t>
      </w:r>
      <w:r w:rsidR="002B553C">
        <w:rPr>
          <w:rFonts w:ascii="Times New Roman"/>
          <w:sz w:val="21"/>
          <w:szCs w:val="21"/>
        </w:rPr>
        <w:t>’</w:t>
      </w:r>
      <w:r w:rsidR="002B553C">
        <w:rPr>
          <w:rFonts w:ascii="Times New Roman" w:hint="eastAsia"/>
          <w:sz w:val="21"/>
          <w:szCs w:val="21"/>
        </w:rPr>
        <w:t>ve</w:t>
      </w:r>
      <w:r w:rsidR="002B553C">
        <w:rPr>
          <w:rFonts w:ascii="Times New Roman"/>
          <w:sz w:val="21"/>
          <w:szCs w:val="21"/>
        </w:rPr>
        <w:t xml:space="preserve"> finally enjoyed</w:t>
      </w:r>
      <w:r w:rsidR="002B55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 </w:t>
      </w:r>
      <w:r w:rsidR="002B553C">
        <w:rPr>
          <w:rFonts w:ascii="Times New Roman" w:hint="eastAsia"/>
          <w:sz w:val="21"/>
          <w:szCs w:val="21"/>
        </w:rPr>
        <w:t>magnificent vista</w:t>
      </w:r>
      <w:r w:rsidR="00DE65E8">
        <w:rPr>
          <w:rFonts w:ascii="Times New Roman" w:hint="eastAsia"/>
          <w:sz w:val="21"/>
          <w:szCs w:val="21"/>
        </w:rPr>
        <w:t xml:space="preserve"> just like a dream has </w:t>
      </w:r>
      <w:r w:rsidR="006D66EE">
        <w:rPr>
          <w:rFonts w:ascii="Times New Roman" w:hint="eastAsia"/>
          <w:sz w:val="21"/>
          <w:szCs w:val="21"/>
        </w:rPr>
        <w:t>come</w:t>
      </w:r>
      <w:r w:rsidR="00DE65E8">
        <w:rPr>
          <w:rFonts w:ascii="Times New Roman" w:hint="eastAsia"/>
          <w:sz w:val="21"/>
          <w:szCs w:val="21"/>
        </w:rPr>
        <w:t xml:space="preserve"> true</w:t>
      </w:r>
      <w:r>
        <w:rPr>
          <w:rFonts w:ascii="Times New Roman"/>
          <w:sz w:val="21"/>
          <w:szCs w:val="21"/>
        </w:rPr>
        <w:t xml:space="preserve">. </w:t>
      </w:r>
      <w:r w:rsidR="00C36D5D" w:rsidRPr="00C36D5D">
        <w:rPr>
          <w:rFonts w:ascii="Times New Roman"/>
          <w:sz w:val="21"/>
          <w:szCs w:val="21"/>
        </w:rPr>
        <w:t xml:space="preserve">A dream you dream alone is only a dream. A dream </w:t>
      </w:r>
      <w:r w:rsidR="00C36D5D">
        <w:rPr>
          <w:rFonts w:ascii="Times New Roman" w:hint="eastAsia"/>
          <w:sz w:val="21"/>
          <w:szCs w:val="21"/>
        </w:rPr>
        <w:t>we</w:t>
      </w:r>
      <w:r w:rsidR="00C36D5D" w:rsidRPr="00C36D5D">
        <w:rPr>
          <w:rFonts w:ascii="Times New Roman"/>
          <w:sz w:val="21"/>
          <w:szCs w:val="21"/>
        </w:rPr>
        <w:t xml:space="preserve"> dream together is reality</w:t>
      </w:r>
      <w:r w:rsidR="00C36D5D">
        <w:rPr>
          <w:rFonts w:ascii="Times New Roman" w:hint="eastAsia"/>
          <w:sz w:val="21"/>
          <w:szCs w:val="21"/>
        </w:rPr>
        <w:t xml:space="preserve">. </w:t>
      </w:r>
      <w:r w:rsidR="009F5517">
        <w:rPr>
          <w:rFonts w:ascii="Times New Roman" w:hint="eastAsia"/>
          <w:sz w:val="21"/>
          <w:szCs w:val="21"/>
        </w:rPr>
        <w:t>Let</w:t>
      </w:r>
      <w:r w:rsidR="009F5517">
        <w:rPr>
          <w:rFonts w:ascii="Times New Roman"/>
          <w:sz w:val="21"/>
          <w:szCs w:val="21"/>
        </w:rPr>
        <w:t>’</w:t>
      </w:r>
      <w:r w:rsidR="009F5517">
        <w:rPr>
          <w:rFonts w:ascii="Times New Roman" w:hint="eastAsia"/>
          <w:sz w:val="21"/>
          <w:szCs w:val="21"/>
        </w:rPr>
        <w:t xml:space="preserve">s stay together </w:t>
      </w:r>
      <w:r>
        <w:rPr>
          <w:rFonts w:ascii="Times New Roman"/>
          <w:sz w:val="21"/>
          <w:szCs w:val="21"/>
        </w:rPr>
        <w:t xml:space="preserve">to </w:t>
      </w:r>
      <w:r w:rsidR="009351AF">
        <w:rPr>
          <w:rFonts w:ascii="Times New Roman" w:hint="eastAsia"/>
          <w:sz w:val="21"/>
          <w:szCs w:val="21"/>
        </w:rPr>
        <w:t>climb over</w:t>
      </w:r>
      <w:r>
        <w:rPr>
          <w:rFonts w:ascii="Times New Roman"/>
          <w:sz w:val="21"/>
          <w:szCs w:val="21"/>
        </w:rPr>
        <w:t xml:space="preserve"> </w:t>
      </w:r>
      <w:r w:rsidR="00422DFA">
        <w:rPr>
          <w:rFonts w:ascii="Times New Roman" w:hint="eastAsia"/>
          <w:sz w:val="21"/>
          <w:szCs w:val="21"/>
        </w:rPr>
        <w:t>the mountains</w:t>
      </w:r>
      <w:r w:rsidR="00BB35B8">
        <w:rPr>
          <w:rFonts w:ascii="Times New Roman" w:hint="eastAsia"/>
          <w:sz w:val="21"/>
          <w:szCs w:val="21"/>
        </w:rPr>
        <w:t>!</w:t>
      </w:r>
    </w:p>
    <w:p w14:paraId="6056755E" w14:textId="2B3190B4" w:rsidR="00977374" w:rsidRPr="00242655" w:rsidRDefault="000D70B1" w:rsidP="00242655">
      <w:pPr>
        <w:pStyle w:val="Heading2"/>
        <w:rPr>
          <w:rFonts w:ascii="黑体" w:eastAsia="黑体" w:hAnsi="黑体" w:cs="黑体"/>
          <w:lang w:val="zh-TW" w:eastAsia="zh-TW"/>
        </w:rPr>
      </w:pPr>
      <w:r w:rsidRPr="00242655">
        <w:rPr>
          <w:rFonts w:ascii="黑体" w:eastAsia="黑体" w:hAnsi="黑体" w:cs="黑体"/>
          <w:lang w:val="zh-TW" w:eastAsia="zh-TW"/>
        </w:rPr>
        <w:t xml:space="preserve">5.3 </w:t>
      </w:r>
      <w:r w:rsidR="008A0601" w:rsidRPr="008A0601">
        <w:rPr>
          <w:rFonts w:ascii="黑体" w:eastAsia="黑体" w:hAnsi="黑体" w:cs="黑体"/>
          <w:lang w:val="zh-TW" w:eastAsia="zh-TW"/>
        </w:rPr>
        <w:t>An example tweak using the methodology</w:t>
      </w:r>
    </w:p>
    <w:p w14:paraId="38E8F25D" w14:textId="366A75E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bookmarkStart w:id="45" w:name="到此"/>
      <w:bookmarkEnd w:id="45"/>
      <w:r>
        <w:rPr>
          <w:rFonts w:ascii="Times New Roman"/>
          <w:sz w:val="21"/>
          <w:szCs w:val="21"/>
        </w:rPr>
        <w:t xml:space="preserve">Before </w:t>
      </w:r>
      <w:r w:rsidR="006E7F07">
        <w:rPr>
          <w:rFonts w:ascii="Times New Roman" w:hint="eastAsia"/>
          <w:sz w:val="21"/>
          <w:szCs w:val="21"/>
        </w:rPr>
        <w:t>overcoming</w:t>
      </w:r>
      <w:r>
        <w:rPr>
          <w:rFonts w:ascii="Times New Roman"/>
          <w:sz w:val="21"/>
          <w:szCs w:val="21"/>
        </w:rPr>
        <w:t xml:space="preserve"> mountains, we'd better consolidate the knowledge learned so far. So in this section, we will focus on a practical example, which covers all theories mentioned above, in </w:t>
      </w:r>
      <w:r w:rsidR="00283901">
        <w:rPr>
          <w:rFonts w:ascii="Times New Roman" w:hint="eastAsia"/>
          <w:sz w:val="21"/>
          <w:szCs w:val="21"/>
        </w:rPr>
        <w:t>the hope of</w:t>
      </w:r>
      <w:r>
        <w:rPr>
          <w:rFonts w:ascii="Times New Roman"/>
          <w:sz w:val="21"/>
          <w:szCs w:val="21"/>
        </w:rPr>
        <w:t xml:space="preserve"> </w:t>
      </w:r>
      <w:r w:rsidR="002300C0">
        <w:rPr>
          <w:rFonts w:ascii="Times New Roman" w:hint="eastAsia"/>
          <w:sz w:val="21"/>
          <w:szCs w:val="21"/>
        </w:rPr>
        <w:t>offer</w:t>
      </w:r>
      <w:r w:rsidR="0028390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A563CA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 smooth</w:t>
      </w:r>
      <w:r w:rsidR="00A563CA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transition to chapter </w:t>
      </w:r>
      <w:r w:rsidR="00A563CA">
        <w:rPr>
          <w:rFonts w:ascii="Times New Roman" w:hint="eastAsia"/>
          <w:sz w:val="21"/>
          <w:szCs w:val="21"/>
        </w:rPr>
        <w:t>6</w:t>
      </w:r>
      <w:r>
        <w:rPr>
          <w:rFonts w:ascii="Times New Roman"/>
          <w:sz w:val="21"/>
          <w:szCs w:val="21"/>
        </w:rPr>
        <w:t>. The content of this practice is a real example that fully covers the development process of my iOS</w:t>
      </w:r>
      <w:r w:rsidR="00D43D6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6 tweak, "Speaker SBSettings Toggle". (As shown in figure 5-14). At that moment, I didn't know how to </w:t>
      </w:r>
      <w:r w:rsidR="00875E54">
        <w:rPr>
          <w:rFonts w:ascii="Times New Roman"/>
          <w:sz w:val="21"/>
          <w:szCs w:val="21"/>
        </w:rPr>
        <w:t>use IDA and LLDB</w:t>
      </w:r>
      <w:r w:rsidR="008048BD">
        <w:rPr>
          <w:rFonts w:ascii="Times New Roman" w:hint="eastAsia"/>
          <w:sz w:val="21"/>
          <w:szCs w:val="21"/>
        </w:rPr>
        <w:t>, s</w:t>
      </w:r>
      <w:r w:rsidR="00875E54">
        <w:rPr>
          <w:rFonts w:ascii="Times New Roman"/>
          <w:sz w:val="21"/>
          <w:szCs w:val="21"/>
        </w:rPr>
        <w:t>o all clues were</w:t>
      </w:r>
      <w:r>
        <w:rPr>
          <w:rFonts w:ascii="Times New Roman"/>
          <w:sz w:val="21"/>
          <w:szCs w:val="21"/>
        </w:rPr>
        <w:t xml:space="preserve"> </w:t>
      </w:r>
      <w:r w:rsidR="00944E59">
        <w:rPr>
          <w:rFonts w:ascii="Times New Roman" w:hint="eastAsia"/>
          <w:sz w:val="21"/>
          <w:szCs w:val="21"/>
        </w:rPr>
        <w:t>from</w:t>
      </w:r>
      <w:r>
        <w:rPr>
          <w:rFonts w:ascii="Times New Roman"/>
          <w:sz w:val="21"/>
          <w:szCs w:val="21"/>
        </w:rPr>
        <w:t xml:space="preserve"> class-dump</w:t>
      </w:r>
      <w:r w:rsidR="001D20CC">
        <w:rPr>
          <w:rFonts w:ascii="Times New Roman" w:hint="eastAsia"/>
          <w:sz w:val="21"/>
          <w:szCs w:val="21"/>
        </w:rPr>
        <w:t xml:space="preserve"> headers</w:t>
      </w:r>
      <w:r>
        <w:rPr>
          <w:rFonts w:ascii="Times New Roman"/>
          <w:sz w:val="21"/>
          <w:szCs w:val="21"/>
        </w:rPr>
        <w:t xml:space="preserve"> </w:t>
      </w:r>
      <w:r w:rsidR="00FB5A4E">
        <w:rPr>
          <w:rFonts w:ascii="Times New Roman" w:hint="eastAsia"/>
          <w:sz w:val="21"/>
          <w:szCs w:val="21"/>
        </w:rPr>
        <w:t>and guesses</w:t>
      </w:r>
      <w:r>
        <w:rPr>
          <w:rFonts w:ascii="Times New Roman"/>
          <w:sz w:val="21"/>
          <w:szCs w:val="21"/>
        </w:rPr>
        <w:t xml:space="preserve">. </w:t>
      </w:r>
      <w:r w:rsidR="00ED2C63">
        <w:rPr>
          <w:rFonts w:ascii="Times New Roman" w:hint="eastAsia"/>
          <w:sz w:val="21"/>
          <w:szCs w:val="21"/>
        </w:rPr>
        <w:t xml:space="preserve">This is a stage most of you will experience when learning iOS reverse engineering, therefore could be a very </w:t>
      </w:r>
      <w:r w:rsidR="00943503">
        <w:rPr>
          <w:rFonts w:ascii="Times New Roman" w:hint="eastAsia"/>
          <w:sz w:val="21"/>
          <w:szCs w:val="21"/>
        </w:rPr>
        <w:t>valu</w:t>
      </w:r>
      <w:r w:rsidR="007D4A72">
        <w:rPr>
          <w:rFonts w:ascii="Times New Roman" w:hint="eastAsia"/>
          <w:sz w:val="21"/>
          <w:szCs w:val="21"/>
        </w:rPr>
        <w:t>able</w:t>
      </w:r>
      <w:r w:rsidR="00ED2C63">
        <w:rPr>
          <w:rFonts w:ascii="Times New Roman" w:hint="eastAsia"/>
          <w:sz w:val="21"/>
          <w:szCs w:val="21"/>
        </w:rPr>
        <w:t xml:space="preserve"> reference.</w:t>
      </w:r>
    </w:p>
    <w:p w14:paraId="5BA6B54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CB08918" wp14:editId="3B881970">
            <wp:extent cx="2400001" cy="3600001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5850FF4" w14:textId="1F7DA9C8" w:rsidR="00977374" w:rsidRPr="007657DB" w:rsidRDefault="007657DB">
      <w:pPr>
        <w:pStyle w:val="Caption"/>
        <w:jc w:val="center"/>
        <w:rPr>
          <w:rFonts w:ascii="Times New Roman" w:hAnsi="Times New Roman" w:hint="default"/>
        </w:rPr>
      </w:pPr>
      <w:r w:rsidRPr="007657DB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7657DB">
        <w:rPr>
          <w:rFonts w:ascii="Times New Roman" w:hAnsi="Times New Roman" w:hint="default"/>
        </w:rPr>
        <w:t>5- 14 Speaker SBSettings Toggle</w:t>
      </w:r>
    </w:p>
    <w:p w14:paraId="3232A230" w14:textId="1486CE90" w:rsidR="00977374" w:rsidRDefault="000D70B1">
      <w:pPr>
        <w:pStyle w:val="a1"/>
        <w:rPr>
          <w:rFonts w:hint="default"/>
        </w:rPr>
      </w:pPr>
      <w:r>
        <w:rPr>
          <w:rFonts w:ascii="Times New Roman" w:eastAsia="Arial Unicode MS"/>
        </w:rPr>
        <w:t>Notice:</w:t>
      </w:r>
      <w:ins w:id="46" w:author="user" w:date="2015-02-12T23:06:00Z">
        <w:r>
          <w:rPr>
            <w:rFonts w:ascii="Times New Roman" w:eastAsia="Arial Unicode MS"/>
          </w:rPr>
          <w:t xml:space="preserve"> The following steps </w:t>
        </w:r>
      </w:ins>
      <w:r w:rsidR="004E6104">
        <w:rPr>
          <w:rFonts w:ascii="Times New Roman" w:eastAsia="Arial Unicode MS"/>
        </w:rPr>
        <w:t xml:space="preserve">no longer </w:t>
      </w:r>
      <w:r w:rsidR="00942022">
        <w:rPr>
          <w:rFonts w:ascii="Times New Roman" w:eastAsia="Arial Unicode MS"/>
        </w:rPr>
        <w:t>work</w:t>
      </w:r>
      <w:r w:rsidR="004E6104">
        <w:rPr>
          <w:rFonts w:ascii="Times New Roman" w:eastAsia="Arial Unicode MS"/>
        </w:rPr>
        <w:t xml:space="preserve"> on</w:t>
      </w:r>
      <w:ins w:id="47" w:author="user" w:date="2015-02-12T23:06:00Z">
        <w:r>
          <w:rPr>
            <w:rFonts w:ascii="Times New Roman" w:eastAsia="Arial Unicode MS"/>
          </w:rPr>
          <w:t xml:space="preserve"> iOS</w:t>
        </w:r>
      </w:ins>
      <w:r w:rsidR="004E6104">
        <w:rPr>
          <w:rFonts w:ascii="Times New Roman" w:eastAsia="Arial Unicode MS"/>
        </w:rPr>
        <w:t xml:space="preserve"> </w:t>
      </w:r>
      <w:ins w:id="48" w:author="user" w:date="2015-02-12T23:06:00Z">
        <w:r>
          <w:rPr>
            <w:rFonts w:ascii="Times New Roman" w:eastAsia="Arial Unicode MS"/>
          </w:rPr>
          <w:t>8. However</w:t>
        </w:r>
      </w:ins>
      <w:r w:rsidR="00D01537">
        <w:rPr>
          <w:rFonts w:ascii="Times New Roman" w:eastAsia="Arial Unicode MS"/>
        </w:rPr>
        <w:t>, the thinking pattern is good to know</w:t>
      </w:r>
      <w:ins w:id="49" w:author="user" w:date="2015-02-12T23:06:00Z">
        <w:r>
          <w:rPr>
            <w:rFonts w:ascii="Times New Roman" w:eastAsia="Arial Unicode MS"/>
          </w:rPr>
          <w:t>.</w:t>
        </w:r>
      </w:ins>
    </w:p>
    <w:p w14:paraId="12293FD1" w14:textId="580A36D3" w:rsidR="00977374" w:rsidRPr="0065551D" w:rsidRDefault="0065551D" w:rsidP="0065551D">
      <w:pPr>
        <w:pStyle w:val="Heading3"/>
        <w:rPr>
          <w:rFonts w:ascii="黑体" w:eastAsia="黑体" w:hAnsi="黑体" w:cs="黑体"/>
          <w:lang w:val="zh-TW" w:eastAsia="zh-TW"/>
        </w:rPr>
      </w:pPr>
      <w:r>
        <w:rPr>
          <w:rFonts w:ascii="黑体" w:eastAsia="黑体" w:hAnsi="黑体" w:cs="黑体"/>
          <w:lang w:val="zh-TW" w:eastAsia="zh-TW"/>
        </w:rPr>
        <w:t>5.</w:t>
      </w:r>
      <w:r w:rsidR="000D70B1" w:rsidRPr="0065551D">
        <w:rPr>
          <w:rFonts w:ascii="黑体" w:eastAsia="黑体" w:hAnsi="黑体" w:cs="黑体"/>
          <w:lang w:val="zh-TW" w:eastAsia="zh-TW"/>
        </w:rPr>
        <w:t xml:space="preserve">3.1 </w:t>
      </w:r>
      <w:r w:rsidR="0028336F">
        <w:rPr>
          <w:rFonts w:ascii="黑体" w:eastAsia="黑体" w:hAnsi="黑体" w:cs="黑体" w:hint="eastAsia"/>
          <w:lang w:val="zh-TW" w:eastAsia="zh-TW"/>
        </w:rPr>
        <w:t>Ge</w:t>
      </w:r>
      <w:r w:rsidR="00C564A5">
        <w:rPr>
          <w:rFonts w:ascii="黑体" w:eastAsia="黑体" w:hAnsi="黑体" w:cs="黑体" w:hint="eastAsia"/>
          <w:lang w:val="zh-TW" w:eastAsia="zh-TW"/>
        </w:rPr>
        <w:t>t i</w:t>
      </w:r>
      <w:r w:rsidR="000D70B1" w:rsidRPr="0065551D">
        <w:rPr>
          <w:rFonts w:ascii="黑体" w:eastAsia="黑体" w:hAnsi="黑体" w:cs="黑体"/>
          <w:lang w:val="zh-TW" w:eastAsia="zh-TW"/>
        </w:rPr>
        <w:t>nspiration</w:t>
      </w:r>
    </w:p>
    <w:p w14:paraId="314E2A57" w14:textId="725CBA29" w:rsidR="00977374" w:rsidRPr="00106F13" w:rsidRDefault="000D70B1" w:rsidP="00106F13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At the end of March 2012, I received</w:t>
      </w:r>
      <w:r w:rsidR="0022084A">
        <w:rPr>
          <w:rFonts w:ascii="Times New Roman"/>
          <w:sz w:val="21"/>
          <w:szCs w:val="21"/>
        </w:rPr>
        <w:t xml:space="preserve"> an email from Shoghian, an Ira</w:t>
      </w:r>
      <w:r>
        <w:rPr>
          <w:rFonts w:ascii="Times New Roman"/>
          <w:sz w:val="21"/>
          <w:szCs w:val="21"/>
        </w:rPr>
        <w:t>n</w:t>
      </w:r>
      <w:r w:rsidR="0022084A">
        <w:rPr>
          <w:rFonts w:ascii="Times New Roman" w:hint="eastAsia"/>
          <w:sz w:val="21"/>
          <w:szCs w:val="21"/>
        </w:rPr>
        <w:t>ian-</w:t>
      </w:r>
      <w:r>
        <w:rPr>
          <w:rFonts w:ascii="Times New Roman"/>
          <w:sz w:val="21"/>
          <w:szCs w:val="21"/>
        </w:rPr>
        <w:t xml:space="preserve">Canaidan. In the mail, he shared an idea that iOS users could switch </w:t>
      </w:r>
      <w:r w:rsidR="009B081B">
        <w:rPr>
          <w:rFonts w:ascii="Times New Roman" w:hint="eastAsia"/>
          <w:sz w:val="21"/>
          <w:szCs w:val="21"/>
        </w:rPr>
        <w:t>between</w:t>
      </w:r>
      <w:r>
        <w:rPr>
          <w:rFonts w:ascii="Times New Roman"/>
          <w:sz w:val="21"/>
          <w:szCs w:val="21"/>
        </w:rPr>
        <w:t xml:space="preserve"> </w:t>
      </w:r>
      <w:r w:rsidR="00B81237">
        <w:rPr>
          <w:rFonts w:ascii="Times New Roman" w:hint="eastAsia"/>
          <w:sz w:val="21"/>
          <w:szCs w:val="21"/>
        </w:rPr>
        <w:t>microphone</w:t>
      </w:r>
      <w:r>
        <w:rPr>
          <w:rFonts w:ascii="Times New Roman"/>
          <w:sz w:val="21"/>
          <w:szCs w:val="21"/>
        </w:rPr>
        <w:t xml:space="preserve"> </w:t>
      </w:r>
      <w:r w:rsidR="009B081B">
        <w:rPr>
          <w:rFonts w:ascii="Times New Roman" w:hint="eastAsia"/>
          <w:sz w:val="21"/>
          <w:szCs w:val="21"/>
        </w:rPr>
        <w:t>and</w:t>
      </w:r>
      <w:r>
        <w:rPr>
          <w:rFonts w:ascii="Times New Roman"/>
          <w:sz w:val="21"/>
          <w:szCs w:val="21"/>
        </w:rPr>
        <w:t xml:space="preserve"> speaker during a phone call while few people knew the speaker could be </w:t>
      </w:r>
      <w:r w:rsidR="00A460F1">
        <w:rPr>
          <w:rFonts w:ascii="Times New Roman" w:hint="eastAsia"/>
          <w:sz w:val="21"/>
          <w:szCs w:val="21"/>
        </w:rPr>
        <w:t>turned</w:t>
      </w:r>
      <w:r>
        <w:rPr>
          <w:rFonts w:ascii="Times New Roman"/>
          <w:sz w:val="21"/>
          <w:szCs w:val="21"/>
        </w:rPr>
        <w:t xml:space="preserve"> on by default. This feature was very </w:t>
      </w:r>
      <w:r w:rsidR="00332A6F">
        <w:rPr>
          <w:rFonts w:ascii="Times New Roman"/>
          <w:sz w:val="21"/>
          <w:szCs w:val="21"/>
        </w:rPr>
        <w:t>useful for those who were</w:t>
      </w:r>
      <w:r>
        <w:rPr>
          <w:rFonts w:ascii="Times New Roman"/>
          <w:sz w:val="21"/>
          <w:szCs w:val="21"/>
        </w:rPr>
        <w:t xml:space="preserve"> cooking, driving or not convenient to </w:t>
      </w:r>
      <w:r w:rsidR="00062B3C">
        <w:rPr>
          <w:rFonts w:ascii="Times New Roman" w:hint="eastAsia"/>
          <w:sz w:val="21"/>
          <w:szCs w:val="21"/>
        </w:rPr>
        <w:t>hold</w:t>
      </w:r>
      <w:r>
        <w:rPr>
          <w:rFonts w:ascii="Times New Roman"/>
          <w:sz w:val="21"/>
          <w:szCs w:val="21"/>
        </w:rPr>
        <w:t xml:space="preserve"> the phone</w:t>
      </w:r>
      <w:r w:rsidR="00DE55D2">
        <w:rPr>
          <w:rFonts w:ascii="Times New Roman" w:hint="eastAsia"/>
          <w:sz w:val="21"/>
          <w:szCs w:val="21"/>
        </w:rPr>
        <w:t xml:space="preserve"> during a call</w:t>
      </w:r>
      <w:r>
        <w:rPr>
          <w:rFonts w:ascii="Times New Roman"/>
          <w:sz w:val="21"/>
          <w:szCs w:val="21"/>
        </w:rPr>
        <w:t xml:space="preserve">. However, such a useful feature was hidden in "Settings"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"General"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"Accessibility"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</w:t>
      </w:r>
      <w:r w:rsidR="00E21CF5">
        <w:rPr>
          <w:rFonts w:ascii="Times New Roman" w:hint="eastAsia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>", which was a four-level</w:t>
      </w:r>
      <w:r w:rsidR="00E9745F">
        <w:rPr>
          <w:rFonts w:ascii="Times New Roman" w:hint="eastAsia"/>
          <w:sz w:val="21"/>
          <w:szCs w:val="21"/>
        </w:rPr>
        <w:t xml:space="preserve"> menu</w:t>
      </w:r>
      <w:r w:rsidR="00E81E35">
        <w:rPr>
          <w:rFonts w:ascii="Times New Roman"/>
          <w:sz w:val="21"/>
          <w:szCs w:val="21"/>
        </w:rPr>
        <w:t xml:space="preserve"> (as shown in f</w:t>
      </w:r>
      <w:r>
        <w:rPr>
          <w:rFonts w:ascii="Times New Roman"/>
          <w:sz w:val="21"/>
          <w:szCs w:val="21"/>
        </w:rPr>
        <w:t xml:space="preserve">igure 5-15) </w:t>
      </w:r>
      <w:r w:rsidR="007A402A">
        <w:rPr>
          <w:rFonts w:ascii="Times New Roman" w:hint="eastAsia"/>
          <w:sz w:val="21"/>
          <w:szCs w:val="21"/>
        </w:rPr>
        <w:t>so</w:t>
      </w:r>
      <w:r>
        <w:rPr>
          <w:rFonts w:ascii="Times New Roman"/>
          <w:sz w:val="21"/>
          <w:szCs w:val="21"/>
        </w:rPr>
        <w:t xml:space="preserve"> the set up was very cumbersome. Various </w:t>
      </w:r>
      <w:r w:rsidR="00EA721D">
        <w:rPr>
          <w:rFonts w:ascii="Times New Roman" w:hint="eastAsia"/>
          <w:sz w:val="21"/>
          <w:szCs w:val="21"/>
        </w:rPr>
        <w:t>toggles</w:t>
      </w:r>
      <w:r>
        <w:rPr>
          <w:rFonts w:ascii="Times New Roman"/>
          <w:sz w:val="21"/>
          <w:szCs w:val="21"/>
        </w:rPr>
        <w:t xml:space="preserve"> in SBSettings are aimed to solve problem</w:t>
      </w:r>
      <w:r w:rsidR="00321A2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like this. So I planned to </w:t>
      </w:r>
      <w:r w:rsidR="006E5E61">
        <w:rPr>
          <w:rFonts w:ascii="Times New Roman" w:hint="eastAsia"/>
          <w:sz w:val="21"/>
          <w:szCs w:val="21"/>
        </w:rPr>
        <w:t>re</w:t>
      </w:r>
      <w:r w:rsidR="00690295">
        <w:rPr>
          <w:rFonts w:ascii="Times New Roman" w:hint="eastAsia"/>
          <w:sz w:val="21"/>
          <w:szCs w:val="21"/>
        </w:rPr>
        <w:t xml:space="preserve">write </w:t>
      </w:r>
      <w:r w:rsidR="006E5E61">
        <w:rPr>
          <w:rFonts w:ascii="Times New Roman" w:hint="eastAsia"/>
          <w:sz w:val="21"/>
          <w:szCs w:val="21"/>
        </w:rPr>
        <w:t xml:space="preserve">it </w:t>
      </w:r>
      <w:r w:rsidR="00F625EE">
        <w:rPr>
          <w:rFonts w:ascii="Times New Roman" w:hint="eastAsia"/>
          <w:sz w:val="21"/>
          <w:szCs w:val="21"/>
        </w:rPr>
        <w:t xml:space="preserve">as </w:t>
      </w:r>
      <w:r w:rsidR="00690295">
        <w:rPr>
          <w:rFonts w:ascii="Times New Roman" w:hint="eastAsia"/>
          <w:sz w:val="21"/>
          <w:szCs w:val="21"/>
        </w:rPr>
        <w:t>a</w:t>
      </w:r>
      <w:r w:rsidR="00690295">
        <w:rPr>
          <w:rFonts w:ascii="Times New Roman"/>
          <w:sz w:val="21"/>
          <w:szCs w:val="21"/>
        </w:rPr>
        <w:t xml:space="preserve"> toggle to make</w:t>
      </w:r>
      <w:r w:rsidR="0069029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this good feature</w:t>
      </w:r>
      <w:r w:rsidR="000E37F1">
        <w:rPr>
          <w:rFonts w:ascii="Times New Roman" w:hint="eastAsia"/>
          <w:sz w:val="21"/>
          <w:szCs w:val="21"/>
        </w:rPr>
        <w:t xml:space="preserve"> </w:t>
      </w:r>
      <w:r w:rsidR="00106F13">
        <w:rPr>
          <w:rFonts w:ascii="Times New Roman"/>
          <w:sz w:val="21"/>
          <w:szCs w:val="21"/>
        </w:rPr>
        <w:t>handier</w:t>
      </w:r>
      <w:r>
        <w:rPr>
          <w:rFonts w:ascii="Times New Roman"/>
          <w:sz w:val="21"/>
          <w:szCs w:val="21"/>
        </w:rPr>
        <w:t>.</w:t>
      </w:r>
    </w:p>
    <w:p w14:paraId="1EBB2213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F44AE9C" wp14:editId="38EB771B">
            <wp:extent cx="2400001" cy="3600001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6FDE9" w14:textId="1502ED9D" w:rsidR="00977374" w:rsidRPr="00825530" w:rsidRDefault="00825530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825530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825530">
        <w:rPr>
          <w:rFonts w:ascii="Times New Roman" w:hAnsi="Times New Roman" w:hint="default"/>
        </w:rPr>
        <w:t>5- 15 Incoming Calls</w:t>
      </w:r>
    </w:p>
    <w:p w14:paraId="45A1EDB4" w14:textId="3AAC5F37" w:rsidR="00977374" w:rsidRDefault="000D70B1" w:rsidP="00B46072">
      <w:pPr>
        <w:pStyle w:val="Heading3"/>
      </w:pPr>
      <w:r>
        <w:t>5.3.2 Locate file</w:t>
      </w:r>
      <w:r w:rsidR="00725515">
        <w:rPr>
          <w:rFonts w:hint="eastAsia"/>
        </w:rPr>
        <w:t>s</w:t>
      </w:r>
    </w:p>
    <w:p w14:paraId="6B9F94C0" w14:textId="25AFF1CA" w:rsidR="00977374" w:rsidRDefault="006D33F4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Since this feature </w:t>
      </w:r>
      <w:r w:rsidR="00911EE0">
        <w:rPr>
          <w:rFonts w:ascii="Times New Roman" w:hint="eastAsia"/>
          <w:sz w:val="21"/>
          <w:szCs w:val="21"/>
        </w:rPr>
        <w:t>was</w:t>
      </w:r>
      <w:r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>in</w:t>
      </w:r>
      <w:r w:rsidR="009B15A5">
        <w:rPr>
          <w:rFonts w:ascii="Times New Roman" w:hint="eastAsia"/>
          <w:sz w:val="21"/>
          <w:szCs w:val="21"/>
        </w:rPr>
        <w:t>side</w:t>
      </w:r>
      <w:r w:rsidR="000D70B1">
        <w:rPr>
          <w:rFonts w:ascii="Times New Roman"/>
          <w:sz w:val="21"/>
          <w:szCs w:val="21"/>
        </w:rPr>
        <w:t xml:space="preserve"> Setting</w:t>
      </w:r>
      <w:r w:rsidR="00E902E9">
        <w:rPr>
          <w:rFonts w:ascii="Times New Roman" w:hint="eastAsia"/>
          <w:sz w:val="21"/>
          <w:szCs w:val="21"/>
        </w:rPr>
        <w:t>s</w:t>
      </w:r>
      <w:r w:rsidR="00FD1252">
        <w:rPr>
          <w:rFonts w:ascii="Times New Roman"/>
          <w:sz w:val="21"/>
          <w:szCs w:val="21"/>
        </w:rPr>
        <w:t xml:space="preserve"> A</w:t>
      </w:r>
      <w:r w:rsidR="000D70B1">
        <w:rPr>
          <w:rFonts w:ascii="Times New Roman"/>
          <w:sz w:val="21"/>
          <w:szCs w:val="21"/>
        </w:rPr>
        <w:t xml:space="preserve">pp, my first reaction </w:t>
      </w:r>
      <w:r w:rsidR="00823B92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to look for suspicious files un</w:t>
      </w:r>
      <w:r w:rsidR="00C31BAA">
        <w:rPr>
          <w:rFonts w:ascii="Times New Roman"/>
          <w:sz w:val="21"/>
          <w:szCs w:val="21"/>
        </w:rPr>
        <w:t>der "/Applications/Preferences.a</w:t>
      </w:r>
      <w:r w:rsidR="000D70B1">
        <w:rPr>
          <w:rFonts w:ascii="Times New Roman"/>
          <w:sz w:val="21"/>
          <w:szCs w:val="21"/>
        </w:rPr>
        <w:t xml:space="preserve">pp" and "/System/Library/PreferenceBundles/". </w:t>
      </w:r>
      <w:r w:rsidR="00F338A4">
        <w:rPr>
          <w:rFonts w:ascii="Times New Roman" w:hint="eastAsia"/>
          <w:sz w:val="21"/>
          <w:szCs w:val="21"/>
        </w:rPr>
        <w:t>What I</w:t>
      </w:r>
      <w:r w:rsidR="00F338A4">
        <w:rPr>
          <w:rFonts w:ascii="Times New Roman"/>
          <w:sz w:val="21"/>
          <w:szCs w:val="21"/>
        </w:rPr>
        <w:t>’</w:t>
      </w:r>
      <w:r w:rsidR="00F338A4">
        <w:rPr>
          <w:rFonts w:ascii="Times New Roman" w:hint="eastAsia"/>
          <w:sz w:val="21"/>
          <w:szCs w:val="21"/>
        </w:rPr>
        <w:t>ve done</w:t>
      </w:r>
      <w:r w:rsidR="000D70B1">
        <w:rPr>
          <w:rFonts w:ascii="Times New Roman"/>
          <w:sz w:val="21"/>
          <w:szCs w:val="21"/>
        </w:rPr>
        <w:t xml:space="preserve"> </w:t>
      </w:r>
      <w:r w:rsidR="00B4684B">
        <w:rPr>
          <w:rFonts w:ascii="Times New Roman" w:hint="eastAsia"/>
          <w:sz w:val="21"/>
          <w:szCs w:val="21"/>
        </w:rPr>
        <w:t>are</w:t>
      </w:r>
      <w:r w:rsidR="000D70B1">
        <w:rPr>
          <w:rFonts w:ascii="Times New Roman"/>
          <w:sz w:val="21"/>
          <w:szCs w:val="21"/>
        </w:rPr>
        <w:t xml:space="preserve"> roughly described as follows.</w:t>
      </w:r>
    </w:p>
    <w:p w14:paraId="6919E829" w14:textId="287DB53A" w:rsidR="00977374" w:rsidRPr="00F845FF" w:rsidRDefault="000D70B1" w:rsidP="00F845FF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F845FF">
        <w:rPr>
          <w:rFonts w:ascii="黑体" w:eastAsia="黑体" w:hAnsi="黑体" w:cs="黑体"/>
          <w:sz w:val="28"/>
          <w:szCs w:val="28"/>
          <w:lang w:val="zh-TW" w:eastAsia="zh-TW"/>
        </w:rPr>
        <w:t>Change the system language to English</w:t>
      </w:r>
    </w:p>
    <w:p w14:paraId="0511160B" w14:textId="45BF4153" w:rsidR="00977374" w:rsidRDefault="00F845F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Because the iOS file</w:t>
      </w:r>
      <w:r w:rsidR="00AB1BFB">
        <w:rPr>
          <w:rFonts w:ascii="Times New Roman"/>
          <w:sz w:val="21"/>
          <w:szCs w:val="21"/>
        </w:rPr>
        <w:t>system</w:t>
      </w:r>
      <w:r w:rsidR="00510FDD">
        <w:rPr>
          <w:rFonts w:ascii="Times New Roman"/>
          <w:sz w:val="21"/>
          <w:szCs w:val="21"/>
        </w:rPr>
        <w:t xml:space="preserve"> wa</w:t>
      </w:r>
      <w:r w:rsidR="002505ED">
        <w:rPr>
          <w:rFonts w:ascii="Times New Roman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English, </w:t>
      </w:r>
      <w:r w:rsidR="00160B2B">
        <w:rPr>
          <w:rFonts w:ascii="Times New Roman"/>
          <w:sz w:val="21"/>
          <w:szCs w:val="21"/>
        </w:rPr>
        <w:t>I</w:t>
      </w:r>
      <w:r w:rsidR="004B4E35">
        <w:rPr>
          <w:rFonts w:ascii="Times New Roman" w:hint="eastAsia"/>
          <w:sz w:val="21"/>
          <w:szCs w:val="21"/>
        </w:rPr>
        <w:t xml:space="preserve"> had</w:t>
      </w:r>
      <w:r w:rsidR="000D70B1">
        <w:rPr>
          <w:rFonts w:ascii="Times New Roman"/>
          <w:sz w:val="21"/>
          <w:szCs w:val="21"/>
        </w:rPr>
        <w:t xml:space="preserve"> set the system language to English </w:t>
      </w:r>
      <w:r w:rsidR="007C0D41">
        <w:rPr>
          <w:rFonts w:ascii="Times New Roman"/>
          <w:sz w:val="21"/>
          <w:szCs w:val="21"/>
        </w:rPr>
        <w:t>before</w:t>
      </w:r>
      <w:r w:rsidR="007C0D41">
        <w:rPr>
          <w:rFonts w:ascii="Times New Roman" w:hint="eastAsia"/>
          <w:sz w:val="21"/>
          <w:szCs w:val="21"/>
        </w:rPr>
        <w:t xml:space="preserve"> analyzing</w:t>
      </w:r>
      <w:r w:rsidR="007C0D41">
        <w:rPr>
          <w:rFonts w:ascii="Times New Roman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 xml:space="preserve">so that </w:t>
      </w:r>
      <w:r w:rsidR="00380420">
        <w:rPr>
          <w:rFonts w:ascii="Times New Roman" w:hint="eastAsia"/>
          <w:sz w:val="21"/>
          <w:szCs w:val="21"/>
        </w:rPr>
        <w:t>I was</w:t>
      </w:r>
      <w:r w:rsidR="000D70B1">
        <w:rPr>
          <w:rFonts w:ascii="Times New Roman"/>
          <w:sz w:val="21"/>
          <w:szCs w:val="21"/>
        </w:rPr>
        <w:t xml:space="preserve"> more likely to </w:t>
      </w:r>
      <w:r w:rsidR="004D5F4F">
        <w:rPr>
          <w:rFonts w:ascii="Times New Roman" w:hint="eastAsia"/>
          <w:sz w:val="21"/>
          <w:szCs w:val="21"/>
        </w:rPr>
        <w:t>find</w:t>
      </w:r>
      <w:r w:rsidR="000D70B1">
        <w:rPr>
          <w:rFonts w:ascii="Times New Roman"/>
          <w:sz w:val="21"/>
          <w:szCs w:val="21"/>
        </w:rPr>
        <w:t xml:space="preserve"> correspondence between keywords from filesystem and keywords displayed on </w:t>
      </w:r>
      <w:r w:rsidR="00456592">
        <w:rPr>
          <w:rFonts w:ascii="Times New Roman" w:hint="eastAsia"/>
          <w:sz w:val="21"/>
          <w:szCs w:val="21"/>
        </w:rPr>
        <w:t>UI.</w:t>
      </w:r>
    </w:p>
    <w:p w14:paraId="135021D4" w14:textId="46DB0A20" w:rsidR="00977374" w:rsidRPr="008F0EF3" w:rsidRDefault="00DB43CC" w:rsidP="008F0EF3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 w:hint="eastAsia"/>
          <w:sz w:val="28"/>
          <w:szCs w:val="28"/>
          <w:lang w:val="zh-TW" w:eastAsia="zh-TW"/>
        </w:rPr>
        <w:t>Discover</w:t>
      </w:r>
      <w:r w:rsidR="000D70B1" w:rsidRPr="008F0EF3">
        <w:rPr>
          <w:rFonts w:ascii="黑体" w:eastAsia="黑体" w:hAnsi="黑体" w:cs="黑体"/>
          <w:sz w:val="28"/>
          <w:szCs w:val="28"/>
          <w:lang w:val="zh-TW" w:eastAsia="zh-TW"/>
        </w:rPr>
        <w:t xml:space="preserve"> keyword "Accessibility"</w:t>
      </w:r>
    </w:p>
    <w:p w14:paraId="07695CE9" w14:textId="4992B2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</w:t>
      </w:r>
      <w:r w:rsidR="00BC27F3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</w:t>
      </w:r>
      <w:r w:rsidR="006B37C0">
        <w:rPr>
          <w:rFonts w:ascii="Times New Roman" w:hint="eastAsia"/>
          <w:sz w:val="21"/>
          <w:szCs w:val="21"/>
        </w:rPr>
        <w:t xml:space="preserve">had </w:t>
      </w:r>
      <w:r>
        <w:rPr>
          <w:rFonts w:ascii="Times New Roman"/>
          <w:sz w:val="21"/>
          <w:szCs w:val="21"/>
        </w:rPr>
        <w:t>change</w:t>
      </w:r>
      <w:r w:rsidR="00BC27F3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 system language, </w:t>
      </w:r>
      <w:r w:rsidR="00437DD6">
        <w:rPr>
          <w:rFonts w:ascii="Times New Roman" w:hint="eastAsia"/>
          <w:sz w:val="21"/>
          <w:szCs w:val="21"/>
        </w:rPr>
        <w:t>the four-level menu has been translated from</w:t>
      </w:r>
      <w:r w:rsidR="00437DD6">
        <w:rPr>
          <w:rFonts w:ascii="宋体" w:eastAsia="宋体" w:hAnsi="宋体" w:cs="宋体"/>
          <w:sz w:val="21"/>
          <w:szCs w:val="21"/>
        </w:rPr>
        <w:t>“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设置</w:t>
      </w:r>
      <w:r w:rsidR="00437DD6">
        <w:rPr>
          <w:rFonts w:ascii="宋体" w:eastAsia="宋体" w:hAnsi="宋体" w:cs="宋体"/>
          <w:sz w:val="21"/>
          <w:szCs w:val="21"/>
        </w:rPr>
        <w:t>”→“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通用</w:t>
      </w:r>
      <w:r w:rsidR="00437DD6">
        <w:rPr>
          <w:rFonts w:ascii="宋体" w:eastAsia="宋体" w:hAnsi="宋体" w:cs="宋体"/>
          <w:sz w:val="21"/>
          <w:szCs w:val="21"/>
        </w:rPr>
        <w:t>”→“</w:t>
      </w:r>
      <w:r w:rsidR="00437DD6">
        <w:rPr>
          <w:rFonts w:ascii="Times New Roman"/>
          <w:sz w:val="21"/>
          <w:szCs w:val="21"/>
        </w:rPr>
        <w:t xml:space="preserve"> 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辅助功能</w:t>
      </w:r>
      <w:r w:rsidR="00437DD6">
        <w:rPr>
          <w:rFonts w:ascii="宋体" w:eastAsia="宋体" w:hAnsi="宋体" w:cs="宋体"/>
          <w:sz w:val="21"/>
          <w:szCs w:val="21"/>
        </w:rPr>
        <w:t>”→“</w:t>
      </w:r>
      <w:r w:rsidR="00437DD6">
        <w:rPr>
          <w:rFonts w:ascii="Times New Roman"/>
          <w:sz w:val="21"/>
          <w:szCs w:val="21"/>
        </w:rPr>
        <w:t xml:space="preserve"> 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来电使用</w:t>
      </w:r>
      <w:r w:rsidR="00437DD6">
        <w:rPr>
          <w:rFonts w:ascii="宋体" w:eastAsia="宋体" w:hAnsi="宋体" w:cs="宋体"/>
          <w:sz w:val="21"/>
          <w:szCs w:val="21"/>
        </w:rPr>
        <w:t>”</w:t>
      </w:r>
      <w:r w:rsidR="00651736" w:rsidRPr="00651736">
        <w:rPr>
          <w:rFonts w:ascii="Times New Roman" w:eastAsia="宋体" w:hAnsi="Times New Roman" w:cs="宋体"/>
          <w:sz w:val="21"/>
          <w:szCs w:val="21"/>
        </w:rPr>
        <w:t xml:space="preserve">(in Chinese) </w:t>
      </w:r>
      <w:r w:rsidRPr="00651736">
        <w:rPr>
          <w:rFonts w:ascii="Times New Roman" w:hAnsi="Times New Roman"/>
          <w:sz w:val="21"/>
          <w:szCs w:val="21"/>
        </w:rPr>
        <w:t>t</w:t>
      </w:r>
      <w:r w:rsidR="003A4857">
        <w:rPr>
          <w:rFonts w:ascii="Times New Roman"/>
          <w:sz w:val="21"/>
          <w:szCs w:val="21"/>
        </w:rPr>
        <w:t xml:space="preserve">o "Settings" </w:t>
      </w:r>
      <w:r w:rsidR="003A4857">
        <w:rPr>
          <w:rFonts w:ascii="宋体" w:eastAsia="宋体" w:hAnsi="宋体" w:cs="宋体"/>
          <w:sz w:val="21"/>
          <w:szCs w:val="21"/>
        </w:rPr>
        <w:t>→</w:t>
      </w:r>
      <w:r w:rsidR="003A4857">
        <w:rPr>
          <w:rFonts w:ascii="Times New Roman"/>
          <w:sz w:val="21"/>
          <w:szCs w:val="21"/>
        </w:rPr>
        <w:t xml:space="preserve"> "General" </w:t>
      </w:r>
      <w:r w:rsidR="003A4857">
        <w:rPr>
          <w:rFonts w:ascii="宋体" w:eastAsia="宋体" w:hAnsi="宋体" w:cs="宋体"/>
          <w:sz w:val="21"/>
          <w:szCs w:val="21"/>
        </w:rPr>
        <w:t>→</w:t>
      </w:r>
      <w:r w:rsidR="003A4857">
        <w:rPr>
          <w:rFonts w:ascii="Times New Roman"/>
          <w:sz w:val="21"/>
          <w:szCs w:val="21"/>
        </w:rPr>
        <w:t xml:space="preserve"> "Accessibility" </w:t>
      </w:r>
      <w:r w:rsidR="003A4857">
        <w:rPr>
          <w:rFonts w:ascii="宋体" w:eastAsia="宋体" w:hAnsi="宋体" w:cs="宋体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"Incoming calls". The keyword "Accessibility" caught my attention. The reason was that without combining the context, "Accessibility" was too generic to contain "Incoming Calls". </w:t>
      </w:r>
      <w:r w:rsidR="0026231F">
        <w:rPr>
          <w:rFonts w:ascii="Times New Roman" w:hint="eastAsia"/>
          <w:sz w:val="21"/>
          <w:szCs w:val="21"/>
        </w:rPr>
        <w:t xml:space="preserve">So </w:t>
      </w:r>
      <w:r>
        <w:rPr>
          <w:rFonts w:ascii="Times New Roman"/>
          <w:sz w:val="21"/>
          <w:szCs w:val="21"/>
        </w:rPr>
        <w:t>I ssh</w:t>
      </w:r>
      <w:r w:rsidR="000E484C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to iOS and </w:t>
      </w:r>
      <w:r w:rsidR="0026231F">
        <w:rPr>
          <w:rFonts w:ascii="Times New Roman" w:hint="eastAsia"/>
          <w:sz w:val="21"/>
          <w:szCs w:val="21"/>
        </w:rPr>
        <w:t xml:space="preserve">greped the </w:t>
      </w:r>
      <w:r w:rsidR="00C25445">
        <w:rPr>
          <w:rFonts w:ascii="Times New Roman" w:hint="eastAsia"/>
          <w:sz w:val="21"/>
          <w:szCs w:val="21"/>
        </w:rPr>
        <w:t>whole file</w:t>
      </w:r>
      <w:r w:rsidR="0026231F">
        <w:rPr>
          <w:rFonts w:ascii="Times New Roman" w:hint="eastAsia"/>
          <w:sz w:val="21"/>
          <w:szCs w:val="21"/>
        </w:rPr>
        <w:t>system</w:t>
      </w:r>
      <w:r>
        <w:rPr>
          <w:rFonts w:ascii="Times New Roman"/>
          <w:sz w:val="21"/>
          <w:szCs w:val="21"/>
        </w:rPr>
        <w:t xml:space="preserve"> with keyword </w:t>
      </w:r>
      <w:r w:rsidR="008E7245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8E724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 The result was as follows:</w:t>
      </w:r>
    </w:p>
    <w:p w14:paraId="701E1A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grep -r Accessibility /       </w:t>
      </w:r>
    </w:p>
    <w:p w14:paraId="4DFAFBF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/Applications/Activator.app/Default-568h@2x~iphone.png: No such file or directory</w:t>
      </w:r>
    </w:p>
    <w:p w14:paraId="30A109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/Applications/Activator.app/Default.png: No such file or directory</w:t>
      </w:r>
    </w:p>
    <w:p w14:paraId="2D0493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/Applications/Activator.app/Default~iphone.png: No such file or directory</w:t>
      </w:r>
    </w:p>
    <w:p w14:paraId="239651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/Applications/Activator.app/LaunchImage-700-568h@2x.png: No such file or directory</w:t>
      </w:r>
    </w:p>
    <w:p w14:paraId="58BF43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/Applications/Activator.app/en.lproj/Localizable.strings matches</w:t>
      </w:r>
    </w:p>
    <w:p w14:paraId="3C8006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/Applications/Activator.app/iOS7-Default-Landscape@2x.png: No such file or directory</w:t>
      </w:r>
    </w:p>
    <w:p w14:paraId="168A67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/Applications/Activator.app/iOS7-Default-Portrait@2x.png: No such file or directory</w:t>
      </w:r>
    </w:p>
    <w:p w14:paraId="56B2DCF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/Applications/AdSheet.app/AdSheet matches</w:t>
      </w:r>
    </w:p>
    <w:p w14:paraId="26D2F2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/Applications/Compass.app/Compass matches</w:t>
      </w:r>
    </w:p>
    <w:p w14:paraId="05A08B8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7F17847F" w14:textId="5997800A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Despite so many outputs, files shown below with </w:t>
      </w:r>
      <w:r w:rsidR="007D5873">
        <w:rPr>
          <w:rFonts w:ascii="Times New Roman" w:hint="eastAsia"/>
          <w:sz w:val="21"/>
          <w:szCs w:val="21"/>
        </w:rPr>
        <w:t>suffix</w:t>
      </w:r>
      <w:r>
        <w:rPr>
          <w:rFonts w:ascii="Times New Roman"/>
          <w:sz w:val="21"/>
          <w:szCs w:val="21"/>
        </w:rPr>
        <w:t xml:space="preserve"> "strings" were very attractive to me</w:t>
      </w:r>
      <w:r w:rsidR="0064614A">
        <w:rPr>
          <w:rFonts w:ascii="Times New Roman" w:hint="eastAsia"/>
          <w:sz w:val="21"/>
          <w:szCs w:val="21"/>
        </w:rPr>
        <w:t>:</w:t>
      </w:r>
    </w:p>
    <w:p w14:paraId="4442EB1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564245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/Applications/Preferences.app/English.lproj/General~iphone.strings matches</w:t>
      </w:r>
    </w:p>
    <w:p w14:paraId="4761A5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/Applications/Preferences.app/General-Simulator.plist matches</w:t>
      </w:r>
    </w:p>
    <w:p w14:paraId="080B7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/Applications/Preferences.app/General.plist matches</w:t>
      </w:r>
    </w:p>
    <w:p w14:paraId="3BB624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/Applications/Preferences.app/Preferences matches</w:t>
      </w:r>
    </w:p>
    <w:p w14:paraId="559230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/Applications/Preferences.app/en_GB.lproj/General-Simulator.strings matches</w:t>
      </w:r>
    </w:p>
    <w:p w14:paraId="6458FC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/Applications/Preferences.app/en_GB.lproj/General~iphone.strings matches</w:t>
      </w:r>
    </w:p>
    <w:p w14:paraId="0BED1691" w14:textId="48FDDDA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If nothing went wrong, th</w:t>
      </w:r>
      <w:r w:rsidR="00C04ADD">
        <w:rPr>
          <w:rFonts w:ascii="Times New Roman"/>
          <w:sz w:val="21"/>
          <w:szCs w:val="21"/>
        </w:rPr>
        <w:t>ey were localization files for A</w:t>
      </w:r>
      <w:r>
        <w:rPr>
          <w:rFonts w:ascii="Times New Roman"/>
          <w:sz w:val="21"/>
          <w:szCs w:val="21"/>
        </w:rPr>
        <w:t xml:space="preserve">pps, which should </w:t>
      </w:r>
      <w:r w:rsidR="00BD7194">
        <w:rPr>
          <w:rFonts w:ascii="Times New Roman" w:hint="eastAsia"/>
          <w:sz w:val="21"/>
          <w:szCs w:val="21"/>
        </w:rPr>
        <w:t>contain</w:t>
      </w:r>
      <w:r>
        <w:rPr>
          <w:rFonts w:ascii="Times New Roman"/>
          <w:sz w:val="21"/>
          <w:szCs w:val="21"/>
        </w:rPr>
        <w:t xml:space="preserve"> the </w:t>
      </w:r>
      <w:r w:rsidR="00BD7194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 xml:space="preserve"> of </w:t>
      </w:r>
      <w:r w:rsidR="00BD7194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BD7194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It was very convenient for us to inspect </w:t>
      </w:r>
      <w:r w:rsidR="00E06C26">
        <w:rPr>
          <w:rFonts w:ascii="Times New Roman"/>
          <w:sz w:val="21"/>
          <w:szCs w:val="21"/>
        </w:rPr>
        <w:t xml:space="preserve">localization </w:t>
      </w:r>
      <w:r>
        <w:rPr>
          <w:rFonts w:ascii="Times New Roman"/>
          <w:sz w:val="21"/>
          <w:szCs w:val="21"/>
        </w:rPr>
        <w:t xml:space="preserve">files with plutil. So let's take a look at "/Applications/Preferences.app/English.lproj/General~iphone.strings" first. </w:t>
      </w:r>
    </w:p>
    <w:p w14:paraId="218763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~/General\~iphone.strings </w:t>
      </w:r>
    </w:p>
    <w:p w14:paraId="620534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CBF1A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"Videos..." =&gt; "</w:t>
      </w:r>
      <w:r>
        <w:rPr>
          <w:rFonts w:hAnsi="Monaco"/>
          <w:kern w:val="0"/>
          <w:sz w:val="16"/>
          <w:szCs w:val="16"/>
          <w:shd w:val="clear" w:color="auto" w:fill="D8D8D8"/>
        </w:rPr>
        <w:t>•</w:t>
      </w:r>
      <w:r>
        <w:rPr>
          <w:rFonts w:hAnsi="Monaco"/>
          <w:kern w:val="0"/>
          <w:sz w:val="16"/>
          <w:szCs w:val="16"/>
          <w:shd w:val="clear" w:color="auto" w:fill="D8D8D8"/>
        </w:rPr>
        <w:t xml:space="preserve"> </w:t>
      </w:r>
      <w:r>
        <w:rPr>
          <w:rFonts w:ascii="Monaco"/>
          <w:kern w:val="0"/>
          <w:sz w:val="16"/>
          <w:szCs w:val="16"/>
          <w:shd w:val="clear" w:color="auto" w:fill="D8D8D8"/>
        </w:rPr>
        <w:t>Videos..."</w:t>
      </w:r>
    </w:p>
    <w:p w14:paraId="4A7A19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"Wallpaper" =&gt; "Wallpaper"</w:t>
      </w:r>
    </w:p>
    <w:p w14:paraId="492763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"TV_OUT" =&gt; "TV Out"</w:t>
      </w:r>
    </w:p>
    <w:p w14:paraId="0725AD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"SOUND_EFFECTS" =&gt; "Sound Effects"</w:t>
      </w:r>
    </w:p>
    <w:p w14:paraId="4B7E8A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"d_MINUTES" =&gt; "%@ Minutes"</w:t>
      </w:r>
    </w:p>
    <w:p w14:paraId="5089B4C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4DE90A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"ACCESSIBILITY" =&gt; "Accessibility"</w:t>
      </w:r>
    </w:p>
    <w:p w14:paraId="004DC3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"Multitasking_Gestures" =&gt; "Multitasking Gestures"</w:t>
      </w:r>
    </w:p>
    <w:p w14:paraId="424B89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66E48DA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6479F263" w14:textId="7AA6D98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"ACCESSIBILITY" =&gt; "Accessibility " we could confirm that "ACCESSIBILITY" was the </w:t>
      </w:r>
      <w:r w:rsidR="005F2E16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>.</w:t>
      </w:r>
    </w:p>
    <w:p w14:paraId="09DC82AB" w14:textId="288060FA" w:rsidR="00977374" w:rsidRDefault="00D934FF">
      <w:pPr>
        <w:pStyle w:val="Heading3"/>
      </w:pPr>
      <w:r>
        <w:t>3. Discover</w:t>
      </w:r>
      <w:r w:rsidR="000D70B1">
        <w:t xml:space="preserve"> General.plist</w:t>
      </w:r>
    </w:p>
    <w:p w14:paraId="2E561116" w14:textId="0C79BA8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new clues, </w:t>
      </w:r>
      <w:r w:rsidR="00D934FF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</w:t>
      </w:r>
      <w:r w:rsidR="00842F59">
        <w:rPr>
          <w:rFonts w:ascii="Times New Roman" w:hint="eastAsia"/>
          <w:sz w:val="21"/>
          <w:szCs w:val="21"/>
        </w:rPr>
        <w:t>re-</w:t>
      </w:r>
      <w:r>
        <w:rPr>
          <w:rFonts w:ascii="Times New Roman"/>
          <w:sz w:val="21"/>
          <w:szCs w:val="21"/>
        </w:rPr>
        <w:t>grep</w:t>
      </w:r>
      <w:r w:rsidR="00D934FF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D934FF">
        <w:rPr>
          <w:rFonts w:ascii="Times New Roman" w:hint="eastAsia"/>
          <w:sz w:val="21"/>
          <w:szCs w:val="21"/>
        </w:rPr>
        <w:t xml:space="preserve">the filesystem </w:t>
      </w:r>
      <w:r>
        <w:rPr>
          <w:rFonts w:ascii="Times New Roman"/>
          <w:sz w:val="21"/>
          <w:szCs w:val="21"/>
        </w:rPr>
        <w:t>with keyword "ACCESSIBILITY"</w:t>
      </w:r>
      <w:r w:rsidR="0055065C">
        <w:rPr>
          <w:rFonts w:ascii="Times New Roman" w:hint="eastAsia"/>
          <w:sz w:val="21"/>
          <w:szCs w:val="21"/>
        </w:rPr>
        <w:t>:</w:t>
      </w:r>
    </w:p>
    <w:p w14:paraId="36DA44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FunMaker-4s:~ root# grep -r ACCESSIBILITY /</w:t>
      </w:r>
    </w:p>
    <w:p w14:paraId="6E75206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/Applications/Activator.app/Default-568h@2x~iphone.png: No such file or directory</w:t>
      </w:r>
    </w:p>
    <w:p w14:paraId="1E68C4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/Applications/Activator.app/Default.png: No such file or directory</w:t>
      </w:r>
    </w:p>
    <w:p w14:paraId="3448DA1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/Applications/Activator.app/Default~iphone.png: No such file or directory</w:t>
      </w:r>
    </w:p>
    <w:p w14:paraId="69E39D2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/Applications/Activator.app/LaunchImage-700-568h@2x.png: No such file or directory</w:t>
      </w:r>
    </w:p>
    <w:p w14:paraId="5C1040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/Applications/Activator.app/iOS7-Default-Landscape@2x.png: No such file or directory</w:t>
      </w:r>
    </w:p>
    <w:p w14:paraId="768460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/Applications/Activator.app/iOS7-Default-Portrait@2x.png: No such file or directory</w:t>
      </w:r>
    </w:p>
    <w:p w14:paraId="4F8926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/Applications/Preferences.app/Dutch.lproj/General-Simulator.strings matches</w:t>
      </w:r>
    </w:p>
    <w:p w14:paraId="5B8FE6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/Applications/Preferences.app/Dutch.lproj/General~iphone.strings matches</w:t>
      </w:r>
    </w:p>
    <w:p w14:paraId="3A9D5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404D64C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/Applications/Preferences.app/English.lproj/General~iphone.strings matches</w:t>
      </w:r>
    </w:p>
    <w:p w14:paraId="74213E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/Applications/Preferences.app/French.lproj/General-Simulator.strings matches</w:t>
      </w:r>
    </w:p>
    <w:p w14:paraId="3A78E3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/Applications/Preferences.app/French.lproj/General~iphone.strings matches</w:t>
      </w:r>
    </w:p>
    <w:p w14:paraId="4AC5C6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/Applications/Preferences.app/General-Simulator.plist matches</w:t>
      </w:r>
    </w:p>
    <w:p w14:paraId="2059BA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/Applications/Preferences.app/General.plist matches</w:t>
      </w:r>
    </w:p>
    <w:p w14:paraId="2D642D6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/Applications/Preferences.app/German.lproj/General-Simulator.strings matches</w:t>
      </w:r>
    </w:p>
    <w:p w14:paraId="772F6B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/Applications/Preferences.app/German.lproj/General~iphone.strings matches</w:t>
      </w:r>
    </w:p>
    <w:p w14:paraId="713F54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0B40A7AC" w14:textId="7081ECB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result was almost the same as the previous. And "/Applications/Preferences.app/General.plist", which </w:t>
      </w:r>
      <w:r w:rsidR="00AA1BB9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didn't pay attention to </w:t>
      </w:r>
      <w:r w:rsidR="005E25F8">
        <w:rPr>
          <w:rFonts w:ascii="Times New Roman" w:hint="eastAsia"/>
          <w:sz w:val="21"/>
          <w:szCs w:val="21"/>
        </w:rPr>
        <w:t>a moment ago</w:t>
      </w:r>
      <w:r>
        <w:rPr>
          <w:rFonts w:ascii="Times New Roman"/>
          <w:sz w:val="21"/>
          <w:szCs w:val="21"/>
        </w:rPr>
        <w:t>, was the most conspicuous one. In section 5.2.2, we</w:t>
      </w:r>
      <w:r w:rsidR="000358CA">
        <w:rPr>
          <w:rFonts w:ascii="Times New Roman"/>
          <w:sz w:val="21"/>
          <w:szCs w:val="21"/>
        </w:rPr>
        <w:t>’</w:t>
      </w:r>
      <w:r w:rsidR="000358CA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particularly mentioned the concept of PreferenceBundle. Here, General.plist was not only a </w:t>
      </w:r>
      <w:r w:rsidR="00C1491E">
        <w:rPr>
          <w:rFonts w:ascii="Times New Roman" w:hint="eastAsia"/>
          <w:sz w:val="21"/>
          <w:szCs w:val="21"/>
        </w:rPr>
        <w:t xml:space="preserve">plist </w:t>
      </w:r>
      <w:r>
        <w:rPr>
          <w:rFonts w:ascii="Times New Roman"/>
          <w:sz w:val="21"/>
          <w:szCs w:val="21"/>
        </w:rPr>
        <w:t>file, but also contained the keyword. So let's see what</w:t>
      </w:r>
      <w:r w:rsidR="008C1FB0">
        <w:rPr>
          <w:rFonts w:ascii="Times New Roman"/>
          <w:sz w:val="21"/>
          <w:szCs w:val="21"/>
        </w:rPr>
        <w:t>’</w:t>
      </w:r>
      <w:r w:rsidR="008C1FB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4A6D26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~/General.plist </w:t>
      </w:r>
    </w:p>
    <w:p w14:paraId="58779F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03A87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"title" =&gt; "General"</w:t>
      </w:r>
    </w:p>
    <w:p w14:paraId="6064F9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"items" =&gt; [</w:t>
      </w:r>
    </w:p>
    <w:p w14:paraId="1CC37DC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12BC6B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"PSGroupCell"</w:t>
      </w:r>
    </w:p>
    <w:p w14:paraId="61802F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DA36D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1B32B0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"AboutController"</w:t>
      </w:r>
    </w:p>
    <w:p w14:paraId="6185EF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"PSLinkCell"</w:t>
      </w:r>
    </w:p>
    <w:p w14:paraId="6A42D4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"About"</w:t>
      </w:r>
    </w:p>
    <w:p w14:paraId="20EF5B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1995D0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237F0F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"PSLinkCell"</w:t>
      </w:r>
    </w:p>
    <w:p w14:paraId="5C8AB3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"id" =&gt; "SOFTWARE_UPDATE_LINK"</w:t>
      </w:r>
    </w:p>
    <w:p w14:paraId="502279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"SoftwareUpdatePrefController"</w:t>
      </w:r>
    </w:p>
    <w:p w14:paraId="55AB663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"SOFTWARE_UPDATE"</w:t>
      </w:r>
    </w:p>
    <w:p w14:paraId="2B7E0B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"cellClass" =&gt; "PSBadgedTableCell"</w:t>
      </w:r>
    </w:p>
    <w:p w14:paraId="1D882E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C74A9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72A0F5F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24 =&gt; {</w:t>
      </w:r>
    </w:p>
    <w:p w14:paraId="24095F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"PSInternationalController"</w:t>
      </w:r>
    </w:p>
    <w:p w14:paraId="16AAF9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"PSLinkCell"</w:t>
      </w:r>
    </w:p>
    <w:p w14:paraId="383F12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"INTERNATIONAL"</w:t>
      </w:r>
    </w:p>
    <w:p w14:paraId="66C42B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ED572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25 =&gt; {</w:t>
      </w:r>
    </w:p>
    <w:p w14:paraId="2D8CA4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"PSLinkCell"</w:t>
      </w:r>
    </w:p>
    <w:p w14:paraId="0785B1B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"bundle" =&gt; "AccessibilitySettings"</w:t>
      </w:r>
    </w:p>
    <w:p w14:paraId="2EFEC4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"ACCESSIBILITY"</w:t>
      </w:r>
    </w:p>
    <w:p w14:paraId="7ED726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"requiredCapabilities" =&gt; [</w:t>
      </w:r>
    </w:p>
    <w:p w14:paraId="1EF19B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"accessibility"</w:t>
      </w:r>
    </w:p>
    <w:p w14:paraId="35E25D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8378C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"isController" =&gt; 1</w:t>
      </w:r>
    </w:p>
    <w:p w14:paraId="160E35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A2632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26 =&gt; {</w:t>
      </w:r>
    </w:p>
    <w:p w14:paraId="665C22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"PSGroupCell"</w:t>
      </w:r>
    </w:p>
    <w:p w14:paraId="779BBEA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CEEFE9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67A9B7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74F38E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1360D66B" w14:textId="3C541040" w:rsidR="00977374" w:rsidRPr="00F60B96" w:rsidRDefault="00F60B96" w:rsidP="00F60B96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/>
          <w:sz w:val="28"/>
          <w:szCs w:val="28"/>
          <w:lang w:val="zh-TW" w:eastAsia="zh-TW"/>
        </w:rPr>
        <w:t>Discover</w:t>
      </w:r>
      <w:r w:rsidR="000D70B1" w:rsidRPr="00F60B96">
        <w:rPr>
          <w:rFonts w:ascii="黑体" w:eastAsia="黑体" w:hAnsi="黑体" w:cs="黑体"/>
          <w:sz w:val="28"/>
          <w:szCs w:val="28"/>
          <w:lang w:val="zh-TW" w:eastAsia="zh-TW"/>
        </w:rPr>
        <w:t xml:space="preserve"> AccessibilitySetting.bundle</w:t>
      </w:r>
    </w:p>
    <w:p w14:paraId="178C991A" w14:textId="0CE99B4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As expected, this file was a standard </w:t>
      </w:r>
      <w:r w:rsidR="0058283E">
        <w:rPr>
          <w:rFonts w:ascii="Times New Roman"/>
          <w:sz w:val="21"/>
          <w:szCs w:val="21"/>
        </w:rPr>
        <w:t>preferences specifier plist</w:t>
      </w:r>
      <w:r>
        <w:rPr>
          <w:rFonts w:ascii="Times New Roman"/>
          <w:sz w:val="21"/>
          <w:szCs w:val="21"/>
        </w:rPr>
        <w:t xml:space="preserve"> and the </w:t>
      </w:r>
      <w:r w:rsidR="006436A1">
        <w:rPr>
          <w:rFonts w:ascii="Times New Roman" w:hint="eastAsia"/>
          <w:sz w:val="21"/>
          <w:szCs w:val="21"/>
        </w:rPr>
        <w:t>capitalized</w:t>
      </w:r>
      <w:r>
        <w:rPr>
          <w:rFonts w:ascii="Times New Roman"/>
          <w:sz w:val="21"/>
          <w:szCs w:val="21"/>
        </w:rPr>
        <w:t xml:space="preserve"> "ACCESSIBILITY" was in the 25th item. Compared with preferences specifier plist, </w:t>
      </w:r>
      <w:r w:rsidR="006436A1">
        <w:rPr>
          <w:rFonts w:ascii="Times New Roman" w:hint="eastAsia"/>
          <w:sz w:val="21"/>
          <w:szCs w:val="21"/>
        </w:rPr>
        <w:t>I</w:t>
      </w:r>
      <w:r w:rsidR="00871F49">
        <w:rPr>
          <w:rFonts w:ascii="Times New Roman" w:hint="eastAsia"/>
          <w:sz w:val="21"/>
          <w:szCs w:val="21"/>
        </w:rPr>
        <w:t xml:space="preserve"> had </w:t>
      </w:r>
      <w:r>
        <w:rPr>
          <w:rFonts w:ascii="Times New Roman"/>
          <w:sz w:val="21"/>
          <w:szCs w:val="21"/>
        </w:rPr>
        <w:t>lock</w:t>
      </w:r>
      <w:r w:rsidR="00F452A7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F452A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target in AccessibilitySettings bundle. From the name of AccessibilitySettings, </w:t>
      </w:r>
      <w:r w:rsidR="006B6D28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guessed that this bundle assumed the responsibility for all features in Accessibility. According to the fixed </w:t>
      </w:r>
      <w:r w:rsidR="00AA777E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 xml:space="preserve">location theory in section 5.2.2, AccessibilitySettings must be </w:t>
      </w:r>
      <w:r w:rsidR="00171CD7">
        <w:rPr>
          <w:rFonts w:ascii="Times New Roman" w:hint="eastAsia"/>
          <w:sz w:val="21"/>
          <w:szCs w:val="21"/>
        </w:rPr>
        <w:t>under</w:t>
      </w:r>
      <w:r>
        <w:rPr>
          <w:rFonts w:ascii="Times New Roman"/>
          <w:sz w:val="21"/>
          <w:szCs w:val="21"/>
        </w:rPr>
        <w:t xml:space="preserve"> "/System/Library/PreferenceBundles/" and we could </w:t>
      </w:r>
      <w:r w:rsidR="007103BA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it easily.</w:t>
      </w:r>
    </w:p>
    <w:p w14:paraId="1265E3F2" w14:textId="0D2EBC23" w:rsidR="00977374" w:rsidRPr="00092328" w:rsidRDefault="000D70B1" w:rsidP="0009232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Took a look inside "/System/Library/PreferenceBundles/AccessibilitySetting.bundle"</w:t>
      </w:r>
      <w:r w:rsidR="00494A66">
        <w:rPr>
          <w:rFonts w:ascii="Times New Roman" w:hint="eastAsia"/>
          <w:sz w:val="21"/>
          <w:szCs w:val="21"/>
        </w:rPr>
        <w:t>:</w:t>
      </w:r>
    </w:p>
    <w:p w14:paraId="69E669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ls -la /System/Library/PreferenceBundles/AccessibilitySettings.bundle </w:t>
      </w:r>
    </w:p>
    <w:p w14:paraId="47738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total 240</w:t>
      </w:r>
    </w:p>
    <w:p w14:paraId="36CF682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37 root wheel   2414 Mar 10  2013 .</w:t>
      </w:r>
    </w:p>
    <w:p w14:paraId="4DDC1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40 root wheel   1360 Jan 14  2014 ..</w:t>
      </w:r>
    </w:p>
    <w:p w14:paraId="0F6A81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2146 Mar 10  2013 Accessibility.plist</w:t>
      </w:r>
    </w:p>
    <w:p w14:paraId="03F563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-rwxr-xr-x  1 root wheel 438800 Mar 10  2013 AccessibilitySettings</w:t>
      </w:r>
    </w:p>
    <w:p w14:paraId="77F286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238 Dec 22  2012 BluetoothDeviceConfig.plist</w:t>
      </w:r>
    </w:p>
    <w:p w14:paraId="2E1C3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252 Mar 10  2013 BrailleStatusCellSettings.plist</w:t>
      </w:r>
    </w:p>
    <w:p w14:paraId="0B5EEA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4484 Dec 22  2012 ColorWellRound@2x.png</w:t>
      </w:r>
    </w:p>
    <w:p w14:paraId="5343D5C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916 Dec 22  2012 ColorWellSquare@2x.png</w:t>
      </w:r>
    </w:p>
    <w:p w14:paraId="6C6CC34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Dutch.lproj</w:t>
      </w:r>
    </w:p>
    <w:p w14:paraId="238B6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Dec 22  2012 English.lproj</w:t>
      </w:r>
    </w:p>
    <w:p w14:paraId="35501E6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French.lproj</w:t>
      </w:r>
    </w:p>
    <w:p w14:paraId="5DAA255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Dec 22  2012 German.lproj</w:t>
      </w:r>
    </w:p>
    <w:p w14:paraId="636733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703 Mar 10  2013 GuidedAccessSettings.plist</w:t>
      </w:r>
    </w:p>
    <w:p w14:paraId="093463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807 Mar 10  2013 HandSettings.plist</w:t>
      </w:r>
    </w:p>
    <w:p w14:paraId="39E2D8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652 Mar 10  2013 HearingAidDetailSettings.plist</w:t>
      </w:r>
    </w:p>
    <w:p w14:paraId="4E8FB90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507 Mar 10  2013 HearingAidSettings.plist</w:t>
      </w:r>
    </w:p>
    <w:p w14:paraId="7AB9A2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383 Dec 22  2012 HomeClickSettings.plist</w:t>
      </w:r>
    </w:p>
    <w:p w14:paraId="3E8E6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447 Dec 22  2012 IconPlay@2x.png</w:t>
      </w:r>
    </w:p>
    <w:p w14:paraId="774023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1113 Dec 22  2012 IconRecord@2x.png</w:t>
      </w:r>
    </w:p>
    <w:p w14:paraId="72A76C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170 Dec 22  2012 IconStop@2x.png</w:t>
      </w:r>
    </w:p>
    <w:p w14:paraId="1BF7E4D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907 Mar 10  2013 Info.plist</w:t>
      </w:r>
    </w:p>
    <w:p w14:paraId="101227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Italian.lproj</w:t>
      </w:r>
    </w:p>
    <w:p w14:paraId="23928E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Japanese.lproj</w:t>
      </w:r>
    </w:p>
    <w:p w14:paraId="4873C7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364 Dec 22  2012 LargeFontsSettings.plist</w:t>
      </w:r>
    </w:p>
    <w:p w14:paraId="1CAC471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217 Mar 10  2013 NavigateImagesSettings.plist</w:t>
      </w:r>
    </w:p>
    <w:p w14:paraId="1830E7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1030 Dec 22  2012 QuickSpeakSettings.plist</w:t>
      </w:r>
    </w:p>
    <w:p w14:paraId="272DC3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346 Dec 22  2012 RegionNamesNonLocalized.strings</w:t>
      </w:r>
    </w:p>
    <w:p w14:paraId="21AA95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Spanish.lproj</w:t>
      </w:r>
    </w:p>
    <w:p w14:paraId="2829B34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394 Dec 22  2012 SpeakerLoad1@2x.png</w:t>
      </w:r>
    </w:p>
    <w:p w14:paraId="62CF22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622 Mar 10  2013 TripleClickSettings.plist</w:t>
      </w:r>
    </w:p>
    <w:p w14:paraId="3F64B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467 Dec 22  2012 VoiceOverBrailleOptions.plist</w:t>
      </w:r>
    </w:p>
    <w:p w14:paraId="15AE99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2477 Mar 10  2013 VoiceOverSettings.plist</w:t>
      </w:r>
    </w:p>
    <w:p w14:paraId="664458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540 Mar 10  2013 VoiceOverTypingFeedback.plist</w:t>
      </w:r>
    </w:p>
    <w:p w14:paraId="670D0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480 Dec 22  2012 ZoomSettings.plist</w:t>
      </w:r>
    </w:p>
    <w:p w14:paraId="78E5D1B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102 Dec 22  2012 _CodeSignature</w:t>
      </w:r>
    </w:p>
    <w:p w14:paraId="23ABD1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ar.lproj</w:t>
      </w:r>
    </w:p>
    <w:p w14:paraId="118DD1A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8371 Dec 22  2012 bottombar@2x~iphone.png</w:t>
      </w:r>
    </w:p>
    <w:p w14:paraId="08B10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2701 Dec 22  2012 bottombarblue@2x~iphone.png</w:t>
      </w:r>
    </w:p>
    <w:p w14:paraId="0A76C1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2487 Dec 22  2012 bottombarblue_pressed@2x~iphone.png</w:t>
      </w:r>
    </w:p>
    <w:p w14:paraId="08FA9F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2618 Dec 22  2012 bottombarred@2x~iphone.png</w:t>
      </w:r>
    </w:p>
    <w:p w14:paraId="11C2FB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2426 Dec 22  2012 bottombarred_pressed@2x~iphone.png</w:t>
      </w:r>
    </w:p>
    <w:p w14:paraId="0045B41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2191 Dec 22  2012 bottombarwhite@2x~iphone.png</w:t>
      </w:r>
    </w:p>
    <w:p w14:paraId="0D19B5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2357 Dec 22  2012 bottombarwhite_pressed@2x~iphone.png</w:t>
      </w:r>
    </w:p>
    <w:p w14:paraId="2E42F1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ca.lproj</w:t>
      </w:r>
    </w:p>
    <w:p w14:paraId="59315B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cs.lproj</w:t>
      </w:r>
    </w:p>
    <w:p w14:paraId="557D20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da.lproj</w:t>
      </w:r>
    </w:p>
    <w:p w14:paraId="3C45427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el.lproj</w:t>
      </w:r>
    </w:p>
    <w:p w14:paraId="48129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en_GB.lproj</w:t>
      </w:r>
    </w:p>
    <w:p w14:paraId="0C3702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fi.lproj</w:t>
      </w:r>
    </w:p>
    <w:p w14:paraId="355F81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955 Dec 22  2012 hare@2x.png</w:t>
      </w:r>
    </w:p>
    <w:p w14:paraId="2C09933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he.lproj</w:t>
      </w:r>
    </w:p>
    <w:p w14:paraId="066228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hr.lproj</w:t>
      </w:r>
    </w:p>
    <w:p w14:paraId="7EBCAA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hu.lproj</w:t>
      </w:r>
    </w:p>
    <w:p w14:paraId="26F576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id.lproj</w:t>
      </w:r>
    </w:p>
    <w:p w14:paraId="31BCB1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ko.lproj</w:t>
      </w:r>
    </w:p>
    <w:p w14:paraId="2EE890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ms.lproj</w:t>
      </w:r>
    </w:p>
    <w:p w14:paraId="2AEF39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no.lproj</w:t>
      </w:r>
    </w:p>
    <w:p w14:paraId="367638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pl.lproj</w:t>
      </w:r>
    </w:p>
    <w:p w14:paraId="7073DDC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pt.lproj</w:t>
      </w:r>
    </w:p>
    <w:p w14:paraId="280F0B4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pt_PT.lproj</w:t>
      </w:r>
    </w:p>
    <w:p w14:paraId="64309E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ro.lproj</w:t>
      </w:r>
    </w:p>
    <w:p w14:paraId="3848E9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ru.lproj</w:t>
      </w:r>
    </w:p>
    <w:p w14:paraId="6034A03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sk.lproj</w:t>
      </w:r>
    </w:p>
    <w:p w14:paraId="5DF3173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sv.lproj</w:t>
      </w:r>
    </w:p>
    <w:p w14:paraId="51CEDD3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th.lproj</w:t>
      </w:r>
    </w:p>
    <w:p w14:paraId="08097C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tr.lproj</w:t>
      </w:r>
    </w:p>
    <w:p w14:paraId="6EF31A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998 Dec 22  2012 turtle@2x.png</w:t>
      </w:r>
    </w:p>
    <w:p w14:paraId="7F4C69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uk.lproj</w:t>
      </w:r>
    </w:p>
    <w:p w14:paraId="317D2A1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vi.lproj</w:t>
      </w:r>
    </w:p>
    <w:p w14:paraId="29C598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zh_CN.lproj</w:t>
      </w:r>
    </w:p>
    <w:p w14:paraId="1C7D99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zh_TW.lproj</w:t>
      </w:r>
    </w:p>
    <w:p w14:paraId="115B239E" w14:textId="0FA99C5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Here, word</w:t>
      </w:r>
      <w:r w:rsidR="00865B3E">
        <w:rPr>
          <w:rFonts w:ascii="Times New Roman"/>
          <w:sz w:val="21"/>
          <w:szCs w:val="21"/>
        </w:rPr>
        <w:t xml:space="preserve">s like GuidedAccess, HomeClick </w:t>
      </w:r>
      <w:r>
        <w:rPr>
          <w:rFonts w:ascii="Times New Roman"/>
          <w:sz w:val="21"/>
          <w:szCs w:val="21"/>
        </w:rPr>
        <w:t>and HearingAid corresponded with contents we saw i</w:t>
      </w:r>
      <w:r w:rsidR="00865B3E">
        <w:rPr>
          <w:rFonts w:ascii="Times New Roman"/>
          <w:sz w:val="21"/>
          <w:szCs w:val="21"/>
        </w:rPr>
        <w:t>n "Accessibility" (as shown in f</w:t>
      </w:r>
      <w:r>
        <w:rPr>
          <w:rFonts w:ascii="Times New Roman"/>
          <w:sz w:val="21"/>
          <w:szCs w:val="21"/>
        </w:rPr>
        <w:t xml:space="preserve">igure 5-16), which confirmed </w:t>
      </w:r>
      <w:r w:rsidR="008F307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speculation.</w:t>
      </w:r>
    </w:p>
    <w:p w14:paraId="70721FAA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C4517F5" wp14:editId="41B4E0FB">
            <wp:extent cx="2400001" cy="360000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35B098" w14:textId="629157FF" w:rsidR="00977374" w:rsidRPr="0010235C" w:rsidRDefault="0010235C">
      <w:pPr>
        <w:pStyle w:val="Caption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10235C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10235C">
        <w:rPr>
          <w:rFonts w:ascii="Times New Roman" w:hAnsi="Times New Roman" w:hint="default"/>
        </w:rPr>
        <w:t xml:space="preserve">5- 16 </w:t>
      </w:r>
      <w:r w:rsidRPr="0010235C">
        <w:rPr>
          <w:rFonts w:ascii="Times New Roman" w:eastAsia="宋体" w:hAnsi="Times New Roman" w:cs="宋体" w:hint="default"/>
          <w:lang w:val="zh-TW" w:eastAsia="zh-TW"/>
        </w:rPr>
        <w:t>Matching keywords</w:t>
      </w:r>
    </w:p>
    <w:p w14:paraId="2FB507CE" w14:textId="619B608D" w:rsidR="00977374" w:rsidRPr="0010235C" w:rsidRDefault="0010235C" w:rsidP="0010235C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>
        <w:rPr>
          <w:rFonts w:hint="eastAsia"/>
          <w:sz w:val="28"/>
          <w:szCs w:val="28"/>
        </w:rPr>
        <w:t>Discover</w:t>
      </w:r>
      <w:r w:rsidR="000D70B1" w:rsidRPr="0010235C">
        <w:rPr>
          <w:sz w:val="28"/>
          <w:szCs w:val="28"/>
        </w:rPr>
        <w:t xml:space="preserve"> keyword "ACCESSIBILITY_DEFAULT_HEADSET"</w:t>
      </w:r>
    </w:p>
    <w:p w14:paraId="4AE85E0E" w14:textId="54A8AB5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3732B0">
        <w:rPr>
          <w:rFonts w:ascii="Times New Roman"/>
          <w:sz w:val="21"/>
          <w:szCs w:val="21"/>
        </w:rPr>
        <w:t>n virtue of the powerful tool, g</w:t>
      </w:r>
      <w:r w:rsidR="00C43D75">
        <w:rPr>
          <w:rFonts w:ascii="Times New Roman"/>
          <w:sz w:val="21"/>
          <w:szCs w:val="21"/>
        </w:rPr>
        <w:t>rep, I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 w:hint="eastAsia"/>
          <w:sz w:val="21"/>
          <w:szCs w:val="21"/>
        </w:rPr>
        <w:t>searched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/>
          <w:sz w:val="21"/>
          <w:szCs w:val="21"/>
        </w:rPr>
        <w:t>”</w:t>
      </w:r>
      <w:r w:rsidR="00C43D75">
        <w:rPr>
          <w:rFonts w:ascii="Times New Roman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>ncoming</w:t>
      </w:r>
      <w:r w:rsidR="00C43D7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in this bundle</w:t>
      </w:r>
      <w:r w:rsidR="00AE7C9A">
        <w:rPr>
          <w:rFonts w:ascii="Times New Roman" w:hint="eastAsia"/>
          <w:sz w:val="21"/>
          <w:szCs w:val="21"/>
        </w:rPr>
        <w:t>:</w:t>
      </w:r>
    </w:p>
    <w:p w14:paraId="4F6D1B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grep -r Incoming /System/Library/PreferenceBundles/AccessibilitySettings.bundle </w:t>
      </w:r>
    </w:p>
    <w:p w14:paraId="27D508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/System/Library/PreferenceBundles/AccessibilitySettings.bundle/English.lproj/Accessibility~iphone.strings matches</w:t>
      </w:r>
    </w:p>
    <w:p w14:paraId="32B7A3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/System/Library/PreferenceBundles/AccessibilitySettings.bundle/en_GB.lproj/Accessibility~iphone.strings matches</w:t>
      </w:r>
    </w:p>
    <w:p w14:paraId="32AEA9F2" w14:textId="43A0AD9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search result was </w:t>
      </w:r>
      <w:r w:rsidR="00CB48D7">
        <w:rPr>
          <w:rFonts w:ascii="Times New Roman" w:hint="eastAsia"/>
          <w:sz w:val="21"/>
          <w:szCs w:val="21"/>
        </w:rPr>
        <w:t>very similar to</w:t>
      </w:r>
      <w:r>
        <w:rPr>
          <w:rFonts w:ascii="Times New Roman"/>
          <w:sz w:val="21"/>
          <w:szCs w:val="21"/>
        </w:rPr>
        <w:t xml:space="preserve"> the one at the b</w:t>
      </w:r>
      <w:r w:rsidR="006709C0">
        <w:rPr>
          <w:rFonts w:ascii="Times New Roman"/>
          <w:sz w:val="21"/>
          <w:szCs w:val="21"/>
        </w:rPr>
        <w:t>eginning of this section. Open</w:t>
      </w:r>
      <w:r>
        <w:rPr>
          <w:rFonts w:ascii="Times New Roman"/>
          <w:sz w:val="21"/>
          <w:szCs w:val="21"/>
        </w:rPr>
        <w:t xml:space="preserve"> "/System/Library/PreferenceBundles/ AccessibilitySettings.bundle/English.lproj/Accessibility~iphone.strings" and </w:t>
      </w:r>
      <w:r w:rsidR="006709C0">
        <w:rPr>
          <w:rFonts w:ascii="Times New Roman" w:hint="eastAsia"/>
          <w:sz w:val="21"/>
          <w:szCs w:val="21"/>
        </w:rPr>
        <w:t>see</w:t>
      </w:r>
      <w:r w:rsidR="006709C0">
        <w:rPr>
          <w:rFonts w:ascii="Times New Roman"/>
          <w:sz w:val="21"/>
          <w:szCs w:val="21"/>
        </w:rPr>
        <w:t xml:space="preserve"> what</w:t>
      </w:r>
      <w:r w:rsidR="006709C0">
        <w:rPr>
          <w:rFonts w:ascii="Times New Roman"/>
          <w:sz w:val="21"/>
          <w:szCs w:val="21"/>
        </w:rPr>
        <w:t>’</w:t>
      </w:r>
      <w:r w:rsidR="006709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71BA88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~/Accessibility\~iphone.strings </w:t>
      </w:r>
    </w:p>
    <w:p w14:paraId="1C1A0D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E8760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"HAC_MODE_POWER_REDUCTION_N90" =&gt; "Hearing Aid Mode improves performance with some hearing aids, but may reduce cellular reception."</w:t>
      </w:r>
    </w:p>
    <w:p w14:paraId="1A9B31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"LEFT_RIGHT_BALANCE_SPOKEN" =&gt; "Left-Right Stereo Balance"</w:t>
      </w:r>
    </w:p>
    <w:p w14:paraId="4EBD95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"QUICKSPEAK_TITLE" =&gt; "Speak Selection"</w:t>
      </w:r>
    </w:p>
    <w:p w14:paraId="5A15B3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"LeftStereoBalanceIdentifier" =&gt; "L"</w:t>
      </w:r>
    </w:p>
    <w:p w14:paraId="0D93C0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"ACCESSIBILITY_DEFAULT_HEADSET" =&gt; "Incoming Calls"</w:t>
      </w:r>
    </w:p>
    <w:p w14:paraId="7853161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"HEADSET" =&gt; "Headset"</w:t>
      </w:r>
    </w:p>
    <w:p w14:paraId="268281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"CANCEL" =&gt; "Cancel"</w:t>
      </w:r>
    </w:p>
    <w:p w14:paraId="77C18B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"ON" =&gt; "On"</w:t>
      </w:r>
    </w:p>
    <w:p w14:paraId="57105C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"CUSTOM_VIBRATIONS" =&gt; "Custom Vibrations"</w:t>
      </w:r>
    </w:p>
    <w:p w14:paraId="29AC0AD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"CONFIRM_INVERT_COLORS_REMOVAL" =&gt; "Are you sure you want to disable inverted colors?"</w:t>
      </w:r>
    </w:p>
    <w:p w14:paraId="482825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"SPEAK_AUTOCORRECTIONS" =&gt; "Speak Auto-text"</w:t>
      </w:r>
    </w:p>
    <w:p w14:paraId="4733B2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"DEFAULT_HEADSET_FOOTER" =&gt; "Choose route for incoming calls."</w:t>
      </w:r>
    </w:p>
    <w:p w14:paraId="25512D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"HEARING_AID_COMPLIANCE_INSTRUCTIONS" =&gt; "Improves compatibility with hearing aids in some circumstances. May reduce 2G cellular coverage."</w:t>
      </w:r>
    </w:p>
    <w:p w14:paraId="36543DD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"DEFAULT_HEADSET" =&gt; "Default to headset"</w:t>
      </w:r>
    </w:p>
    <w:p w14:paraId="58D64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"ROOT_LEVEL_TITLE" =&gt; "Accessibility"</w:t>
      </w:r>
    </w:p>
    <w:p w14:paraId="304D6E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"HEARING_AID_COMPLIANCE" =&gt; "Hearing Aid Mode"</w:t>
      </w:r>
    </w:p>
    <w:p w14:paraId="25A4554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"CUSTOM_VIBES_INSTRUCTIONS" =&gt; "Assign unique vibration patterns to people in Contacts. Change the default pattern for everyone in Sounds settings."</w:t>
      </w:r>
    </w:p>
    <w:p w14:paraId="2C6787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"VOICEOVERTOUCH_TEXT" =&gt; "VoiceOver is for users with</w:t>
      </w:r>
    </w:p>
    <w:p w14:paraId="1AC3B1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blindness or vision disabilities."</w:t>
      </w:r>
    </w:p>
    <w:p w14:paraId="608E7E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"IMPORTANT" =&gt; "Important"</w:t>
      </w:r>
    </w:p>
    <w:p w14:paraId="5587DE6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"COGNITIVE_HEADING" =&gt; "Learning"</w:t>
      </w:r>
    </w:p>
    <w:p w14:paraId="586C9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"HAC_MODE_EQUALIZATION_N94" =&gt; "Hearing Aid Mode improves audio quality with some hearing aids."</w:t>
      </w:r>
    </w:p>
    <w:p w14:paraId="5857EDA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"SAVE" =&gt; "Save"</w:t>
      </w:r>
    </w:p>
    <w:p w14:paraId="40462A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"HOME_CLICK_TITLE" =&gt; "Home-click Speed"</w:t>
      </w:r>
    </w:p>
    <w:p w14:paraId="5ED7F3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"AIR_TOUCH_TITLE" =&gt; "AssistiveTouch"</w:t>
      </w:r>
    </w:p>
    <w:p w14:paraId="1DA6ECF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"CONFIRM_ZOT_REMOVAL" =&gt; "Are you sure you want to disable Zoom?"</w:t>
      </w:r>
    </w:p>
    <w:p w14:paraId="27DCC46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"VOICEOVER_TITLE" =&gt; "VoiceOver"</w:t>
      </w:r>
    </w:p>
    <w:p w14:paraId="5B6757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"OFF" =&gt; "Off"</w:t>
      </w:r>
    </w:p>
    <w:p w14:paraId="269A1F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"GUIDED_ACCESS_TITLE" =&gt; "Guided Access"</w:t>
      </w:r>
    </w:p>
    <w:p w14:paraId="01B9FA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"ZOOMTOUCH_TEXT" =&gt; "Zoom is for users with low-vision acuity."</w:t>
      </w:r>
    </w:p>
    <w:p w14:paraId="56CEF8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"INVERT_COLORS" =&gt; "Invert Colors"</w:t>
      </w:r>
    </w:p>
    <w:p w14:paraId="5D10CC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"ACCESSIBILITY_SPEAK_AUTOCORRECTIONS" =&gt; "Speak Auto-text"</w:t>
      </w:r>
    </w:p>
    <w:p w14:paraId="687C471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"LEFT_RIGHT_BALANCE_DETAILS" =&gt; "Adjust the audio volume balance between left and right channels."</w:t>
      </w:r>
    </w:p>
    <w:p w14:paraId="02BF8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"MONO_AUDIO" =&gt; "Mono Audio"</w:t>
      </w:r>
    </w:p>
    <w:p w14:paraId="09C8B6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"CONTRAST" =&gt; "Contrast"</w:t>
      </w:r>
    </w:p>
    <w:p w14:paraId="741BCA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"ZOOM_TITLE" =&gt; "Zoom"</w:t>
      </w:r>
    </w:p>
    <w:p w14:paraId="693B14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"TRIPLE_CLICK_HEADING" =&gt; "Triple-click"</w:t>
      </w:r>
    </w:p>
    <w:p w14:paraId="1A8F20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"OK" =&gt; "OK"</w:t>
      </w:r>
    </w:p>
    <w:p w14:paraId="7FE0090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"SPEAKER" =&gt; "Speaker"</w:t>
      </w:r>
    </w:p>
    <w:p w14:paraId="50C72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"AUTO_CORRECT_TEXT" =&gt; "Automatically speak auto-corrections</w:t>
      </w:r>
    </w:p>
    <w:p w14:paraId="0284EF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and auto-capitalizations."</w:t>
      </w:r>
    </w:p>
    <w:p w14:paraId="40E907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"HEARING" =&gt; "Hearing"</w:t>
      </w:r>
    </w:p>
    <w:p w14:paraId="46D516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"LARGE_FONT" =&gt; "Large Text"</w:t>
      </w:r>
    </w:p>
    <w:p w14:paraId="77CC49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"CONFIRM_VOT_USAGE" =&gt; "VoiceOver"</w:t>
      </w:r>
    </w:p>
    <w:p w14:paraId="73278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"CONFIRM_VOT_REMOVAL" =&gt; "Are you sure you want to disable VoiceOver?"</w:t>
      </w:r>
    </w:p>
    <w:p w14:paraId="4FB691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"HEARING_AID_TITLE" =&gt; "Hearing Aids"</w:t>
      </w:r>
    </w:p>
    <w:p w14:paraId="2A0934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"FLASH_LED" =&gt; "LED Flash for Alerts"</w:t>
      </w:r>
    </w:p>
    <w:p w14:paraId="3E1CA3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"VISION" =&gt; "Vision"</w:t>
      </w:r>
    </w:p>
    <w:p w14:paraId="6BCBFF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"CONFIRM_ZOOM_USAGE" =&gt; "Zoom"</w:t>
      </w:r>
    </w:p>
    <w:p w14:paraId="0C11A16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"DEFAULT" =&gt; "Default"</w:t>
      </w:r>
    </w:p>
    <w:p w14:paraId="1B69D2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"MOBILITY_HEADING" =&gt; "Physical &amp; Motor"</w:t>
      </w:r>
    </w:p>
    <w:p w14:paraId="45CA8D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"TRIPLE_CLICK_TITLE" =&gt; "Triple-click Home"</w:t>
      </w:r>
    </w:p>
    <w:p w14:paraId="06B36E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"RightStereoBalanceIdentifier" =&gt; "R"</w:t>
      </w:r>
    </w:p>
    <w:p w14:paraId="2C9C4C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1D8E063" w14:textId="555D88E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"ACCESSIBILITY_DEFAULT_HEADSET" =&gt; "Incoming Calls" gave </w:t>
      </w:r>
      <w:r w:rsidR="004A1D61">
        <w:rPr>
          <w:rFonts w:ascii="Times New Roman" w:hint="eastAsia"/>
          <w:sz w:val="21"/>
          <w:szCs w:val="21"/>
        </w:rPr>
        <w:t>me</w:t>
      </w:r>
      <w:r>
        <w:rPr>
          <w:rFonts w:ascii="Times New Roman"/>
          <w:sz w:val="21"/>
          <w:szCs w:val="21"/>
        </w:rPr>
        <w:t xml:space="preserve"> a very clear hint to continue the search.</w:t>
      </w:r>
    </w:p>
    <w:p w14:paraId="331560E8" w14:textId="65164D69" w:rsidR="00977374" w:rsidRDefault="000D70B1" w:rsidP="00204F75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204F75">
        <w:rPr>
          <w:rFonts w:ascii="黑体" w:eastAsia="黑体" w:hAnsi="黑体" w:cs="黑体"/>
          <w:sz w:val="28"/>
          <w:szCs w:val="28"/>
          <w:lang w:val="zh-TW" w:eastAsia="zh-TW"/>
        </w:rPr>
        <w:t>Locate Accessibility.plist</w:t>
      </w:r>
    </w:p>
    <w:p w14:paraId="41535006" w14:textId="68DF3024" w:rsidR="0057178D" w:rsidRPr="0057178D" w:rsidRDefault="0057178D" w:rsidP="0057178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 w:hint="eastAsia"/>
          <w:sz w:val="21"/>
          <w:szCs w:val="21"/>
        </w:rPr>
        <w:t>As you think</w:t>
      </w:r>
      <w:r w:rsidRPr="0057178D">
        <w:rPr>
          <w:rFonts w:ascii="Times New Roman" w:hint="eastAsia"/>
          <w:sz w:val="21"/>
          <w:szCs w:val="21"/>
        </w:rPr>
        <w:t>, I</w:t>
      </w:r>
      <w:r w:rsidRPr="0057178D">
        <w:rPr>
          <w:rFonts w:ascii="Times New Roman"/>
          <w:sz w:val="21"/>
          <w:szCs w:val="21"/>
        </w:rPr>
        <w:t>’</w:t>
      </w:r>
      <w:r w:rsidRPr="0057178D">
        <w:rPr>
          <w:rFonts w:ascii="Times New Roman" w:hint="eastAsia"/>
          <w:sz w:val="21"/>
          <w:szCs w:val="21"/>
        </w:rPr>
        <w:t xml:space="preserve">ve searched </w:t>
      </w:r>
      <w:r w:rsidRPr="0057178D">
        <w:rPr>
          <w:rFonts w:ascii="Times New Roman"/>
          <w:sz w:val="21"/>
          <w:szCs w:val="21"/>
        </w:rPr>
        <w:t>“</w:t>
      </w:r>
      <w:r w:rsidRPr="0057178D">
        <w:rPr>
          <w:rFonts w:ascii="Times New Roman"/>
          <w:sz w:val="21"/>
          <w:szCs w:val="21"/>
        </w:rPr>
        <w:t>ACCESSIBILITY_DEFAULT_HEADSET</w:t>
      </w:r>
      <w:r w:rsidRPr="0057178D">
        <w:rPr>
          <w:rFonts w:ascii="Times New Roman"/>
          <w:sz w:val="21"/>
          <w:szCs w:val="21"/>
        </w:rPr>
        <w:t>”</w:t>
      </w:r>
      <w:r w:rsidRPr="0057178D">
        <w:rPr>
          <w:rFonts w:ascii="Times New Roman" w:hint="eastAsia"/>
          <w:sz w:val="21"/>
          <w:szCs w:val="21"/>
        </w:rPr>
        <w:t>:</w:t>
      </w:r>
    </w:p>
    <w:p w14:paraId="56336A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grep -r ACCESSIBILITY_DEFAULT_HEADSET /System/Library/PreferenceBundles/AccessibilitySettings.bundle </w:t>
      </w:r>
    </w:p>
    <w:p w14:paraId="0D807F3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/System/Library/PreferenceBundles/AccessibilitySettings.bundle/Accessibility.plist matches</w:t>
      </w:r>
    </w:p>
    <w:p w14:paraId="159CD9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/System/Library/PreferenceBundles/AccessibilitySettings.bundle/Dutch.lproj/Accessibility~iphone.strings matches</w:t>
      </w:r>
    </w:p>
    <w:p w14:paraId="3D44E4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21DD3980" w14:textId="4B1389F5" w:rsidR="00977374" w:rsidRDefault="005F237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All were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>localization</w:t>
      </w:r>
      <w:r w:rsidR="000D70B1">
        <w:rPr>
          <w:rFonts w:ascii="Times New Roman"/>
          <w:sz w:val="21"/>
          <w:szCs w:val="21"/>
        </w:rPr>
        <w:t xml:space="preserve"> files except one plist</w:t>
      </w:r>
      <w:r w:rsidR="00F00EE2">
        <w:rPr>
          <w:rFonts w:ascii="Times New Roman" w:hint="eastAsia"/>
          <w:sz w:val="21"/>
          <w:szCs w:val="21"/>
        </w:rPr>
        <w:t xml:space="preserve"> file</w:t>
      </w:r>
      <w:r w:rsidR="000D70B1">
        <w:rPr>
          <w:rFonts w:ascii="Times New Roman"/>
          <w:sz w:val="21"/>
          <w:szCs w:val="21"/>
        </w:rPr>
        <w:t xml:space="preserve">. So that </w:t>
      </w:r>
      <w:r w:rsidR="0016340E">
        <w:rPr>
          <w:rFonts w:ascii="Times New Roman" w:hint="eastAsia"/>
          <w:sz w:val="21"/>
          <w:szCs w:val="21"/>
        </w:rPr>
        <w:t>should</w:t>
      </w:r>
      <w:r w:rsidR="000D70B1">
        <w:rPr>
          <w:rFonts w:ascii="Times New Roman"/>
          <w:sz w:val="21"/>
          <w:szCs w:val="21"/>
        </w:rPr>
        <w:t xml:space="preserve"> </w:t>
      </w:r>
      <w:r w:rsidR="0016340E">
        <w:rPr>
          <w:rFonts w:ascii="Times New Roman" w:hint="eastAsia"/>
          <w:sz w:val="21"/>
          <w:szCs w:val="21"/>
        </w:rPr>
        <w:t xml:space="preserve">be </w:t>
      </w:r>
      <w:r w:rsidR="0016340E">
        <w:rPr>
          <w:rFonts w:ascii="Times New Roman"/>
          <w:sz w:val="21"/>
          <w:szCs w:val="21"/>
        </w:rPr>
        <w:t>what I</w:t>
      </w:r>
      <w:r w:rsidR="0016340E">
        <w:rPr>
          <w:rFonts w:ascii="Times New Roman" w:hint="eastAsia"/>
          <w:sz w:val="21"/>
          <w:szCs w:val="21"/>
        </w:rPr>
        <w:t xml:space="preserve"> was</w:t>
      </w:r>
      <w:r w:rsidR="000D70B1">
        <w:rPr>
          <w:rFonts w:ascii="Times New Roman"/>
          <w:sz w:val="21"/>
          <w:szCs w:val="21"/>
        </w:rPr>
        <w:t xml:space="preserve"> look for. </w:t>
      </w:r>
      <w:r w:rsidR="00A65EE5">
        <w:rPr>
          <w:rFonts w:ascii="Times New Roman" w:hint="eastAsia"/>
          <w:sz w:val="21"/>
          <w:szCs w:val="21"/>
        </w:rPr>
        <w:t>Its contents is as follows:</w:t>
      </w:r>
    </w:p>
    <w:p w14:paraId="3EF3A0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~/Accessibility.plist </w:t>
      </w:r>
    </w:p>
    <w:p w14:paraId="235B1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8745D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"title" =&gt; "ROOT_LEVEL_TITLE"</w:t>
      </w:r>
    </w:p>
    <w:p w14:paraId="2333A7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"items" =&gt; [</w:t>
      </w:r>
    </w:p>
    <w:p w14:paraId="0FBA50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799BDD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"VISION"</w:t>
      </w:r>
    </w:p>
    <w:p w14:paraId="6B9223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"PSGroupCell"</w:t>
      </w:r>
    </w:p>
    <w:p w14:paraId="607675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"footerText" =&gt; "AUTO_CORRECT_TEXT"</w:t>
      </w:r>
    </w:p>
    <w:p w14:paraId="3B8993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7F3E0D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20575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"PSLinkListCell"</w:t>
      </w:r>
    </w:p>
    <w:p w14:paraId="36755CA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"VOICEOVER_TITLE"</w:t>
      </w:r>
    </w:p>
    <w:p w14:paraId="4F6FB4D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"VoiceOverController"</w:t>
      </w:r>
    </w:p>
    <w:p w14:paraId="0B79EEA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"get" =&gt; "voiceOverTouchEnabled:"</w:t>
      </w:r>
    </w:p>
    <w:p w14:paraId="5FC566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2F02F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43644F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"PSLinkListCell"</w:t>
      </w:r>
    </w:p>
    <w:p w14:paraId="7A5D46B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"ZOOM_TITLE"</w:t>
      </w:r>
    </w:p>
    <w:p w14:paraId="676EE8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"ZoomController"</w:t>
      </w:r>
    </w:p>
    <w:p w14:paraId="24D365C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"get" =&gt; "zoomTouchEnabled:"</w:t>
      </w:r>
    </w:p>
    <w:p w14:paraId="5CF49B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EF4A7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7AD6ADE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18 =&gt; {</w:t>
      </w:r>
    </w:p>
    <w:p w14:paraId="18DB555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"PSLinkListCell"</w:t>
      </w:r>
    </w:p>
    <w:p w14:paraId="316672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"HOME_CLICK_TITLE"</w:t>
      </w:r>
    </w:p>
    <w:p w14:paraId="4240AEC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"HomeClickController"</w:t>
      </w:r>
    </w:p>
    <w:p w14:paraId="467E6A8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"get" =&gt; "homeClickSpeed:"</w:t>
      </w:r>
    </w:p>
    <w:p w14:paraId="7AC898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7C9504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19 =&gt; {</w:t>
      </w:r>
    </w:p>
    <w:p w14:paraId="7BDD67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"PSListItemsController"</w:t>
      </w:r>
    </w:p>
    <w:p w14:paraId="77D39D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"set" =&gt; "accessibilitySetPreference:specifier:"</w:t>
      </w:r>
    </w:p>
    <w:p w14:paraId="0C603A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"validValues" =&gt; [</w:t>
      </w:r>
    </w:p>
    <w:p w14:paraId="629F70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0</w:t>
      </w:r>
    </w:p>
    <w:p w14:paraId="19B409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1</w:t>
      </w:r>
    </w:p>
    <w:p w14:paraId="2AE038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2</w:t>
      </w:r>
    </w:p>
    <w:p w14:paraId="76D9CB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1C539F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"get" =&gt; "accessibilityPreferenceForSpecifier:"</w:t>
      </w:r>
    </w:p>
    <w:p w14:paraId="4F139B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"validTitles" =&gt; [</w:t>
      </w:r>
    </w:p>
    <w:p w14:paraId="3E4341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"DEFAULT"</w:t>
      </w:r>
    </w:p>
    <w:p w14:paraId="353E07D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"HEADSET"</w:t>
      </w:r>
    </w:p>
    <w:p w14:paraId="27BF99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"SPEAKER"</w:t>
      </w:r>
    </w:p>
    <w:p w14:paraId="7C7367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7252D3C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"requiredCapabilities" =&gt; [</w:t>
      </w:r>
    </w:p>
    <w:p w14:paraId="6E944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"telephony"</w:t>
      </w:r>
    </w:p>
    <w:p w14:paraId="48E2F2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5871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"PSLinkListCell"</w:t>
      </w:r>
    </w:p>
    <w:p w14:paraId="6A6B7E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"ACCESSIBILITY_DEFAULT_HEADSET"</w:t>
      </w:r>
    </w:p>
    <w:p w14:paraId="38E80F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"key" =&gt; "DefaultRouteForCall"</w:t>
      </w:r>
    </w:p>
    <w:p w14:paraId="39B36B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327CF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1958BDE2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51B7D236" w14:textId="2F4A1302" w:rsidR="00977374" w:rsidRDefault="00D33E27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I</w:t>
      </w:r>
      <w:r w:rsidR="002B1F0D">
        <w:rPr>
          <w:rFonts w:ascii="Times New Roman" w:hint="eastAsia"/>
          <w:sz w:val="21"/>
          <w:szCs w:val="21"/>
        </w:rPr>
        <w:t>t</w:t>
      </w:r>
      <w:r w:rsidR="000D70B1">
        <w:rPr>
          <w:rFonts w:ascii="Times New Roman"/>
          <w:sz w:val="21"/>
          <w:szCs w:val="21"/>
        </w:rPr>
        <w:t xml:space="preserve"> was another standard </w:t>
      </w:r>
      <w:r w:rsidR="0058283E">
        <w:rPr>
          <w:rFonts w:ascii="Times New Roman"/>
          <w:sz w:val="21"/>
          <w:szCs w:val="21"/>
        </w:rPr>
        <w:t>preferences specifier plist</w:t>
      </w:r>
      <w:r w:rsidR="000D70B1">
        <w:rPr>
          <w:rFonts w:ascii="Times New Roman"/>
          <w:sz w:val="21"/>
          <w:szCs w:val="21"/>
        </w:rPr>
        <w:t xml:space="preserve"> and I knew that</w:t>
      </w:r>
      <w:r w:rsidR="00ED0EF0">
        <w:rPr>
          <w:rFonts w:ascii="Times New Roman"/>
          <w:sz w:val="21"/>
          <w:szCs w:val="21"/>
        </w:rPr>
        <w:t xml:space="preserve"> the getter and setter for </w:t>
      </w:r>
      <w:r w:rsidR="00ED0EF0">
        <w:rPr>
          <w:rFonts w:ascii="Times New Roman"/>
          <w:sz w:val="21"/>
          <w:szCs w:val="21"/>
        </w:rPr>
        <w:t>“</w:t>
      </w:r>
      <w:r w:rsidR="00ED0EF0">
        <w:rPr>
          <w:rFonts w:ascii="Times New Roman"/>
          <w:sz w:val="21"/>
          <w:szCs w:val="21"/>
        </w:rPr>
        <w:t>Incoming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ED0EF0">
        <w:rPr>
          <w:rFonts w:ascii="Times New Roman"/>
          <w:sz w:val="21"/>
          <w:szCs w:val="21"/>
        </w:rPr>
        <w:t>Calls</w:t>
      </w:r>
      <w:r w:rsidR="00ED0EF0">
        <w:rPr>
          <w:rFonts w:ascii="Times New Roman"/>
          <w:sz w:val="21"/>
          <w:szCs w:val="21"/>
        </w:rPr>
        <w:t>”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>were accessibilitySetPreference:specifier: and acces</w:t>
      </w:r>
      <w:r w:rsidR="001B7C20">
        <w:rPr>
          <w:rFonts w:ascii="Times New Roman"/>
          <w:sz w:val="21"/>
          <w:szCs w:val="21"/>
        </w:rPr>
        <w:t>sibilityPreferenceForSpecifier:</w:t>
      </w:r>
      <w:r w:rsidR="000D70B1">
        <w:rPr>
          <w:rFonts w:ascii="Times New Roman"/>
          <w:sz w:val="21"/>
          <w:szCs w:val="21"/>
        </w:rPr>
        <w:t xml:space="preserve">. So </w:t>
      </w:r>
      <w:r w:rsidR="004F7573">
        <w:rPr>
          <w:rFonts w:ascii="Times New Roman"/>
          <w:sz w:val="21"/>
          <w:szCs w:val="21"/>
        </w:rPr>
        <w:t>it</w:t>
      </w:r>
      <w:r w:rsidR="005579DF">
        <w:rPr>
          <w:rFonts w:ascii="Times New Roman" w:hint="eastAsia"/>
          <w:sz w:val="21"/>
          <w:szCs w:val="21"/>
        </w:rPr>
        <w:t xml:space="preserve"> wa</w:t>
      </w:r>
      <w:r w:rsidR="004F7573">
        <w:rPr>
          <w:rFonts w:ascii="Times New Roman" w:hint="eastAsia"/>
          <w:sz w:val="21"/>
          <w:szCs w:val="21"/>
        </w:rPr>
        <w:t>s time to</w:t>
      </w:r>
      <w:r w:rsidR="000D70B1">
        <w:rPr>
          <w:rFonts w:ascii="Times New Roman"/>
          <w:sz w:val="21"/>
          <w:szCs w:val="21"/>
        </w:rPr>
        <w:t xml:space="preserve"> move on to the next step.</w:t>
      </w:r>
    </w:p>
    <w:p w14:paraId="1E811F47" w14:textId="6A2E3711" w:rsidR="00977374" w:rsidRDefault="000D70B1">
      <w:pPr>
        <w:pStyle w:val="Heading3"/>
      </w:pPr>
      <w:r>
        <w:t xml:space="preserve">5.3.3 Locate </w:t>
      </w:r>
      <w:r w:rsidR="00EC2681">
        <w:rPr>
          <w:rFonts w:hint="eastAsia"/>
        </w:rPr>
        <w:t>methods</w:t>
      </w:r>
      <w:r w:rsidR="00B4039F">
        <w:rPr>
          <w:rFonts w:hint="eastAsia"/>
        </w:rPr>
        <w:t xml:space="preserve"> and functions</w:t>
      </w:r>
    </w:p>
    <w:p w14:paraId="52CE4E95" w14:textId="7F83B38F" w:rsidR="00977374" w:rsidRDefault="0022765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According to </w:t>
      </w:r>
      <w:r w:rsidR="0058283E">
        <w:rPr>
          <w:rFonts w:ascii="Times New Roman"/>
          <w:sz w:val="21"/>
          <w:szCs w:val="21"/>
        </w:rPr>
        <w:t>preferences specifier plist</w:t>
      </w:r>
      <w:r w:rsidR="000D70B1">
        <w:rPr>
          <w:rFonts w:ascii="Times New Roman"/>
          <w:sz w:val="21"/>
          <w:szCs w:val="21"/>
        </w:rPr>
        <w:t xml:space="preserve">, when selecting a row in "Incoming calls", its setter, </w:t>
      </w:r>
      <w:r w:rsidR="005D5A2A">
        <w:rPr>
          <w:rFonts w:ascii="Times New Roman" w:hint="eastAsia"/>
          <w:sz w:val="21"/>
          <w:szCs w:val="21"/>
        </w:rPr>
        <w:t xml:space="preserve">i.e. </w:t>
      </w:r>
      <w:r w:rsidR="000D70B1">
        <w:rPr>
          <w:rFonts w:ascii="Times New Roman"/>
          <w:sz w:val="21"/>
          <w:szCs w:val="21"/>
        </w:rPr>
        <w:t xml:space="preserve">accessibilitySetPreference:specifier: </w:t>
      </w:r>
      <w:r w:rsidR="008A568A">
        <w:rPr>
          <w:rFonts w:ascii="Times New Roman" w:hint="eastAsia"/>
          <w:sz w:val="21"/>
          <w:szCs w:val="21"/>
        </w:rPr>
        <w:t>would</w:t>
      </w:r>
      <w:r w:rsidR="000D70B1">
        <w:rPr>
          <w:rFonts w:ascii="Times New Roman"/>
          <w:sz w:val="21"/>
          <w:szCs w:val="21"/>
        </w:rPr>
        <w:t xml:space="preserve"> get called. However, </w:t>
      </w:r>
      <w:r w:rsidR="00E04F8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problem </w:t>
      </w:r>
      <w:r w:rsidR="00E04F80">
        <w:rPr>
          <w:rFonts w:ascii="Times New Roman" w:hint="eastAsia"/>
          <w:sz w:val="21"/>
          <w:szCs w:val="21"/>
        </w:rPr>
        <w:t>came</w:t>
      </w:r>
      <w:r w:rsidR="000D70B1">
        <w:rPr>
          <w:rFonts w:ascii="Times New Roman"/>
          <w:sz w:val="21"/>
          <w:szCs w:val="21"/>
        </w:rPr>
        <w:t xml:space="preserve"> up that this method was in AccessibilitySettings.bundle, I didn't know how to load </w:t>
      </w:r>
      <w:r w:rsidR="00C6765D">
        <w:rPr>
          <w:rFonts w:ascii="Times New Roman" w:hint="eastAsia"/>
          <w:sz w:val="21"/>
          <w:szCs w:val="21"/>
        </w:rPr>
        <w:t>this bundle</w:t>
      </w:r>
      <w:r w:rsidR="000D70B1">
        <w:rPr>
          <w:rFonts w:ascii="Times New Roman"/>
          <w:sz w:val="21"/>
          <w:szCs w:val="21"/>
        </w:rPr>
        <w:t xml:space="preserve"> into memory at that time and as a result, </w:t>
      </w:r>
      <w:r w:rsidR="00C45E8F">
        <w:rPr>
          <w:rFonts w:ascii="Times New Roman" w:hint="eastAsia"/>
          <w:sz w:val="21"/>
          <w:szCs w:val="21"/>
        </w:rPr>
        <w:t>I wasn</w:t>
      </w:r>
      <w:r w:rsidR="00C45E8F">
        <w:rPr>
          <w:rFonts w:ascii="Times New Roman"/>
          <w:sz w:val="21"/>
          <w:szCs w:val="21"/>
        </w:rPr>
        <w:t>’</w:t>
      </w:r>
      <w:r w:rsidR="00C45E8F">
        <w:rPr>
          <w:rFonts w:ascii="Times New Roman" w:hint="eastAsia"/>
          <w:sz w:val="21"/>
          <w:szCs w:val="21"/>
        </w:rPr>
        <w:t xml:space="preserve">t able to call </w:t>
      </w:r>
      <w:r w:rsidR="000D70B1">
        <w:rPr>
          <w:rFonts w:ascii="Times New Roman"/>
          <w:sz w:val="21"/>
          <w:szCs w:val="21"/>
        </w:rPr>
        <w:t xml:space="preserve">the method. What's even worse, I didn't know how to use IDA and LLDB </w:t>
      </w:r>
      <w:r w:rsidR="00C13FDC">
        <w:rPr>
          <w:rFonts w:ascii="Times New Roman" w:hint="eastAsia"/>
          <w:sz w:val="21"/>
          <w:szCs w:val="21"/>
        </w:rPr>
        <w:t>while there was</w:t>
      </w:r>
      <w:r w:rsidR="000D70B1">
        <w:rPr>
          <w:rFonts w:ascii="Times New Roman"/>
          <w:sz w:val="21"/>
          <w:szCs w:val="21"/>
        </w:rPr>
        <w:t xml:space="preserve"> nothing helpful in class-dump</w:t>
      </w:r>
      <w:r w:rsidR="00C45E8F">
        <w:rPr>
          <w:rFonts w:ascii="Times New Roman" w:hint="eastAsia"/>
          <w:sz w:val="21"/>
          <w:szCs w:val="21"/>
        </w:rPr>
        <w:t xml:space="preserve"> headers</w:t>
      </w:r>
      <w:r w:rsidR="000D70B1">
        <w:rPr>
          <w:rFonts w:ascii="Times New Roman"/>
          <w:sz w:val="21"/>
          <w:szCs w:val="21"/>
        </w:rPr>
        <w:t xml:space="preserve">. I felt this problem was far beyond my ability and couldn't </w:t>
      </w:r>
      <w:r w:rsidR="00DD5F9D">
        <w:rPr>
          <w:rFonts w:ascii="Times New Roman" w:hint="eastAsia"/>
          <w:sz w:val="21"/>
          <w:szCs w:val="21"/>
        </w:rPr>
        <w:t>get</w:t>
      </w:r>
      <w:r w:rsidR="000D70B1">
        <w:rPr>
          <w:rFonts w:ascii="Times New Roman"/>
          <w:sz w:val="21"/>
          <w:szCs w:val="21"/>
        </w:rPr>
        <w:t xml:space="preserve"> solved </w:t>
      </w:r>
      <w:r w:rsidR="001A14E2">
        <w:rPr>
          <w:rFonts w:ascii="Times New Roman" w:hint="eastAsia"/>
          <w:sz w:val="21"/>
          <w:szCs w:val="21"/>
        </w:rPr>
        <w:t>in a short time</w:t>
      </w:r>
      <w:r w:rsidR="000D70B1">
        <w:rPr>
          <w:rFonts w:ascii="Times New Roman"/>
          <w:sz w:val="21"/>
          <w:szCs w:val="21"/>
        </w:rPr>
        <w:t>. So I</w:t>
      </w:r>
      <w:r w:rsidR="006929F4">
        <w:rPr>
          <w:rFonts w:ascii="Times New Roman"/>
          <w:sz w:val="21"/>
          <w:szCs w:val="21"/>
        </w:rPr>
        <w:t>’</w:t>
      </w:r>
      <w:r w:rsidR="006929F4">
        <w:rPr>
          <w:rFonts w:ascii="Times New Roman" w:hint="eastAsia"/>
          <w:sz w:val="21"/>
          <w:szCs w:val="21"/>
        </w:rPr>
        <w:t>ve sent</w:t>
      </w:r>
      <w:r w:rsidR="000D70B1">
        <w:rPr>
          <w:rFonts w:ascii="Times New Roman"/>
          <w:sz w:val="21"/>
          <w:szCs w:val="21"/>
        </w:rPr>
        <w:t xml:space="preserve"> </w:t>
      </w:r>
      <w:r w:rsidR="006929F4">
        <w:rPr>
          <w:rFonts w:ascii="Times New Roman"/>
          <w:sz w:val="21"/>
          <w:szCs w:val="21"/>
        </w:rPr>
        <w:t>a</w:t>
      </w:r>
      <w:r w:rsidR="006929F4">
        <w:rPr>
          <w:rFonts w:ascii="Times New Roman" w:hint="eastAsia"/>
          <w:sz w:val="21"/>
          <w:szCs w:val="21"/>
        </w:rPr>
        <w:t xml:space="preserve"> complaint </w:t>
      </w:r>
      <w:r w:rsidR="000D70B1">
        <w:rPr>
          <w:rFonts w:ascii="Times New Roman"/>
          <w:sz w:val="21"/>
          <w:szCs w:val="21"/>
        </w:rPr>
        <w:t>email to Shoghian frustratingly, as shown in figure 5-17.</w:t>
      </w:r>
    </w:p>
    <w:p w14:paraId="4FA97FC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327C1E4" wp14:editId="37463753">
            <wp:extent cx="3600001" cy="3095765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3095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979A02" w14:textId="03526E15" w:rsidR="00977374" w:rsidRPr="00C95FF1" w:rsidRDefault="00C95FF1">
      <w:pPr>
        <w:pStyle w:val="Caption"/>
        <w:jc w:val="center"/>
        <w:rPr>
          <w:rFonts w:ascii="Times New Roman" w:hAnsi="Times New Roman" w:hint="default"/>
        </w:rPr>
      </w:pPr>
      <w:r w:rsidRPr="00C95FF1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C95FF1">
        <w:rPr>
          <w:rFonts w:ascii="Times New Roman" w:hAnsi="Times New Roman" w:hint="default"/>
        </w:rPr>
        <w:t xml:space="preserve">5- 17 </w:t>
      </w:r>
      <w:r w:rsidRPr="00C95FF1">
        <w:rPr>
          <w:rFonts w:ascii="Times New Roman" w:hAnsi="Times New Roman" w:hint="default"/>
        </w:rPr>
        <w:t xml:space="preserve">A complaint email to </w:t>
      </w:r>
      <w:r w:rsidR="000D70B1" w:rsidRPr="00C95FF1">
        <w:rPr>
          <w:rFonts w:ascii="Times New Roman" w:hAnsi="Times New Roman" w:hint="default"/>
        </w:rPr>
        <w:t>Shoghian</w:t>
      </w:r>
    </w:p>
    <w:p w14:paraId="004D0418" w14:textId="67ACDEB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 was stuck on this problem for nearly </w:t>
      </w:r>
      <w:r w:rsidR="001A12B8">
        <w:rPr>
          <w:rFonts w:ascii="Times New Roman" w:hint="eastAsia"/>
          <w:sz w:val="21"/>
          <w:szCs w:val="21"/>
        </w:rPr>
        <w:t>half a month</w:t>
      </w:r>
      <w:r>
        <w:rPr>
          <w:rFonts w:ascii="Times New Roman"/>
          <w:sz w:val="21"/>
          <w:szCs w:val="21"/>
        </w:rPr>
        <w:t>. During tha</w:t>
      </w:r>
      <w:r w:rsidR="000E5A19">
        <w:rPr>
          <w:rFonts w:ascii="Times New Roman"/>
          <w:sz w:val="21"/>
          <w:szCs w:val="21"/>
        </w:rPr>
        <w:t>t period, I was always thinking</w:t>
      </w:r>
      <w:r w:rsidR="000E5A19">
        <w:rPr>
          <w:rFonts w:ascii="Times New Roman" w:hint="eastAsia"/>
          <w:sz w:val="21"/>
          <w:szCs w:val="21"/>
        </w:rPr>
        <w:t xml:space="preserve">, </w:t>
      </w:r>
      <w:r>
        <w:rPr>
          <w:rFonts w:ascii="Times New Roman"/>
          <w:sz w:val="21"/>
          <w:szCs w:val="21"/>
        </w:rPr>
        <w:t>what could iOS do in</w:t>
      </w:r>
      <w:r w:rsidR="006B08DA">
        <w:rPr>
          <w:rFonts w:ascii="Times New Roman" w:hint="eastAsia"/>
          <w:sz w:val="21"/>
          <w:szCs w:val="21"/>
        </w:rPr>
        <w:t>side</w:t>
      </w:r>
      <w:r w:rsidR="00CC29ED">
        <w:rPr>
          <w:rFonts w:ascii="Times New Roman"/>
          <w:sz w:val="21"/>
          <w:szCs w:val="21"/>
        </w:rPr>
        <w:t xml:space="preserve"> </w:t>
      </w:r>
      <w:r w:rsidR="00BD59E7">
        <w:rPr>
          <w:rFonts w:ascii="Times New Roman" w:hint="eastAsia"/>
          <w:sz w:val="21"/>
          <w:szCs w:val="21"/>
        </w:rPr>
        <w:t>the</w:t>
      </w:r>
      <w:r w:rsidR="00CC29ED">
        <w:rPr>
          <w:rFonts w:ascii="Times New Roman"/>
          <w:sz w:val="21"/>
          <w:szCs w:val="21"/>
        </w:rPr>
        <w:t xml:space="preserve"> </w:t>
      </w:r>
      <w:r w:rsidR="00E51AAD">
        <w:rPr>
          <w:rFonts w:ascii="Times New Roman" w:hint="eastAsia"/>
          <w:sz w:val="21"/>
          <w:szCs w:val="21"/>
        </w:rPr>
        <w:t>setter</w:t>
      </w:r>
      <w:r w:rsidR="00CC29ED">
        <w:rPr>
          <w:rFonts w:ascii="Times New Roman"/>
          <w:sz w:val="21"/>
          <w:szCs w:val="21"/>
        </w:rPr>
        <w:t xml:space="preserve">? Since </w:t>
      </w:r>
      <w:r w:rsidR="0058283E">
        <w:rPr>
          <w:rFonts w:ascii="Times New Roman"/>
          <w:sz w:val="21"/>
          <w:szCs w:val="21"/>
        </w:rPr>
        <w:t>preferences specifier plist</w:t>
      </w:r>
      <w:r>
        <w:rPr>
          <w:rFonts w:ascii="Times New Roman"/>
          <w:sz w:val="21"/>
          <w:szCs w:val="21"/>
        </w:rPr>
        <w:t xml:space="preserve"> used PostNotification to notify changes of configuration files </w:t>
      </w:r>
      <w:r w:rsidR="00F7256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other processes</w:t>
      </w:r>
      <w:r w:rsidR="005F3C6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the configuration of AccessibilitySettings was associated with </w:t>
      </w:r>
      <w:r w:rsidR="00E44DE6">
        <w:rPr>
          <w:rFonts w:ascii="Times New Roman" w:hint="eastAsia"/>
          <w:sz w:val="21"/>
          <w:szCs w:val="21"/>
        </w:rPr>
        <w:t>MobilePhone, which happened to be</w:t>
      </w:r>
      <w:r>
        <w:rPr>
          <w:rFonts w:ascii="Times New Roman"/>
          <w:sz w:val="21"/>
          <w:szCs w:val="21"/>
        </w:rPr>
        <w:t xml:space="preserve"> the mode of </w:t>
      </w:r>
      <w:r w:rsidR="003A1E5F">
        <w:rPr>
          <w:rFonts w:ascii="Times New Roman" w:hint="eastAsia"/>
          <w:sz w:val="21"/>
          <w:szCs w:val="21"/>
        </w:rPr>
        <w:t>inter</w:t>
      </w:r>
      <w:r>
        <w:rPr>
          <w:rFonts w:ascii="Times New Roman"/>
          <w:sz w:val="21"/>
          <w:szCs w:val="21"/>
        </w:rPr>
        <w:t xml:space="preserve">-process communication. </w:t>
      </w:r>
      <w:r w:rsidR="00F27603">
        <w:rPr>
          <w:rFonts w:ascii="Times New Roman"/>
          <w:sz w:val="21"/>
          <w:szCs w:val="21"/>
        </w:rPr>
        <w:t>Would</w:t>
      </w:r>
      <w:r>
        <w:rPr>
          <w:rFonts w:ascii="Times New Roman"/>
          <w:sz w:val="21"/>
          <w:szCs w:val="21"/>
        </w:rPr>
        <w:t xml:space="preserve"> accessibilitySetPreference:specifier: change the configuration file and </w:t>
      </w:r>
      <w:r w:rsidR="00B45324">
        <w:rPr>
          <w:rFonts w:ascii="Times New Roman"/>
          <w:sz w:val="21"/>
          <w:szCs w:val="21"/>
        </w:rPr>
        <w:t>post</w:t>
      </w:r>
      <w:r>
        <w:rPr>
          <w:rFonts w:ascii="Times New Roman"/>
          <w:sz w:val="21"/>
          <w:szCs w:val="21"/>
        </w:rPr>
        <w:t xml:space="preserve"> a notification? </w:t>
      </w:r>
      <w:r w:rsidR="006C175C">
        <w:rPr>
          <w:rFonts w:ascii="Times New Roman"/>
          <w:sz w:val="21"/>
          <w:szCs w:val="21"/>
        </w:rPr>
        <w:t xml:space="preserve">To verify my guesses, </w:t>
      </w:r>
      <w:r>
        <w:rPr>
          <w:rFonts w:ascii="Times New Roman"/>
          <w:sz w:val="21"/>
          <w:szCs w:val="21"/>
        </w:rPr>
        <w:t xml:space="preserve">I made use of LibNotifyWatch by limneos to observe </w:t>
      </w:r>
      <w:r w:rsidR="00EA3956">
        <w:rPr>
          <w:rFonts w:ascii="Times New Roman"/>
          <w:sz w:val="21"/>
          <w:szCs w:val="21"/>
        </w:rPr>
        <w:t xml:space="preserve">if there </w:t>
      </w:r>
      <w:r w:rsidR="00CC024B">
        <w:rPr>
          <w:rFonts w:ascii="Times New Roman"/>
          <w:sz w:val="21"/>
          <w:szCs w:val="21"/>
        </w:rPr>
        <w:t>were any related notifications</w:t>
      </w:r>
      <w:r>
        <w:rPr>
          <w:rFonts w:ascii="Times New Roman"/>
          <w:sz w:val="21"/>
          <w:szCs w:val="21"/>
        </w:rPr>
        <w:t xml:space="preserve"> through manually chang</w:t>
      </w:r>
      <w:r w:rsidR="00EA3956">
        <w:rPr>
          <w:rFonts w:ascii="Times New Roman"/>
          <w:sz w:val="21"/>
          <w:szCs w:val="21"/>
        </w:rPr>
        <w:t xml:space="preserve">ing the configuration of </w:t>
      </w:r>
      <w:r>
        <w:rPr>
          <w:rFonts w:ascii="Times New Roman"/>
          <w:sz w:val="21"/>
          <w:szCs w:val="21"/>
        </w:rPr>
        <w:t>"</w:t>
      </w:r>
      <w:r w:rsidR="00EA3956">
        <w:rPr>
          <w:rFonts w:ascii="Times New Roman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>". Unexpectedly, it really made me a lucky hit.</w:t>
      </w:r>
    </w:p>
    <w:p w14:paraId="25A2B7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FunMaker-4s:~ root# grep LibNotifyWatch: /var/log/syslog</w:t>
      </w:r>
    </w:p>
    <w:p w14:paraId="6E669E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Nov 26 00:09:20 FunMaker-4s Preferences[6488]: LibNotifyWatch: &lt;CFNotificationCenter 0x1e875600 [0x39b4b100]&gt; postNotificationName:UIViewAnimationDidCommitNotification object:UIViewAnimationState userInfo:{</w:t>
      </w:r>
    </w:p>
    <w:p w14:paraId="71E871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Nov 26 00:09:20 FunMaker-4s Preferences[6488]: LibNotifyWatch: &lt;CFNotificationCenter 0x1e875600 [0x39b4b100]&gt; postNotificationName:UIViewAnimationDidStopNotification object:&lt;UIViewAnimationState: 0x1ea74f20&gt; userInfo:{</w:t>
      </w:r>
    </w:p>
    <w:p w14:paraId="7D4B9C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58B809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Nov 26 00:09:21 FunMaker-4s Preferences[6488]: LibNotifyWatch: CFNotificationCenterPostNotification center=&lt;CFNotificationCenter 0x1dd86bd0 [0x39b4b100]&gt; name=com.apple.accessibility.defaultrouteforcall userInfo=(null) deliverImmediately=1</w:t>
      </w:r>
    </w:p>
    <w:p w14:paraId="2757BAE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00:09:21 FunMaker-4s Preferences[6488]: LibNotifyWatch: notify_post com.apple.accessibility.defaultrouteforcall </w:t>
      </w:r>
    </w:p>
    <w:p w14:paraId="6BAA7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62BD3B87" w14:textId="78D7CCF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DB6F84">
        <w:rPr>
          <w:rFonts w:ascii="Times New Roman"/>
          <w:sz w:val="21"/>
          <w:szCs w:val="21"/>
        </w:rPr>
        <w:t>’</w:t>
      </w:r>
      <w:r w:rsidR="00DB6F84">
        <w:rPr>
          <w:rFonts w:ascii="Times New Roman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found two notifications </w:t>
      </w:r>
      <w:r w:rsidR="007E3144">
        <w:rPr>
          <w:rFonts w:ascii="Times New Roman"/>
          <w:sz w:val="21"/>
          <w:szCs w:val="21"/>
        </w:rPr>
        <w:t>named</w:t>
      </w:r>
      <w:r>
        <w:rPr>
          <w:rFonts w:ascii="Times New Roman"/>
          <w:sz w:val="21"/>
          <w:szCs w:val="21"/>
        </w:rPr>
        <w:t xml:space="preserve"> "com.apple.accessibility.defaultrouteforcall". Combining them with previous mentioned deductions, there was no need to </w:t>
      </w:r>
      <w:r w:rsidR="00F84969">
        <w:rPr>
          <w:rFonts w:ascii="Times New Roman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 xml:space="preserve">explain. After finding the most suspicious notification, </w:t>
      </w:r>
      <w:r w:rsidR="00A02D9F">
        <w:rPr>
          <w:rFonts w:ascii="Times New Roman"/>
          <w:sz w:val="21"/>
          <w:szCs w:val="21"/>
        </w:rPr>
        <w:t>I</w:t>
      </w:r>
      <w:r w:rsidR="00047893">
        <w:rPr>
          <w:rFonts w:ascii="Times New Roman"/>
          <w:sz w:val="21"/>
          <w:szCs w:val="21"/>
        </w:rPr>
        <w:t xml:space="preserve"> still had one more question:</w:t>
      </w:r>
      <w:r>
        <w:rPr>
          <w:rFonts w:ascii="Times New Roman"/>
          <w:sz w:val="21"/>
          <w:szCs w:val="21"/>
        </w:rPr>
        <w:t xml:space="preserve"> Where was the configuration file?</w:t>
      </w:r>
    </w:p>
    <w:p w14:paraId="23BCB3B1" w14:textId="463C2B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chapter </w:t>
      </w:r>
      <w:r w:rsidR="006A57D9">
        <w:rPr>
          <w:rFonts w:ascii="Times New Roman"/>
          <w:sz w:val="21"/>
          <w:szCs w:val="21"/>
        </w:rPr>
        <w:t>2</w:t>
      </w:r>
      <w:r>
        <w:rPr>
          <w:rFonts w:ascii="Times New Roman"/>
          <w:sz w:val="21"/>
          <w:szCs w:val="21"/>
        </w:rPr>
        <w:t xml:space="preserve">, I have mentioned that there </w:t>
      </w:r>
      <w:r w:rsidR="008F745D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plenty of us</w:t>
      </w:r>
      <w:r w:rsidR="00097CA5">
        <w:rPr>
          <w:rFonts w:ascii="Times New Roman"/>
          <w:sz w:val="21"/>
          <w:szCs w:val="21"/>
        </w:rPr>
        <w:t>er data in "/var/mobile/". All A</w:t>
      </w:r>
      <w:r>
        <w:rPr>
          <w:rFonts w:ascii="Times New Roman"/>
          <w:sz w:val="21"/>
          <w:szCs w:val="21"/>
        </w:rPr>
        <w:t xml:space="preserve">pp related data </w:t>
      </w:r>
      <w:r w:rsidR="004F7303">
        <w:rPr>
          <w:rFonts w:ascii="Times New Roman" w:hint="eastAsia"/>
          <w:sz w:val="21"/>
          <w:szCs w:val="21"/>
        </w:rPr>
        <w:t>were</w:t>
      </w:r>
      <w:r w:rsidR="00AE7BA8">
        <w:rPr>
          <w:rFonts w:ascii="Times New Roman"/>
          <w:sz w:val="21"/>
          <w:szCs w:val="21"/>
        </w:rPr>
        <w:t xml:space="preserve"> in "/var/mobile/Containers"; a</w:t>
      </w:r>
      <w:r>
        <w:rPr>
          <w:rFonts w:ascii="Times New Roman"/>
          <w:sz w:val="21"/>
          <w:szCs w:val="21"/>
        </w:rPr>
        <w:t xml:space="preserve">ll media files </w:t>
      </w:r>
      <w:r w:rsidR="00731F16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in "/var/mobile/Media</w:t>
      </w:r>
      <w:r w:rsidR="0052157E">
        <w:rPr>
          <w:rFonts w:ascii="Times New Roman"/>
          <w:sz w:val="21"/>
          <w:szCs w:val="21"/>
        </w:rPr>
        <w:t>/"; a</w:t>
      </w:r>
      <w:r w:rsidR="00190361">
        <w:rPr>
          <w:rFonts w:ascii="Times New Roman"/>
          <w:sz w:val="21"/>
          <w:szCs w:val="21"/>
        </w:rPr>
        <w:t xml:space="preserve">nd in </w:t>
      </w:r>
      <w:r>
        <w:rPr>
          <w:rFonts w:ascii="Times New Roman"/>
          <w:sz w:val="21"/>
          <w:szCs w:val="21"/>
        </w:rPr>
        <w:t>"/var/mobile/Library</w:t>
      </w:r>
      <w:r w:rsidR="00D81EF5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>", we can easily find the dire</w:t>
      </w:r>
      <w:r w:rsidR="00381DAC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>tory "/var/mobile/library/Preferences</w:t>
      </w:r>
      <w:r w:rsidR="00BE5979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 xml:space="preserve">" </w:t>
      </w:r>
      <w:r w:rsidR="000916C9">
        <w:rPr>
          <w:rFonts w:ascii="Times New Roman" w:hint="eastAsia"/>
          <w:sz w:val="21"/>
          <w:szCs w:val="21"/>
        </w:rPr>
        <w:t>then</w:t>
      </w:r>
      <w:r>
        <w:rPr>
          <w:rFonts w:ascii="Times New Roman"/>
          <w:sz w:val="21"/>
          <w:szCs w:val="21"/>
        </w:rPr>
        <w:t xml:space="preserve"> further </w:t>
      </w:r>
      <w:r w:rsidR="004A03DD">
        <w:rPr>
          <w:rFonts w:ascii="Times New Roman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>"com.apple.Accessibility.plist",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 xml:space="preserve">whose contents </w:t>
      </w:r>
      <w:r w:rsidR="00B3161C">
        <w:rPr>
          <w:rFonts w:ascii="Times New Roman"/>
          <w:sz w:val="21"/>
          <w:szCs w:val="21"/>
        </w:rPr>
        <w:t>are</w:t>
      </w:r>
      <w:r w:rsidR="00CF0730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as follows</w:t>
      </w:r>
      <w:r w:rsidR="00F369A1">
        <w:rPr>
          <w:rFonts w:ascii="Times New Roman"/>
          <w:sz w:val="21"/>
          <w:szCs w:val="21"/>
        </w:rPr>
        <w:t>:</w:t>
      </w:r>
    </w:p>
    <w:p w14:paraId="194656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~/com.apple.Accessibility.plist </w:t>
      </w:r>
    </w:p>
    <w:p w14:paraId="3A631F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7AD36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1B22414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"DefaultRouteForCallPreference" =&gt; 2</w:t>
      </w:r>
    </w:p>
    <w:p w14:paraId="0C2F0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"VOTQuickNavEnabled" =&gt; 1</w:t>
      </w:r>
    </w:p>
    <w:p w14:paraId="03128D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"CurrentRotorTypeWeb" =&gt; 3</w:t>
      </w:r>
    </w:p>
    <w:p w14:paraId="79CDF7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"PunctuationKey" =&gt; 2</w:t>
      </w:r>
    </w:p>
    <w:p w14:paraId="6DA469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577C54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"ScreenCurtain" =&gt; 0</w:t>
      </w:r>
    </w:p>
    <w:p w14:paraId="57D439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"VoiceOverTouchEnabled" =&gt; 0</w:t>
      </w:r>
    </w:p>
    <w:p w14:paraId="03B6B4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"AssistiveTouchEnabled" =&gt; 0</w:t>
      </w:r>
    </w:p>
    <w:p w14:paraId="1337E4AD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CFA2497" w14:textId="4C5BFDB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Change the configuration of "</w:t>
      </w:r>
      <w:r w:rsidR="001F62FB">
        <w:rPr>
          <w:rFonts w:ascii="Times New Roman"/>
          <w:sz w:val="21"/>
          <w:szCs w:val="21"/>
        </w:rPr>
        <w:t>Incoming Calls</w:t>
      </w:r>
      <w:r w:rsidR="00CC57CF">
        <w:rPr>
          <w:rFonts w:ascii="Times New Roman"/>
          <w:sz w:val="21"/>
          <w:szCs w:val="21"/>
        </w:rPr>
        <w:t>" then</w:t>
      </w:r>
      <w:r w:rsidR="00F54396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observe the variation of DefaultRouteForCallPre</w:t>
      </w:r>
      <w:r w:rsidR="00AF4BE9">
        <w:rPr>
          <w:rFonts w:ascii="Times New Roman"/>
          <w:sz w:val="21"/>
          <w:szCs w:val="21"/>
        </w:rPr>
        <w:t>ference, we can easily conclude</w:t>
      </w:r>
      <w:r>
        <w:rPr>
          <w:rFonts w:ascii="Times New Roman"/>
          <w:sz w:val="21"/>
          <w:szCs w:val="21"/>
        </w:rPr>
        <w:t xml:space="preserve"> that 0 </w:t>
      </w:r>
      <w:r w:rsidR="0084628B">
        <w:rPr>
          <w:rFonts w:ascii="Times New Roman" w:hint="eastAsia"/>
          <w:sz w:val="21"/>
          <w:szCs w:val="21"/>
        </w:rPr>
        <w:t>corresponds</w:t>
      </w:r>
      <w:r>
        <w:rPr>
          <w:rFonts w:ascii="Times New Roman"/>
          <w:sz w:val="21"/>
          <w:szCs w:val="21"/>
        </w:rPr>
        <w:t xml:space="preserve"> to default, 1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to headset, 2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to speaker, which totally matches the content</w:t>
      </w:r>
      <w:r w:rsidR="004145F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Accessibility.plist.</w:t>
      </w:r>
    </w:p>
    <w:p w14:paraId="1091DD56" w14:textId="7EDD8427" w:rsidR="00977374" w:rsidRDefault="000D70B1">
      <w:pPr>
        <w:pStyle w:val="Heading3"/>
      </w:pPr>
      <w:r>
        <w:t>5.3.4 Test method</w:t>
      </w:r>
      <w:r w:rsidR="000F6EF4">
        <w:rPr>
          <w:rFonts w:hint="eastAsia"/>
        </w:rPr>
        <w:t>s and functions</w:t>
      </w:r>
    </w:p>
    <w:p w14:paraId="55A3C4CC" w14:textId="338CF5CA" w:rsidR="00977374" w:rsidRPr="00B70DBD" w:rsidRDefault="000D70B1" w:rsidP="00B70DB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B70DBD">
        <w:rPr>
          <w:rFonts w:ascii="Times New Roman"/>
          <w:sz w:val="21"/>
          <w:szCs w:val="21"/>
        </w:rPr>
        <w:t xml:space="preserve">After a long period of deduction, </w:t>
      </w:r>
      <w:r w:rsidR="00EF3E14">
        <w:rPr>
          <w:rFonts w:ascii="Times New Roman" w:hint="eastAsia"/>
          <w:sz w:val="21"/>
          <w:szCs w:val="21"/>
        </w:rPr>
        <w:t>I have</w:t>
      </w:r>
      <w:r w:rsidRPr="00B70DBD">
        <w:rPr>
          <w:rFonts w:ascii="Times New Roman"/>
          <w:sz w:val="21"/>
          <w:szCs w:val="21"/>
        </w:rPr>
        <w:t xml:space="preserve"> eventually got a feasible solution. With only a few </w:t>
      </w:r>
      <w:r w:rsidR="005103EE">
        <w:rPr>
          <w:rFonts w:ascii="Times New Roman" w:hint="eastAsia"/>
          <w:sz w:val="21"/>
          <w:szCs w:val="21"/>
        </w:rPr>
        <w:t xml:space="preserve">lines of </w:t>
      </w:r>
      <w:r w:rsidR="005103EE">
        <w:rPr>
          <w:rFonts w:ascii="Times New Roman"/>
          <w:sz w:val="21"/>
          <w:szCs w:val="21"/>
        </w:rPr>
        <w:t>code</w:t>
      </w:r>
      <w:r w:rsidR="00BD24D8">
        <w:rPr>
          <w:rFonts w:ascii="Times New Roman"/>
          <w:sz w:val="21"/>
          <w:szCs w:val="21"/>
        </w:rPr>
        <w:t>, I</w:t>
      </w:r>
      <w:r w:rsidRPr="00B70DBD">
        <w:rPr>
          <w:rFonts w:ascii="Times New Roman"/>
          <w:sz w:val="21"/>
          <w:szCs w:val="21"/>
        </w:rPr>
        <w:t xml:space="preserve"> can modify the configuration file and </w:t>
      </w:r>
      <w:r w:rsidR="00333985">
        <w:rPr>
          <w:rFonts w:ascii="Times New Roman" w:hint="eastAsia"/>
          <w:sz w:val="21"/>
          <w:szCs w:val="21"/>
        </w:rPr>
        <w:t>post</w:t>
      </w:r>
      <w:r w:rsidR="00C010A2">
        <w:rPr>
          <w:rFonts w:ascii="Times New Roman"/>
          <w:sz w:val="21"/>
          <w:szCs w:val="21"/>
        </w:rPr>
        <w:t xml:space="preserve"> a notification</w:t>
      </w:r>
      <w:r w:rsidR="00C010A2">
        <w:rPr>
          <w:rFonts w:ascii="Times New Roman" w:hint="eastAsia"/>
          <w:sz w:val="21"/>
          <w:szCs w:val="21"/>
        </w:rPr>
        <w:t>,</w:t>
      </w:r>
      <w:r w:rsidRPr="00B70DBD">
        <w:rPr>
          <w:rFonts w:ascii="Times New Roman"/>
          <w:sz w:val="21"/>
          <w:szCs w:val="21"/>
        </w:rPr>
        <w:t xml:space="preserve"> </w:t>
      </w:r>
      <w:r w:rsidR="00C010A2">
        <w:rPr>
          <w:rFonts w:ascii="Times New Roman" w:hint="eastAsia"/>
          <w:sz w:val="21"/>
          <w:szCs w:val="21"/>
        </w:rPr>
        <w:t>and we</w:t>
      </w:r>
      <w:r w:rsidR="00C010A2">
        <w:rPr>
          <w:rFonts w:ascii="Times New Roman"/>
          <w:sz w:val="21"/>
          <w:szCs w:val="21"/>
        </w:rPr>
        <w:t>’</w:t>
      </w:r>
      <w:r w:rsidR="00C010A2">
        <w:rPr>
          <w:rFonts w:ascii="Times New Roman" w:hint="eastAsia"/>
          <w:sz w:val="21"/>
          <w:szCs w:val="21"/>
        </w:rPr>
        <w:t>re done.</w:t>
      </w:r>
      <w:r w:rsidRPr="00B70DBD">
        <w:rPr>
          <w:rFonts w:ascii="Times New Roman"/>
          <w:sz w:val="21"/>
          <w:szCs w:val="21"/>
        </w:rPr>
        <w:t xml:space="preserve"> Does it really work? When I was writing the following code, I felt </w:t>
      </w:r>
      <w:r w:rsidR="003411BF">
        <w:rPr>
          <w:rFonts w:ascii="Times New Roman" w:hint="eastAsia"/>
          <w:sz w:val="21"/>
          <w:szCs w:val="21"/>
        </w:rPr>
        <w:t xml:space="preserve">both </w:t>
      </w:r>
      <w:r w:rsidRPr="00B70DBD">
        <w:rPr>
          <w:rFonts w:ascii="Times New Roman"/>
          <w:sz w:val="21"/>
          <w:szCs w:val="21"/>
        </w:rPr>
        <w:t xml:space="preserve">nervous </w:t>
      </w:r>
      <w:r w:rsidR="003411BF">
        <w:rPr>
          <w:rFonts w:ascii="Times New Roman" w:hint="eastAsia"/>
          <w:sz w:val="21"/>
          <w:szCs w:val="21"/>
        </w:rPr>
        <w:t>and</w:t>
      </w:r>
      <w:r w:rsidRPr="00B70DBD">
        <w:rPr>
          <w:rFonts w:ascii="Times New Roman"/>
          <w:sz w:val="21"/>
          <w:szCs w:val="21"/>
        </w:rPr>
        <w:t xml:space="preserve"> exciting. (At that time I didn't know how to use Cycript, so I wrote </w:t>
      </w:r>
      <w:r w:rsidR="000C4D3B">
        <w:rPr>
          <w:rFonts w:ascii="Times New Roman" w:hint="eastAsia"/>
          <w:sz w:val="21"/>
          <w:szCs w:val="21"/>
        </w:rPr>
        <w:t xml:space="preserve">a </w:t>
      </w:r>
      <w:r w:rsidR="00C242C1">
        <w:rPr>
          <w:rFonts w:ascii="Times New Roman" w:hint="eastAsia"/>
          <w:sz w:val="21"/>
          <w:szCs w:val="21"/>
        </w:rPr>
        <w:t xml:space="preserve">test </w:t>
      </w:r>
      <w:r w:rsidRPr="00B70DBD">
        <w:rPr>
          <w:rFonts w:ascii="Times New Roman"/>
          <w:sz w:val="21"/>
          <w:szCs w:val="21"/>
        </w:rPr>
        <w:t>tweak instead).</w:t>
      </w:r>
    </w:p>
    <w:p w14:paraId="5157E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%hook SpringBoard </w:t>
      </w:r>
    </w:p>
    <w:p w14:paraId="3563A6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(void)menuButtonDown:(id)down</w:t>
      </w:r>
    </w:p>
    <w:p w14:paraId="4AFDAF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13E2476" w14:textId="43B839DF" w:rsidR="00977374" w:rsidRDefault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%orig; </w:t>
      </w:r>
    </w:p>
    <w:p w14:paraId="48097E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NSMutableDictionary *dictionary = [NSMutableDictionary dictionaryWithContentsOfFile:@"/var/mobile/Library/Preferences/com.apple. Accessibility.plist"]; </w:t>
      </w:r>
    </w:p>
    <w:p w14:paraId="2F5590E6" w14:textId="0D90FC2D" w:rsidR="00977374" w:rsidRDefault="00355751" w:rsidP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hint="eastAsia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/>
          <w:kern w:val="0"/>
          <w:sz w:val="16"/>
          <w:szCs w:val="16"/>
          <w:shd w:val="clear" w:color="auto" w:fill="D8D8D8"/>
        </w:rPr>
        <w:t xml:space="preserve">[dictionary setObject:[NSNumber numberWithInt:2] forKey:@"DefaultRouteForCallPreference"]; </w:t>
      </w:r>
    </w:p>
    <w:p w14:paraId="00A4A2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[dictionary writeToFile:@"/var/mobile/Library/Preferences/com.apple. Accessibility.plist" atomically:YES]; </w:t>
      </w:r>
    </w:p>
    <w:p w14:paraId="470CCE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notify_post("com.apple.accessibility.defaultrouteforcall");</w:t>
      </w:r>
    </w:p>
    <w:p w14:paraId="516085E1" w14:textId="77777777" w:rsidR="00977374" w:rsidRDefault="000D70B1">
      <w:pPr>
        <w:widowControl/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center" w:pos="43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</w:p>
    <w:p w14:paraId="7EFCEA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%end </w:t>
      </w:r>
    </w:p>
    <w:p w14:paraId="0C6A51E5" w14:textId="6CA15779" w:rsidR="00977374" w:rsidRDefault="00DE594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After </w:t>
      </w:r>
      <w:r>
        <w:rPr>
          <w:rFonts w:ascii="Times New Roman"/>
          <w:sz w:val="21"/>
          <w:szCs w:val="21"/>
        </w:rPr>
        <w:t xml:space="preserve">compiling, </w:t>
      </w:r>
      <w:r w:rsidR="000D70B1">
        <w:rPr>
          <w:rFonts w:ascii="Times New Roman"/>
          <w:sz w:val="21"/>
          <w:szCs w:val="21"/>
        </w:rPr>
        <w:t>install</w:t>
      </w:r>
      <w:r w:rsidR="00536F03">
        <w:rPr>
          <w:rFonts w:ascii="Times New Roman" w:hint="eastAsia"/>
          <w:sz w:val="21"/>
          <w:szCs w:val="21"/>
        </w:rPr>
        <w:t xml:space="preserve">ing and </w:t>
      </w:r>
      <w:r w:rsidR="000D70B1">
        <w:rPr>
          <w:rFonts w:ascii="Times New Roman"/>
          <w:sz w:val="21"/>
          <w:szCs w:val="21"/>
        </w:rPr>
        <w:t>respring</w:t>
      </w:r>
      <w:r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 xml:space="preserve">I </w:t>
      </w:r>
      <w:r w:rsidR="001525B1">
        <w:rPr>
          <w:rFonts w:ascii="Times New Roman"/>
          <w:sz w:val="21"/>
          <w:szCs w:val="21"/>
        </w:rPr>
        <w:t>p</w:t>
      </w:r>
      <w:r w:rsidR="00F966B4">
        <w:rPr>
          <w:rFonts w:ascii="Times New Roman"/>
          <w:sz w:val="21"/>
          <w:szCs w:val="21"/>
        </w:rPr>
        <w:t>ressed</w:t>
      </w:r>
      <w:r w:rsidR="000D70B1">
        <w:rPr>
          <w:rFonts w:ascii="Times New Roman"/>
          <w:sz w:val="21"/>
          <w:szCs w:val="21"/>
        </w:rPr>
        <w:t xml:space="preserve"> home button with </w:t>
      </w:r>
      <w:r w:rsidR="000B53C2">
        <w:rPr>
          <w:rFonts w:ascii="Times New Roman" w:hint="eastAsia"/>
          <w:sz w:val="21"/>
          <w:szCs w:val="21"/>
        </w:rPr>
        <w:t xml:space="preserve">my </w:t>
      </w:r>
      <w:r w:rsidR="000D70B1">
        <w:rPr>
          <w:rFonts w:ascii="Times New Roman"/>
          <w:sz w:val="21"/>
          <w:szCs w:val="21"/>
        </w:rPr>
        <w:t>eyes closed</w:t>
      </w:r>
      <w:r w:rsidR="000B53C2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and then </w:t>
      </w:r>
      <w:r w:rsidR="001A2C15">
        <w:rPr>
          <w:rFonts w:ascii="Times New Roman" w:hint="eastAsia"/>
          <w:sz w:val="21"/>
          <w:szCs w:val="21"/>
        </w:rPr>
        <w:t>checked</w:t>
      </w:r>
      <w:r w:rsidR="000D70B1">
        <w:rPr>
          <w:rFonts w:ascii="Times New Roman"/>
          <w:sz w:val="21"/>
          <w:szCs w:val="21"/>
        </w:rPr>
        <w:t xml:space="preserve"> "Settings"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"General"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"Accessibility"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"Incoming Calls" with </w:t>
      </w:r>
      <w:r w:rsidR="001A2C15">
        <w:rPr>
          <w:rFonts w:ascii="Times New Roman"/>
          <w:sz w:val="21"/>
          <w:szCs w:val="21"/>
        </w:rPr>
        <w:t>excite</w:t>
      </w:r>
      <w:r w:rsidR="001A2C15">
        <w:rPr>
          <w:rFonts w:ascii="Times New Roman" w:hint="eastAsia"/>
          <w:sz w:val="21"/>
          <w:szCs w:val="21"/>
        </w:rPr>
        <w:t>ment</w:t>
      </w:r>
      <w:r w:rsidR="000D70B1">
        <w:rPr>
          <w:rFonts w:ascii="Times New Roman"/>
          <w:sz w:val="21"/>
          <w:szCs w:val="21"/>
        </w:rPr>
        <w:t>. Aha, "Speaker"</w:t>
      </w:r>
      <w:r w:rsidR="00BF47BE">
        <w:rPr>
          <w:rFonts w:ascii="Times New Roman" w:hint="eastAsia"/>
          <w:sz w:val="21"/>
          <w:szCs w:val="21"/>
        </w:rPr>
        <w:t xml:space="preserve"> was chosen</w:t>
      </w:r>
      <w:r w:rsidR="00D73051">
        <w:rPr>
          <w:rFonts w:ascii="Times New Roman"/>
          <w:sz w:val="21"/>
          <w:szCs w:val="21"/>
        </w:rPr>
        <w:t>. I</w:t>
      </w:r>
      <w:r w:rsidR="00901EF5">
        <w:rPr>
          <w:rFonts w:ascii="Times New Roman"/>
          <w:sz w:val="21"/>
          <w:szCs w:val="21"/>
        </w:rPr>
        <w:t>’</w:t>
      </w:r>
      <w:r w:rsidR="00901EF5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made it!</w:t>
      </w:r>
    </w:p>
    <w:p w14:paraId="216FE66D" w14:textId="51FC5048" w:rsidR="00977374" w:rsidRDefault="000D70B1">
      <w:pPr>
        <w:pStyle w:val="Heading3"/>
      </w:pPr>
      <w:r>
        <w:t>5.3.5 Write t</w:t>
      </w:r>
      <w:r w:rsidR="00346F9A">
        <w:rPr>
          <w:rFonts w:hint="eastAsia"/>
        </w:rPr>
        <w:t>weak</w:t>
      </w:r>
    </w:p>
    <w:p w14:paraId="3D7B8FFA" w14:textId="611F1FB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Since the core function has been verified, writing code</w:t>
      </w:r>
      <w:r w:rsidR="00E34A7F">
        <w:rPr>
          <w:rFonts w:ascii="Times New Roman" w:hint="eastAsia"/>
          <w:sz w:val="21"/>
          <w:szCs w:val="21"/>
        </w:rPr>
        <w:t xml:space="preserve"> was a piece of cake</w:t>
      </w:r>
      <w:r>
        <w:rPr>
          <w:rFonts w:ascii="Times New Roman"/>
          <w:sz w:val="21"/>
          <w:szCs w:val="21"/>
        </w:rPr>
        <w:t xml:space="preserve">. </w:t>
      </w:r>
      <w:r w:rsidR="007F38CA">
        <w:rPr>
          <w:rFonts w:ascii="Times New Roman" w:hint="eastAsia"/>
          <w:sz w:val="21"/>
          <w:szCs w:val="21"/>
        </w:rPr>
        <w:t>F</w:t>
      </w:r>
      <w:r>
        <w:rPr>
          <w:rFonts w:ascii="Times New Roman"/>
          <w:sz w:val="21"/>
          <w:szCs w:val="21"/>
        </w:rPr>
        <w:t>ollow</w:t>
      </w:r>
      <w:r w:rsidR="007F38CA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944F32">
        <w:rPr>
          <w:rFonts w:ascii="Times New Roman" w:hint="eastAsia"/>
          <w:sz w:val="21"/>
          <w:szCs w:val="21"/>
        </w:rPr>
        <w:t xml:space="preserve">SBSettings toggle </w:t>
      </w:r>
      <w:r w:rsidR="00C349BC">
        <w:rPr>
          <w:rFonts w:ascii="Times New Roman" w:hint="eastAsia"/>
          <w:sz w:val="21"/>
          <w:szCs w:val="21"/>
        </w:rPr>
        <w:t>spec</w:t>
      </w:r>
      <w:r w:rsidR="00944F32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(</w:t>
      </w:r>
      <w:hyperlink r:id="rId24" w:history="1">
        <w:r>
          <w:rPr>
            <w:rStyle w:val="Hyperlink1"/>
            <w:rFonts w:ascii="Times New Roman"/>
          </w:rPr>
          <w:t>http://thebigboss.org/guides-iphone-ipod-ipad/sbsettings-toggle-spec</w:t>
        </w:r>
      </w:hyperlink>
      <w:r>
        <w:rPr>
          <w:rFonts w:ascii="Times New Roman"/>
          <w:sz w:val="21"/>
          <w:szCs w:val="21"/>
        </w:rPr>
        <w:t>)</w:t>
      </w:r>
      <w:r w:rsidR="00C349BC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C349BC">
        <w:rPr>
          <w:rFonts w:ascii="Times New Roman" w:hint="eastAsia"/>
          <w:sz w:val="21"/>
          <w:szCs w:val="21"/>
        </w:rPr>
        <w:t>t</w:t>
      </w:r>
      <w:r w:rsidR="00C349BC">
        <w:rPr>
          <w:rFonts w:ascii="Times New Roman"/>
          <w:sz w:val="21"/>
          <w:szCs w:val="21"/>
        </w:rPr>
        <w:t>he</w:t>
      </w:r>
      <w:r w:rsidR="00C349BC">
        <w:rPr>
          <w:rFonts w:ascii="Times New Roman" w:hint="eastAsia"/>
          <w:sz w:val="21"/>
          <w:szCs w:val="21"/>
        </w:rPr>
        <w:t xml:space="preserve"> </w:t>
      </w:r>
      <w:r w:rsidR="000D3623">
        <w:rPr>
          <w:rFonts w:ascii="Times New Roman" w:hint="eastAsia"/>
          <w:sz w:val="21"/>
          <w:szCs w:val="21"/>
        </w:rPr>
        <w:t>contents of Tweak.xm</w:t>
      </w:r>
      <w:r>
        <w:rPr>
          <w:rFonts w:ascii="Times New Roman"/>
          <w:sz w:val="21"/>
          <w:szCs w:val="21"/>
        </w:rPr>
        <w:t xml:space="preserve"> is as follows.</w:t>
      </w:r>
    </w:p>
    <w:p w14:paraId="484F45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#import &lt;notify.h&gt; </w:t>
      </w:r>
    </w:p>
    <w:p w14:paraId="242B58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#define ACCESSBILITY @"/var/mobile/Library/Preferences/com.apple.Accessibility. plist" </w:t>
      </w:r>
    </w:p>
    <w:p w14:paraId="2DFBC8D5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F546A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49892E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extern "C" BOOL isCapable() { </w:t>
      </w:r>
    </w:p>
    <w:p w14:paraId="7C483D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if (kCFCoreFoundationVersionNumber &gt;= kCFCoreFoundationVersionNumber_iOS_5_0 &amp;&amp; [[[UIDevice currentDevice] model] isEqualToString:@"iPhone"]) </w:t>
      </w:r>
    </w:p>
    <w:p w14:paraId="7A5DB7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return YES;</w:t>
      </w:r>
    </w:p>
    <w:p w14:paraId="7859C4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return NO;</w:t>
      </w:r>
    </w:p>
    <w:p w14:paraId="26D41A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320861C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69D117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2B42F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extern "C" BOOL isEnabled() { </w:t>
      </w:r>
    </w:p>
    <w:p w14:paraId="6590A0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NSMutableDictionary *dictionary = [[NSMutableDictionary alloc] initWithCont entsOfFile:ACCESSBILITY]; </w:t>
      </w:r>
    </w:p>
    <w:p w14:paraId="785C6B3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BOOL result = [[dictionary objectForKey:@"DefaultRouteForCallPreference"] intValue] == 0 ? NO : YES; </w:t>
      </w:r>
    </w:p>
    <w:p w14:paraId="0C8999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[dictionary release]; </w:t>
      </w:r>
    </w:p>
    <w:p w14:paraId="15DF68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return result;</w:t>
      </w:r>
    </w:p>
    <w:p w14:paraId="36BCCF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046525DB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3769E5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Optional</w:t>
      </w:r>
    </w:p>
    <w:p w14:paraId="749B05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Faster isEnabled. Remove this if it's not necessary. Keep it if isEnabled() is expensive and you can make it faster here.</w:t>
      </w:r>
    </w:p>
    <w:p w14:paraId="7A25C8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extern "C" BOOL getStateFast() { </w:t>
      </w:r>
    </w:p>
    <w:p w14:paraId="169875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return isEnabled();</w:t>
      </w:r>
    </w:p>
    <w:p w14:paraId="71E14D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6B55CE7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5DF07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6838F3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extern "C" void setState(BOOL enabled) { </w:t>
      </w:r>
    </w:p>
    <w:p w14:paraId="6BEB93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NSMutableDictionary *dictionary = [[NSMutableDictionary alloc] initWithCont entsOfFile:ACCESSBILITY]; </w:t>
      </w:r>
    </w:p>
    <w:p w14:paraId="477AB0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[dictionary setObject:[NSNumber numberWithInt:(enabled ? 2 : 0)] forKey:@"D efaultRouteForCallPreference"]; </w:t>
      </w:r>
    </w:p>
    <w:p w14:paraId="48D0B4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[dictionary writeToFile:ACCESSBILITY atomically:YES]; [dictionary release]; </w:t>
      </w:r>
    </w:p>
    <w:p w14:paraId="099DE2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notify_post("com.apple.accessibility.defaultrouteforcall");</w:t>
      </w:r>
    </w:p>
    <w:p w14:paraId="091061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546CC022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6B13A8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6C32244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How long the toggle takes to toggle</w:t>
      </w:r>
      <w:r>
        <w:rPr>
          <w:rFonts w:ascii="宋体" w:eastAsia="宋体" w:hAnsi="宋体" w:cs="宋体"/>
          <w:kern w:val="0"/>
          <w:sz w:val="16"/>
          <w:szCs w:val="16"/>
          <w:shd w:val="clear" w:color="auto" w:fill="D8D8D8"/>
          <w:lang w:val="zh-TW" w:eastAsia="zh-TW"/>
        </w:rPr>
        <w:t>，</w:t>
      </w:r>
      <w:r>
        <w:rPr>
          <w:rFonts w:ascii="Monaco"/>
          <w:kern w:val="0"/>
          <w:sz w:val="16"/>
          <w:szCs w:val="16"/>
          <w:shd w:val="clear" w:color="auto" w:fill="D8D8D8"/>
        </w:rPr>
        <w:t xml:space="preserve"> in seconds.</w:t>
      </w:r>
    </w:p>
    <w:p w14:paraId="5AA6D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extern "C" float getDelayTime() { </w:t>
      </w:r>
    </w:p>
    <w:p w14:paraId="4E6844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return 0.6f;</w:t>
      </w:r>
    </w:p>
    <w:p w14:paraId="111001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3BEFB27" w14:textId="72A9501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Because the </w:t>
      </w:r>
      <w:r w:rsidR="00641B7D">
        <w:rPr>
          <w:rFonts w:ascii="Times New Roman" w:hint="eastAsia"/>
          <w:sz w:val="21"/>
          <w:szCs w:val="21"/>
        </w:rPr>
        <w:t>inspiration</w:t>
      </w:r>
      <w:r>
        <w:rPr>
          <w:rFonts w:ascii="Times New Roman"/>
          <w:sz w:val="21"/>
          <w:szCs w:val="21"/>
        </w:rPr>
        <w:t xml:space="preserve"> of this tweak </w:t>
      </w:r>
      <w:r w:rsidR="00AF5A29">
        <w:rPr>
          <w:rFonts w:ascii="Times New Roman" w:hint="eastAsia"/>
          <w:sz w:val="21"/>
          <w:szCs w:val="21"/>
        </w:rPr>
        <w:t>came</w:t>
      </w:r>
      <w:r>
        <w:rPr>
          <w:rFonts w:ascii="Times New Roman"/>
          <w:sz w:val="21"/>
          <w:szCs w:val="21"/>
        </w:rPr>
        <w:t xml:space="preserve"> from Shoghian, I</w:t>
      </w:r>
      <w:r w:rsidR="00CA3F56">
        <w:rPr>
          <w:rFonts w:ascii="Times New Roman"/>
          <w:sz w:val="21"/>
          <w:szCs w:val="21"/>
        </w:rPr>
        <w:t>’</w:t>
      </w:r>
      <w:r w:rsidR="00CA3F56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signed his n</w:t>
      </w:r>
      <w:r w:rsidR="00DF6555">
        <w:rPr>
          <w:rFonts w:ascii="Times New Roman"/>
          <w:sz w:val="21"/>
          <w:szCs w:val="21"/>
        </w:rPr>
        <w:t xml:space="preserve">ame </w:t>
      </w:r>
      <w:r w:rsidR="00361368">
        <w:rPr>
          <w:rFonts w:ascii="Times New Roman" w:hint="eastAsia"/>
          <w:sz w:val="21"/>
          <w:szCs w:val="21"/>
        </w:rPr>
        <w:t>as the coauthor</w:t>
      </w:r>
      <w:r w:rsidR="00DF6555">
        <w:rPr>
          <w:rFonts w:ascii="Times New Roman" w:hint="eastAsia"/>
          <w:sz w:val="21"/>
          <w:szCs w:val="21"/>
        </w:rPr>
        <w:t>, as s</w:t>
      </w:r>
      <w:r w:rsidR="00DF6555">
        <w:rPr>
          <w:rFonts w:ascii="Times New Roman"/>
          <w:sz w:val="21"/>
          <w:szCs w:val="21"/>
        </w:rPr>
        <w:t>hown in figure 5-18</w:t>
      </w:r>
      <w:r>
        <w:rPr>
          <w:rFonts w:ascii="Times New Roman"/>
          <w:sz w:val="21"/>
          <w:szCs w:val="21"/>
        </w:rPr>
        <w:t>. He was very happy and hence w</w:t>
      </w:r>
      <w:r w:rsidR="00B06727">
        <w:rPr>
          <w:rFonts w:ascii="Times New Roman"/>
          <w:sz w:val="21"/>
          <w:szCs w:val="21"/>
        </w:rPr>
        <w:t>e made friends with each other.</w:t>
      </w:r>
      <w:r w:rsidR="00B06727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Speaker SBSettings Toggle is </w:t>
      </w:r>
      <w:r w:rsidR="001677B8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third </w:t>
      </w:r>
      <w:r w:rsidR="003F2AFF">
        <w:rPr>
          <w:rFonts w:ascii="Times New Roman" w:hint="eastAsia"/>
          <w:sz w:val="21"/>
          <w:szCs w:val="21"/>
        </w:rPr>
        <w:t xml:space="preserve">public </w:t>
      </w:r>
      <w:r>
        <w:rPr>
          <w:rFonts w:ascii="Times New Roman"/>
          <w:sz w:val="21"/>
          <w:szCs w:val="21"/>
        </w:rPr>
        <w:t>tweak</w:t>
      </w:r>
      <w:r w:rsidR="003F2AFF">
        <w:rPr>
          <w:rFonts w:ascii="Times New Roman"/>
          <w:sz w:val="21"/>
          <w:szCs w:val="21"/>
        </w:rPr>
        <w:t xml:space="preserve"> on Cydia</w:t>
      </w:r>
      <w:r w:rsidR="003F2AFF">
        <w:rPr>
          <w:rFonts w:ascii="Times New Roman" w:hint="eastAsia"/>
          <w:sz w:val="21"/>
          <w:szCs w:val="21"/>
        </w:rPr>
        <w:t>,</w:t>
      </w:r>
      <w:r w:rsidR="003F2AFF">
        <w:rPr>
          <w:rFonts w:ascii="Times New Roman"/>
          <w:sz w:val="21"/>
          <w:szCs w:val="21"/>
        </w:rPr>
        <w:t xml:space="preserve"> </w:t>
      </w:r>
      <w:r w:rsidR="00D868F2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very simple </w:t>
      </w:r>
      <w:r w:rsidR="00D868F2">
        <w:rPr>
          <w:rFonts w:ascii="Times New Roman" w:hint="eastAsia"/>
          <w:sz w:val="21"/>
          <w:szCs w:val="21"/>
        </w:rPr>
        <w:t xml:space="preserve">functions </w:t>
      </w:r>
      <w:r>
        <w:rPr>
          <w:rFonts w:ascii="Times New Roman"/>
          <w:sz w:val="21"/>
          <w:szCs w:val="21"/>
        </w:rPr>
        <w:t xml:space="preserve">and no </w:t>
      </w:r>
      <w:r w:rsidR="009C6710">
        <w:rPr>
          <w:rFonts w:ascii="Times New Roman" w:hint="eastAsia"/>
          <w:sz w:val="21"/>
          <w:szCs w:val="21"/>
        </w:rPr>
        <w:t xml:space="preserve">advertising, </w:t>
      </w:r>
      <w:r>
        <w:rPr>
          <w:rFonts w:ascii="Times New Roman"/>
          <w:sz w:val="21"/>
          <w:szCs w:val="21"/>
        </w:rPr>
        <w:t>it still accumulated nearly 10</w:t>
      </w:r>
      <w:r w:rsidR="004477FC">
        <w:rPr>
          <w:rFonts w:ascii="Times New Roman" w:hint="eastAsia"/>
          <w:sz w:val="21"/>
          <w:szCs w:val="21"/>
        </w:rPr>
        <w:t>,</w:t>
      </w:r>
      <w:r w:rsidR="00370875">
        <w:rPr>
          <w:rFonts w:ascii="Times New Roman"/>
          <w:sz w:val="21"/>
          <w:szCs w:val="21"/>
        </w:rPr>
        <w:t>000 downloads</w:t>
      </w:r>
      <w:r w:rsidR="00370875">
        <w:rPr>
          <w:rFonts w:ascii="Times New Roman" w:hint="eastAsia"/>
          <w:sz w:val="21"/>
          <w:szCs w:val="21"/>
        </w:rPr>
        <w:t>,</w:t>
      </w:r>
      <w:r w:rsidR="005A71B8">
        <w:rPr>
          <w:rFonts w:ascii="Times New Roman"/>
          <w:sz w:val="21"/>
          <w:szCs w:val="21"/>
        </w:rPr>
        <w:t xml:space="preserve"> (</w:t>
      </w:r>
      <w:r w:rsidR="005A71B8">
        <w:rPr>
          <w:rFonts w:ascii="Times New Roman" w:hint="eastAsia"/>
          <w:sz w:val="21"/>
          <w:szCs w:val="21"/>
        </w:rPr>
        <w:t>as s</w:t>
      </w:r>
      <w:r w:rsidR="00370875">
        <w:rPr>
          <w:rFonts w:ascii="Times New Roman"/>
          <w:sz w:val="21"/>
          <w:szCs w:val="21"/>
        </w:rPr>
        <w:t>hown in figure 5-19)</w:t>
      </w:r>
      <w:r w:rsidR="00370875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370875">
        <w:rPr>
          <w:rFonts w:ascii="Times New Roman" w:hint="eastAsia"/>
          <w:sz w:val="21"/>
          <w:szCs w:val="21"/>
        </w:rPr>
        <w:t>which was a happy ending.</w:t>
      </w:r>
      <w:r>
        <w:rPr>
          <w:rFonts w:ascii="Times New Roman"/>
          <w:sz w:val="21"/>
          <w:szCs w:val="21"/>
        </w:rPr>
        <w:t xml:space="preserve"> More importantly, it </w:t>
      </w:r>
      <w:r w:rsidR="005B5398">
        <w:rPr>
          <w:rFonts w:ascii="Times New Roman" w:hint="eastAsia"/>
          <w:sz w:val="21"/>
          <w:szCs w:val="21"/>
        </w:rPr>
        <w:t>was</w:t>
      </w:r>
      <w:r>
        <w:rPr>
          <w:rFonts w:ascii="Times New Roman"/>
          <w:sz w:val="21"/>
          <w:szCs w:val="21"/>
        </w:rPr>
        <w:t xml:space="preserve"> </w:t>
      </w:r>
      <w:r w:rsidR="00CF4B89" w:rsidRPr="00CF4B89">
        <w:rPr>
          <w:rFonts w:ascii="Times New Roman"/>
          <w:sz w:val="21"/>
          <w:szCs w:val="21"/>
        </w:rPr>
        <w:t xml:space="preserve">unexpectedly </w:t>
      </w:r>
      <w:r w:rsidR="00A46649" w:rsidRPr="00A46649">
        <w:rPr>
          <w:rFonts w:ascii="Times New Roman"/>
          <w:sz w:val="21"/>
          <w:szCs w:val="21"/>
        </w:rPr>
        <w:t xml:space="preserve">exhausting </w:t>
      </w:r>
      <w:r w:rsidR="0071305F">
        <w:rPr>
          <w:rFonts w:ascii="Times New Roman"/>
          <w:sz w:val="21"/>
          <w:szCs w:val="21"/>
        </w:rPr>
        <w:t>writing</w:t>
      </w:r>
      <w:r w:rsidR="00CF4B89">
        <w:rPr>
          <w:rFonts w:ascii="Times New Roman"/>
          <w:sz w:val="21"/>
          <w:szCs w:val="21"/>
        </w:rPr>
        <w:t xml:space="preserve"> this tweak.</w:t>
      </w:r>
      <w:r w:rsidR="00CF4B89">
        <w:rPr>
          <w:rFonts w:ascii="Times New Roman" w:hint="eastAsia"/>
          <w:sz w:val="21"/>
          <w:szCs w:val="21"/>
        </w:rPr>
        <w:t xml:space="preserve"> </w:t>
      </w:r>
      <w:r w:rsidR="00702AC1">
        <w:rPr>
          <w:rFonts w:ascii="Times New Roman" w:hint="eastAsia"/>
          <w:sz w:val="21"/>
          <w:szCs w:val="21"/>
        </w:rPr>
        <w:t>My target</w:t>
      </w:r>
      <w:r w:rsidR="003C6966">
        <w:rPr>
          <w:rFonts w:ascii="Times New Roman" w:hint="eastAsia"/>
          <w:sz w:val="21"/>
          <w:szCs w:val="21"/>
        </w:rPr>
        <w:t xml:space="preserve"> looked so simple until </w:t>
      </w:r>
      <w:r w:rsidR="00702AC1">
        <w:rPr>
          <w:rFonts w:ascii="Times New Roman" w:hint="eastAsia"/>
          <w:sz w:val="21"/>
          <w:szCs w:val="21"/>
        </w:rPr>
        <w:t xml:space="preserve">I </w:t>
      </w:r>
      <w:r w:rsidR="003C6966">
        <w:rPr>
          <w:rFonts w:ascii="Times New Roman" w:hint="eastAsia"/>
          <w:sz w:val="21"/>
          <w:szCs w:val="21"/>
        </w:rPr>
        <w:t>really got my hands dirty</w:t>
      </w:r>
      <w:r w:rsidR="00736C0A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736C0A">
        <w:rPr>
          <w:rFonts w:ascii="Times New Roman" w:hint="eastAsia"/>
          <w:sz w:val="21"/>
          <w:szCs w:val="21"/>
        </w:rPr>
        <w:t>which</w:t>
      </w:r>
      <w:r w:rsidR="00736C0A">
        <w:rPr>
          <w:rFonts w:ascii="Times New Roman"/>
          <w:sz w:val="21"/>
          <w:szCs w:val="21"/>
        </w:rPr>
        <w:t xml:space="preserve"> gave</w:t>
      </w:r>
      <w:r>
        <w:rPr>
          <w:rFonts w:ascii="Times New Roman"/>
          <w:sz w:val="21"/>
          <w:szCs w:val="21"/>
        </w:rPr>
        <w:t xml:space="preserve"> me a warning that </w:t>
      </w:r>
      <w:r w:rsidR="00B90A92">
        <w:rPr>
          <w:rFonts w:ascii="Times New Roman" w:hint="eastAsia"/>
          <w:sz w:val="21"/>
          <w:szCs w:val="21"/>
        </w:rPr>
        <w:t xml:space="preserve">actions </w:t>
      </w:r>
      <w:r w:rsidR="00966AE8">
        <w:rPr>
          <w:rFonts w:ascii="Times New Roman" w:hint="eastAsia"/>
          <w:sz w:val="21"/>
          <w:szCs w:val="21"/>
        </w:rPr>
        <w:t>spoke</w:t>
      </w:r>
      <w:r w:rsidR="00B90A92">
        <w:rPr>
          <w:rFonts w:ascii="Times New Roman" w:hint="eastAsia"/>
          <w:sz w:val="21"/>
          <w:szCs w:val="21"/>
        </w:rPr>
        <w:t xml:space="preserve"> louder than words, </w:t>
      </w:r>
      <w:r>
        <w:rPr>
          <w:rFonts w:ascii="Times New Roman"/>
          <w:sz w:val="21"/>
          <w:szCs w:val="21"/>
        </w:rPr>
        <w:t>I still h</w:t>
      </w:r>
      <w:r w:rsidR="00EE514D">
        <w:rPr>
          <w:rFonts w:ascii="Times New Roman"/>
          <w:sz w:val="21"/>
          <w:szCs w:val="21"/>
        </w:rPr>
        <w:t>ad</w:t>
      </w:r>
      <w:r>
        <w:rPr>
          <w:rFonts w:ascii="Times New Roman"/>
          <w:sz w:val="21"/>
          <w:szCs w:val="21"/>
        </w:rPr>
        <w:t xml:space="preserve"> a</w:t>
      </w:r>
      <w:r w:rsidR="00AD7624">
        <w:rPr>
          <w:rFonts w:ascii="Times New Roman"/>
          <w:sz w:val="21"/>
          <w:szCs w:val="21"/>
        </w:rPr>
        <w:t xml:space="preserve"> long way to go. Not until </w:t>
      </w:r>
      <w:r w:rsidR="00727B31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similar situation</w:t>
      </w:r>
      <w:r w:rsidR="00FF27E5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FF27E5">
        <w:rPr>
          <w:rFonts w:ascii="Times New Roman" w:hint="eastAsia"/>
          <w:sz w:val="21"/>
          <w:szCs w:val="21"/>
        </w:rPr>
        <w:t>happened again and again</w:t>
      </w:r>
      <w:r w:rsidR="00FF27E5">
        <w:rPr>
          <w:rFonts w:ascii="Times New Roman"/>
          <w:sz w:val="21"/>
          <w:szCs w:val="21"/>
        </w:rPr>
        <w:t xml:space="preserve"> </w:t>
      </w:r>
      <w:r w:rsidR="00BB393E">
        <w:rPr>
          <w:rFonts w:ascii="Times New Roman" w:hint="eastAsia"/>
          <w:sz w:val="21"/>
          <w:szCs w:val="21"/>
        </w:rPr>
        <w:t xml:space="preserve">in later days </w:t>
      </w:r>
      <w:r w:rsidR="007948A7">
        <w:rPr>
          <w:rFonts w:ascii="Times New Roman" w:hint="eastAsia"/>
          <w:sz w:val="21"/>
          <w:szCs w:val="21"/>
        </w:rPr>
        <w:t>then</w:t>
      </w:r>
      <w:r w:rsidR="009A5667">
        <w:rPr>
          <w:rFonts w:ascii="Times New Roman"/>
          <w:sz w:val="21"/>
          <w:szCs w:val="21"/>
        </w:rPr>
        <w:t xml:space="preserve"> I finally realized</w:t>
      </w:r>
      <w:r w:rsidR="009A5667">
        <w:rPr>
          <w:rFonts w:ascii="Times New Roman" w:hint="eastAsia"/>
          <w:sz w:val="21"/>
          <w:szCs w:val="21"/>
        </w:rPr>
        <w:t xml:space="preserve"> </w:t>
      </w:r>
      <w:r w:rsidR="00F1701A">
        <w:rPr>
          <w:rFonts w:ascii="Times New Roman" w:hint="eastAsia"/>
          <w:sz w:val="21"/>
          <w:szCs w:val="21"/>
        </w:rPr>
        <w:t xml:space="preserve">that </w:t>
      </w:r>
      <w:r w:rsidR="00233F13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 xml:space="preserve">lass-dump </w:t>
      </w:r>
      <w:r w:rsidR="00F1701A">
        <w:rPr>
          <w:rFonts w:ascii="Times New Roman" w:hint="eastAsia"/>
          <w:sz w:val="21"/>
          <w:szCs w:val="21"/>
        </w:rPr>
        <w:t xml:space="preserve">was only a supporting role in iOS reverse engineering, </w:t>
      </w:r>
      <w:r>
        <w:rPr>
          <w:rFonts w:ascii="Times New Roman"/>
          <w:sz w:val="21"/>
          <w:szCs w:val="21"/>
        </w:rPr>
        <w:t xml:space="preserve">and it </w:t>
      </w:r>
      <w:r w:rsidR="00C16562">
        <w:rPr>
          <w:rFonts w:ascii="Times New Roman"/>
          <w:sz w:val="21"/>
          <w:szCs w:val="21"/>
        </w:rPr>
        <w:t>indirectly encouraged</w:t>
      </w:r>
      <w:r>
        <w:rPr>
          <w:rFonts w:ascii="Times New Roman"/>
          <w:sz w:val="21"/>
          <w:szCs w:val="21"/>
        </w:rPr>
        <w:t xml:space="preserve"> me to </w:t>
      </w:r>
      <w:r w:rsidR="00C03762">
        <w:rPr>
          <w:rFonts w:ascii="Times New Roman" w:hint="eastAsia"/>
          <w:sz w:val="21"/>
          <w:szCs w:val="21"/>
        </w:rPr>
        <w:t>dig into</w:t>
      </w:r>
      <w:r>
        <w:rPr>
          <w:rFonts w:ascii="Times New Roman"/>
          <w:sz w:val="21"/>
          <w:szCs w:val="21"/>
        </w:rPr>
        <w:t xml:space="preserve"> IDA and LLDB</w:t>
      </w:r>
      <w:r w:rsidR="0085447A">
        <w:rPr>
          <w:rFonts w:ascii="Times New Roman"/>
          <w:sz w:val="21"/>
          <w:szCs w:val="21"/>
        </w:rPr>
        <w:t>, which help</w:t>
      </w:r>
      <w:r w:rsidR="00670417">
        <w:rPr>
          <w:rFonts w:ascii="Times New Roman" w:hint="eastAsia"/>
          <w:sz w:val="21"/>
          <w:szCs w:val="21"/>
        </w:rPr>
        <w:t>e</w:t>
      </w:r>
      <w:r w:rsidR="0085447A">
        <w:rPr>
          <w:rFonts w:ascii="Times New Roman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me step onto a new </w:t>
      </w:r>
      <w:r w:rsidR="003D2949">
        <w:rPr>
          <w:rFonts w:ascii="Times New Roman" w:hint="eastAsia"/>
          <w:sz w:val="21"/>
          <w:szCs w:val="21"/>
        </w:rPr>
        <w:t>stage</w:t>
      </w:r>
      <w:r>
        <w:rPr>
          <w:rFonts w:ascii="Times New Roman"/>
          <w:sz w:val="21"/>
          <w:szCs w:val="21"/>
        </w:rPr>
        <w:t xml:space="preserve"> in iOS reverse engineering.</w:t>
      </w:r>
    </w:p>
    <w:p w14:paraId="10B5F1C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BC5296C" wp14:editId="75D2C589">
            <wp:extent cx="2400001" cy="3600001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09BE6E" w14:textId="0EA4A1C2" w:rsidR="00977374" w:rsidRPr="00A477BF" w:rsidRDefault="00E361D4">
      <w:pPr>
        <w:pStyle w:val="Caption"/>
        <w:jc w:val="center"/>
        <w:rPr>
          <w:rFonts w:ascii="Times New Roman" w:hAnsi="Times New Roman" w:hint="default"/>
        </w:rPr>
      </w:pP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477BF">
        <w:rPr>
          <w:rFonts w:ascii="Times New Roman" w:hAnsi="Times New Roman" w:hint="default"/>
        </w:rPr>
        <w:t>5- 18 Shoghian</w:t>
      </w:r>
      <w:r w:rsidRPr="00A477BF">
        <w:rPr>
          <w:rFonts w:ascii="Times New Roman" w:hAnsi="Times New Roman" w:hint="default"/>
        </w:rPr>
        <w:t xml:space="preserve"> is the coauthor</w:t>
      </w:r>
    </w:p>
    <w:p w14:paraId="23DB58F4" w14:textId="77777777" w:rsidR="00977374" w:rsidRDefault="000D70B1">
      <w:pPr>
        <w:keepNext/>
        <w:jc w:val="center"/>
      </w:pPr>
      <w:r>
        <w:rPr>
          <w:noProof/>
        </w:rPr>
        <w:drawing>
          <wp:inline distT="0" distB="0" distL="0" distR="0" wp14:anchorId="31F1068A" wp14:editId="0694BA06">
            <wp:extent cx="3600001" cy="559167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559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0F05E0F" w14:textId="22D9B9CF" w:rsidR="00977374" w:rsidRPr="00A477BF" w:rsidRDefault="00A477BF">
      <w:pPr>
        <w:pStyle w:val="Caption"/>
        <w:jc w:val="center"/>
        <w:rPr>
          <w:rFonts w:ascii="Times New Roman" w:hAnsi="Times New Roman" w:hint="default"/>
        </w:rPr>
      </w:pP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477BF">
        <w:rPr>
          <w:rFonts w:ascii="Times New Roman" w:hAnsi="Times New Roman" w:hint="default"/>
        </w:rPr>
        <w:t xml:space="preserve">5- 19 </w:t>
      </w: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Neary </w:t>
      </w:r>
      <w:r w:rsidR="000D70B1" w:rsidRPr="00A477BF">
        <w:rPr>
          <w:rFonts w:ascii="Times New Roman" w:hAnsi="Times New Roman" w:hint="default"/>
        </w:rPr>
        <w:t>10</w:t>
      </w:r>
      <w:r w:rsidRPr="00A477BF">
        <w:rPr>
          <w:rFonts w:ascii="Times New Roman" w:hAnsi="Times New Roman" w:hint="default"/>
        </w:rPr>
        <w:t>,</w:t>
      </w:r>
      <w:r w:rsidR="000D70B1" w:rsidRPr="00A477BF">
        <w:rPr>
          <w:rFonts w:ascii="Times New Roman" w:hAnsi="Times New Roman" w:hint="default"/>
        </w:rPr>
        <w:t>000</w:t>
      </w:r>
      <w:r w:rsidRPr="00A477BF">
        <w:rPr>
          <w:rFonts w:ascii="Times New Roman" w:hAnsi="Times New Roman" w:hint="default"/>
        </w:rPr>
        <w:t xml:space="preserve"> </w:t>
      </w:r>
      <w:r w:rsidRPr="00A477BF">
        <w:rPr>
          <w:rFonts w:ascii="Times New Roman" w:eastAsia="宋体" w:hAnsi="Times New Roman" w:cs="宋体" w:hint="default"/>
          <w:lang w:val="zh-TW" w:eastAsia="zh-TW"/>
        </w:rPr>
        <w:t>downloads</w:t>
      </w:r>
    </w:p>
    <w:p w14:paraId="31D146E6" w14:textId="788E1372" w:rsidR="00977374" w:rsidRDefault="000D70B1">
      <w:pPr>
        <w:pStyle w:val="Heading2"/>
      </w:pPr>
      <w:r>
        <w:t xml:space="preserve">5.4 </w:t>
      </w:r>
      <w:r w:rsidR="003F004A">
        <w:rPr>
          <w:rFonts w:hint="eastAsia"/>
        </w:rPr>
        <w:t>Conclusion</w:t>
      </w:r>
      <w:r>
        <w:t xml:space="preserve"> </w:t>
      </w:r>
    </w:p>
    <w:p w14:paraId="5A028F58" w14:textId="1B3DB30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this chapter, we</w:t>
      </w:r>
      <w:r w:rsidR="00B07EE8">
        <w:rPr>
          <w:rFonts w:ascii="Times New Roman"/>
          <w:sz w:val="21"/>
          <w:szCs w:val="21"/>
        </w:rPr>
        <w:t>’</w:t>
      </w:r>
      <w:r w:rsidR="00B07EE8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comprehensively introduce</w:t>
      </w:r>
      <w:r w:rsidR="00876573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how </w:t>
      </w:r>
      <w:r w:rsidR="00381A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tweak works as well as the </w:t>
      </w:r>
      <w:r w:rsidR="00786EED">
        <w:rPr>
          <w:rFonts w:ascii="Times New Roman" w:hint="eastAsia"/>
          <w:sz w:val="21"/>
          <w:szCs w:val="21"/>
        </w:rPr>
        <w:t>thought</w:t>
      </w:r>
      <w:r>
        <w:rPr>
          <w:rFonts w:ascii="Times New Roman"/>
          <w:sz w:val="21"/>
          <w:szCs w:val="21"/>
        </w:rPr>
        <w:t xml:space="preserve"> and process of writing a tweak accom</w:t>
      </w:r>
      <w:r w:rsidR="009B03E9">
        <w:rPr>
          <w:rFonts w:ascii="Times New Roman"/>
          <w:sz w:val="21"/>
          <w:szCs w:val="21"/>
        </w:rPr>
        <w:t>panying with practical examples</w:t>
      </w:r>
      <w:r w:rsidR="009B03E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491A7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believe these contents can help beginners learn iOS reverse engineering better. iOS reve</w:t>
      </w:r>
      <w:r w:rsidR="00CC4455">
        <w:rPr>
          <w:rFonts w:ascii="Times New Roman"/>
          <w:sz w:val="21"/>
          <w:szCs w:val="21"/>
        </w:rPr>
        <w:t xml:space="preserve">rse engineering in Objective-C level </w:t>
      </w:r>
      <w:r w:rsidR="008D55DC">
        <w:rPr>
          <w:rFonts w:ascii="Times New Roman"/>
          <w:sz w:val="21"/>
          <w:szCs w:val="21"/>
        </w:rPr>
        <w:t>is the first hurdle</w:t>
      </w:r>
      <w:r w:rsidR="00960438">
        <w:rPr>
          <w:rFonts w:ascii="Times New Roman" w:hint="eastAsia"/>
          <w:sz w:val="21"/>
          <w:szCs w:val="21"/>
        </w:rPr>
        <w:t xml:space="preserve"> of this book</w:t>
      </w:r>
      <w:r w:rsidR="008D55DC">
        <w:rPr>
          <w:rFonts w:ascii="Times New Roman" w:hint="eastAsia"/>
          <w:sz w:val="21"/>
          <w:szCs w:val="21"/>
        </w:rPr>
        <w:t>;</w:t>
      </w:r>
      <w:r w:rsidR="008D55DC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ithout knowing IDA and LLDB, </w:t>
      </w:r>
      <w:r w:rsidR="00C40D2C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not able to go </w:t>
      </w:r>
      <w:r w:rsidR="00135B17">
        <w:rPr>
          <w:rFonts w:ascii="Times New Roman" w:hint="eastAsia"/>
          <w:sz w:val="21"/>
          <w:szCs w:val="21"/>
        </w:rPr>
        <w:t>very deep into</w:t>
      </w:r>
      <w:r>
        <w:rPr>
          <w:rFonts w:ascii="Times New Roman"/>
          <w:sz w:val="21"/>
          <w:szCs w:val="21"/>
        </w:rPr>
        <w:t xml:space="preserve"> iOS reverse engineering</w:t>
      </w:r>
      <w:r w:rsidR="001A61B4">
        <w:rPr>
          <w:rFonts w:ascii="Times New Roman" w:hint="eastAsia"/>
          <w:sz w:val="21"/>
          <w:szCs w:val="21"/>
        </w:rPr>
        <w:t xml:space="preserve">, and our thinking logic is somehow </w:t>
      </w:r>
      <w:r w:rsidR="001A61B4" w:rsidRPr="001A61B4">
        <w:rPr>
          <w:rFonts w:ascii="Times New Roman"/>
          <w:sz w:val="21"/>
          <w:szCs w:val="21"/>
        </w:rPr>
        <w:t>disordered</w:t>
      </w:r>
      <w:r>
        <w:rPr>
          <w:rFonts w:ascii="Times New Roman"/>
          <w:sz w:val="21"/>
          <w:szCs w:val="21"/>
        </w:rPr>
        <w:t>. I think you can feel from the example that our ability at this stage is not adequate to condu</w:t>
      </w:r>
      <w:r w:rsidR="00430224">
        <w:rPr>
          <w:rFonts w:ascii="Times New Roman"/>
          <w:sz w:val="21"/>
          <w:szCs w:val="21"/>
        </w:rPr>
        <w:t xml:space="preserve">ct </w:t>
      </w:r>
      <w:r w:rsidR="001A6B97">
        <w:rPr>
          <w:rFonts w:ascii="Times New Roman" w:hint="eastAsia"/>
          <w:sz w:val="21"/>
          <w:szCs w:val="21"/>
        </w:rPr>
        <w:t xml:space="preserve">elegant </w:t>
      </w:r>
      <w:r w:rsidR="00430224">
        <w:rPr>
          <w:rFonts w:ascii="Times New Roman"/>
          <w:sz w:val="21"/>
          <w:szCs w:val="21"/>
        </w:rPr>
        <w:t>reverse engineering on binaries</w:t>
      </w:r>
      <w:r w:rsidR="00A01BB9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 xml:space="preserve">o we </w:t>
      </w:r>
      <w:r w:rsidR="0081169D">
        <w:rPr>
          <w:rFonts w:ascii="Times New Roman" w:hint="eastAsia"/>
          <w:sz w:val="21"/>
          <w:szCs w:val="21"/>
        </w:rPr>
        <w:t xml:space="preserve">have to </w:t>
      </w:r>
      <w:r>
        <w:rPr>
          <w:rFonts w:ascii="Times New Roman"/>
          <w:sz w:val="21"/>
          <w:szCs w:val="21"/>
        </w:rPr>
        <w:t>guess a lot when we encounter problems. Altho</w:t>
      </w:r>
      <w:r w:rsidR="00FC03A0">
        <w:rPr>
          <w:rFonts w:ascii="Times New Roman"/>
          <w:sz w:val="21"/>
          <w:szCs w:val="21"/>
        </w:rPr>
        <w:t>ugh the code we wrote just now wa</w:t>
      </w:r>
      <w:r>
        <w:rPr>
          <w:rFonts w:ascii="Times New Roman"/>
          <w:sz w:val="21"/>
          <w:szCs w:val="21"/>
        </w:rPr>
        <w:t xml:space="preserve">s </w:t>
      </w:r>
      <w:r w:rsidR="00C3772B">
        <w:rPr>
          <w:rFonts w:ascii="Times New Roman" w:hint="eastAsia"/>
          <w:sz w:val="21"/>
          <w:szCs w:val="21"/>
        </w:rPr>
        <w:t>far cry</w:t>
      </w:r>
      <w:r>
        <w:rPr>
          <w:rFonts w:ascii="Times New Roman"/>
          <w:sz w:val="21"/>
          <w:szCs w:val="21"/>
        </w:rPr>
        <w:t xml:space="preserve"> from the </w:t>
      </w:r>
      <w:ins w:id="50" w:author="user" w:date="2015-02-12T23:08:00Z">
        <w:r>
          <w:rPr>
            <w:rFonts w:ascii="Times New Roman"/>
            <w:sz w:val="21"/>
            <w:szCs w:val="21"/>
          </w:rPr>
          <w:t>official implement</w:t>
        </w:r>
      </w:ins>
      <w:r w:rsidR="00FA6ED9">
        <w:rPr>
          <w:rFonts w:ascii="Times New Roman"/>
          <w:sz w:val="21"/>
          <w:szCs w:val="21"/>
        </w:rPr>
        <w:t>a</w:t>
      </w:r>
      <w:r w:rsidR="00FA6ED9">
        <w:rPr>
          <w:rFonts w:ascii="Times New Roman" w:hint="eastAsia"/>
          <w:sz w:val="21"/>
          <w:szCs w:val="21"/>
        </w:rPr>
        <w:t>t</w:t>
      </w:r>
      <w:r w:rsidR="00FA6ED9">
        <w:rPr>
          <w:rFonts w:ascii="Times New Roman"/>
          <w:sz w:val="21"/>
          <w:szCs w:val="21"/>
        </w:rPr>
        <w:t>ion</w:t>
      </w:r>
      <w:r>
        <w:rPr>
          <w:rFonts w:ascii="Times New Roman"/>
          <w:sz w:val="21"/>
          <w:szCs w:val="21"/>
        </w:rPr>
        <w:t xml:space="preserve">, </w:t>
      </w:r>
      <w:r w:rsidR="00F51417">
        <w:rPr>
          <w:rFonts w:ascii="Times New Roman" w:hint="eastAsia"/>
          <w:sz w:val="21"/>
          <w:szCs w:val="21"/>
        </w:rPr>
        <w:t>it worked at least</w:t>
      </w:r>
      <w:r>
        <w:rPr>
          <w:rFonts w:ascii="Times New Roman"/>
          <w:sz w:val="21"/>
          <w:szCs w:val="21"/>
        </w:rPr>
        <w:t xml:space="preserve">. The </w:t>
      </w:r>
      <w:r w:rsidR="00423AC0">
        <w:rPr>
          <w:rFonts w:ascii="Times New Roman" w:hint="eastAsia"/>
          <w:sz w:val="21"/>
          <w:szCs w:val="21"/>
        </w:rPr>
        <w:t xml:space="preserve">only </w:t>
      </w:r>
      <w:r>
        <w:rPr>
          <w:rFonts w:ascii="Times New Roman"/>
          <w:sz w:val="21"/>
          <w:szCs w:val="21"/>
        </w:rPr>
        <w:t xml:space="preserve">reason is that </w:t>
      </w:r>
      <w:r w:rsidR="007B4C86">
        <w:rPr>
          <w:rFonts w:ascii="Times New Roman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 xml:space="preserve">method names are very readable </w:t>
      </w:r>
      <w:r w:rsidR="004E4926">
        <w:rPr>
          <w:rFonts w:ascii="Times New Roman" w:hint="eastAsia"/>
          <w:sz w:val="21"/>
          <w:szCs w:val="21"/>
        </w:rPr>
        <w:t xml:space="preserve">and </w:t>
      </w:r>
      <w:r w:rsidR="004E4926" w:rsidRPr="004E4926">
        <w:rPr>
          <w:rFonts w:ascii="Times New Roman"/>
          <w:sz w:val="21"/>
          <w:szCs w:val="21"/>
        </w:rPr>
        <w:t xml:space="preserve">meaningful </w:t>
      </w:r>
      <w:r>
        <w:rPr>
          <w:rFonts w:ascii="Times New Roman"/>
          <w:sz w:val="21"/>
          <w:szCs w:val="21"/>
        </w:rPr>
        <w:t xml:space="preserve">so that we can achieve </w:t>
      </w:r>
      <w:r w:rsidR="00E609A9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423A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by guess</w:t>
      </w:r>
      <w:r w:rsidR="00E609A9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E609A9">
        <w:rPr>
          <w:rFonts w:ascii="Times New Roman" w:hint="eastAsia"/>
          <w:sz w:val="21"/>
          <w:szCs w:val="21"/>
        </w:rPr>
        <w:t xml:space="preserve">the functions of </w:t>
      </w:r>
      <w:r>
        <w:rPr>
          <w:rFonts w:ascii="Times New Roman"/>
          <w:sz w:val="21"/>
          <w:szCs w:val="21"/>
        </w:rPr>
        <w:t>class-dump</w:t>
      </w:r>
      <w:r w:rsidR="00E609A9">
        <w:rPr>
          <w:rFonts w:ascii="Times New Roman" w:hint="eastAsia"/>
          <w:sz w:val="21"/>
          <w:szCs w:val="21"/>
        </w:rPr>
        <w:t xml:space="preserve"> headers</w:t>
      </w:r>
      <w:r w:rsidR="005175BA">
        <w:rPr>
          <w:rFonts w:ascii="Times New Roman" w:hint="eastAsia"/>
          <w:sz w:val="21"/>
          <w:szCs w:val="21"/>
        </w:rPr>
        <w:t>, then tes them with Cycript and Theos</w:t>
      </w:r>
      <w:r>
        <w:rPr>
          <w:rFonts w:ascii="Times New Roman"/>
          <w:sz w:val="21"/>
          <w:szCs w:val="21"/>
        </w:rPr>
        <w:t xml:space="preserve">. </w:t>
      </w:r>
      <w:r w:rsidR="005175BA">
        <w:rPr>
          <w:rFonts w:ascii="Times New Roman" w:hint="eastAsia"/>
          <w:sz w:val="21"/>
          <w:szCs w:val="21"/>
        </w:rPr>
        <w:t xml:space="preserve">Although the methodology in this chapter is kind of </w:t>
      </w:r>
      <w:r w:rsidR="005175BA">
        <w:rPr>
          <w:rFonts w:ascii="Times New Roman"/>
          <w:sz w:val="21"/>
          <w:szCs w:val="21"/>
        </w:rPr>
        <w:t>“</w:t>
      </w:r>
      <w:r w:rsidR="005175BA">
        <w:rPr>
          <w:rFonts w:ascii="Times New Roman" w:hint="eastAsia"/>
          <w:sz w:val="21"/>
          <w:szCs w:val="21"/>
        </w:rPr>
        <w:t>dirty</w:t>
      </w:r>
      <w:r w:rsidR="005175BA">
        <w:rPr>
          <w:rFonts w:ascii="Times New Roman"/>
          <w:sz w:val="21"/>
          <w:szCs w:val="21"/>
        </w:rPr>
        <w:t>”</w:t>
      </w:r>
      <w:r w:rsidR="005175BA">
        <w:rPr>
          <w:rFonts w:ascii="Times New Roman" w:hint="eastAsia"/>
          <w:sz w:val="21"/>
          <w:szCs w:val="21"/>
        </w:rPr>
        <w:t>, it offers</w:t>
      </w:r>
      <w:r>
        <w:rPr>
          <w:rFonts w:ascii="Times New Roman"/>
          <w:sz w:val="21"/>
          <w:szCs w:val="21"/>
        </w:rPr>
        <w:t xml:space="preserve"> </w:t>
      </w:r>
      <w:r w:rsidR="005175BA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totally different </w:t>
      </w:r>
      <w:r w:rsidR="008E4F9C">
        <w:rPr>
          <w:rFonts w:ascii="Times New Roman" w:hint="eastAsia"/>
          <w:sz w:val="21"/>
          <w:szCs w:val="21"/>
        </w:rPr>
        <w:t xml:space="preserve">view </w:t>
      </w:r>
      <w:r>
        <w:rPr>
          <w:rFonts w:ascii="Times New Roman"/>
          <w:sz w:val="21"/>
          <w:szCs w:val="21"/>
        </w:rPr>
        <w:t xml:space="preserve">from </w:t>
      </w:r>
      <w:r w:rsidR="008E4F9C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pp </w:t>
      </w:r>
      <w:r w:rsidR="008E4F9C">
        <w:rPr>
          <w:rFonts w:ascii="Times New Roman"/>
          <w:sz w:val="21"/>
          <w:szCs w:val="21"/>
        </w:rPr>
        <w:t>development</w:t>
      </w:r>
      <w:r w:rsidR="008E4F9C">
        <w:rPr>
          <w:rFonts w:ascii="Times New Roman" w:hint="eastAsia"/>
          <w:sz w:val="21"/>
          <w:szCs w:val="21"/>
        </w:rPr>
        <w:t>, which</w:t>
      </w:r>
      <w:r>
        <w:rPr>
          <w:rFonts w:ascii="Times New Roman"/>
          <w:sz w:val="21"/>
          <w:szCs w:val="21"/>
        </w:rPr>
        <w:t xml:space="preserve"> refresh</w:t>
      </w:r>
      <w:r w:rsidR="008E4F9C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our mind</w:t>
      </w:r>
      <w:r w:rsidR="008E4F9C">
        <w:rPr>
          <w:rFonts w:ascii="Times New Roman" w:hint="eastAsia"/>
          <w:sz w:val="21"/>
          <w:szCs w:val="21"/>
        </w:rPr>
        <w:t xml:space="preserve"> and broaden</w:t>
      </w:r>
      <w:r w:rsidR="00CC19B3">
        <w:rPr>
          <w:rFonts w:ascii="Times New Roman" w:hint="eastAsia"/>
          <w:sz w:val="21"/>
          <w:szCs w:val="21"/>
        </w:rPr>
        <w:t>s</w:t>
      </w:r>
      <w:r w:rsidR="008E4F9C">
        <w:rPr>
          <w:rFonts w:ascii="Times New Roman" w:hint="eastAsia"/>
          <w:sz w:val="21"/>
          <w:szCs w:val="21"/>
        </w:rPr>
        <w:t xml:space="preserve"> our horizon</w:t>
      </w:r>
      <w:r>
        <w:rPr>
          <w:rFonts w:ascii="Times New Roman"/>
          <w:sz w:val="21"/>
          <w:szCs w:val="21"/>
        </w:rPr>
        <w:t>.</w:t>
      </w:r>
    </w:p>
    <w:p w14:paraId="77D60268" w14:textId="4470391D" w:rsidR="00977374" w:rsidRPr="00514348" w:rsidRDefault="00DD4FD7" w:rsidP="0051434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 w:hint="eastAsia"/>
          <w:sz w:val="21"/>
          <w:szCs w:val="21"/>
        </w:rPr>
        <w:t>As beginners</w:t>
      </w:r>
      <w:r w:rsidR="005F39E7">
        <w:rPr>
          <w:rFonts w:ascii="Times New Roman" w:hint="eastAsia"/>
          <w:sz w:val="21"/>
          <w:szCs w:val="21"/>
        </w:rPr>
        <w:t xml:space="preserve"> of iOS reverse </w:t>
      </w:r>
      <w:r w:rsidR="00160583">
        <w:rPr>
          <w:rFonts w:ascii="Times New Roman" w:hint="eastAsia"/>
          <w:sz w:val="21"/>
          <w:szCs w:val="21"/>
        </w:rPr>
        <w:t>engineer</w:t>
      </w:r>
      <w:r w:rsidR="005F39E7">
        <w:rPr>
          <w:rFonts w:ascii="Times New Roman" w:hint="eastAsia"/>
          <w:sz w:val="21"/>
          <w:szCs w:val="21"/>
        </w:rPr>
        <w:t>ing</w:t>
      </w:r>
      <w:r w:rsidR="000D70B1" w:rsidRPr="00514348">
        <w:rPr>
          <w:rFonts w:ascii="Times New Roman"/>
          <w:sz w:val="21"/>
          <w:szCs w:val="21"/>
        </w:rPr>
        <w:t xml:space="preserve">, our main purpose is to get familiar with jailbreak </w:t>
      </w:r>
      <w:r w:rsidR="00A57B24">
        <w:rPr>
          <w:rFonts w:ascii="Times New Roman" w:hint="eastAsia"/>
          <w:sz w:val="21"/>
          <w:szCs w:val="21"/>
        </w:rPr>
        <w:t>environment</w:t>
      </w:r>
      <w:r w:rsidR="00D34918">
        <w:rPr>
          <w:rFonts w:ascii="Times New Roman" w:hint="eastAsia"/>
          <w:sz w:val="21"/>
          <w:szCs w:val="21"/>
        </w:rPr>
        <w:t xml:space="preserve"> and </w:t>
      </w:r>
      <w:r w:rsidR="000D70B1" w:rsidRPr="00514348">
        <w:rPr>
          <w:rFonts w:ascii="Times New Roman"/>
          <w:sz w:val="21"/>
          <w:szCs w:val="21"/>
        </w:rPr>
        <w:t xml:space="preserve">knowledge </w:t>
      </w:r>
      <w:r w:rsidR="00D34918">
        <w:rPr>
          <w:rFonts w:ascii="Times New Roman" w:hint="eastAsia"/>
          <w:sz w:val="21"/>
          <w:szCs w:val="21"/>
        </w:rPr>
        <w:t>points</w:t>
      </w:r>
      <w:r w:rsidR="000D70B1" w:rsidRPr="00514348">
        <w:rPr>
          <w:rFonts w:ascii="Times New Roman"/>
          <w:sz w:val="21"/>
          <w:szCs w:val="21"/>
        </w:rPr>
        <w:t xml:space="preserve"> in previous chapters. Also, we need to master the usage of a variety of tools and deliberately cultivate our thinking </w:t>
      </w:r>
      <w:r w:rsidR="004976C1">
        <w:rPr>
          <w:rFonts w:ascii="Times New Roman" w:hint="eastAsia"/>
          <w:sz w:val="21"/>
          <w:szCs w:val="21"/>
        </w:rPr>
        <w:t xml:space="preserve">pattern </w:t>
      </w:r>
      <w:r w:rsidR="000D70B1" w:rsidRPr="00514348">
        <w:rPr>
          <w:rFonts w:ascii="Times New Roman"/>
          <w:sz w:val="21"/>
          <w:szCs w:val="21"/>
        </w:rPr>
        <w:t>on reverse engineering.</w:t>
      </w:r>
      <w:r w:rsidR="004A647B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If you have a lot of free time, </w:t>
      </w:r>
      <w:r w:rsidR="00E320ED">
        <w:rPr>
          <w:rFonts w:ascii="Times New Roman" w:hint="eastAsia"/>
          <w:sz w:val="21"/>
          <w:szCs w:val="21"/>
        </w:rPr>
        <w:t>I</w:t>
      </w:r>
      <w:r w:rsidR="000D70B1" w:rsidRPr="00514348">
        <w:rPr>
          <w:rFonts w:ascii="Times New Roman"/>
          <w:sz w:val="21"/>
          <w:szCs w:val="21"/>
        </w:rPr>
        <w:t xml:space="preserve"> strongly recommend you to browse all class-dump header</w:t>
      </w:r>
      <w:r w:rsidR="002A3E0F">
        <w:rPr>
          <w:rFonts w:ascii="Times New Roman" w:hint="eastAsia"/>
          <w:sz w:val="21"/>
          <w:szCs w:val="21"/>
        </w:rPr>
        <w:t>s</w:t>
      </w:r>
      <w:r w:rsidR="000D70B1" w:rsidRPr="00514348">
        <w:rPr>
          <w:rFonts w:ascii="Times New Roman"/>
          <w:sz w:val="21"/>
          <w:szCs w:val="21"/>
        </w:rPr>
        <w:t xml:space="preserve"> and test </w:t>
      </w:r>
      <w:r w:rsidR="00E67B3A">
        <w:rPr>
          <w:rFonts w:ascii="Times New Roman" w:hint="eastAsia"/>
          <w:sz w:val="21"/>
          <w:szCs w:val="21"/>
        </w:rPr>
        <w:t>the private</w:t>
      </w:r>
      <w:r w:rsidR="000D70B1" w:rsidRPr="00514348">
        <w:rPr>
          <w:rFonts w:ascii="Times New Roman"/>
          <w:sz w:val="21"/>
          <w:szCs w:val="21"/>
        </w:rPr>
        <w:t xml:space="preserve"> methods you are interested in, which will greatly enhance your familiarity with low-level iOS and help you yield twice the result with half the effort after you </w:t>
      </w:r>
      <w:r w:rsidR="00F9160E">
        <w:rPr>
          <w:rFonts w:ascii="Times New Roman" w:hint="eastAsia"/>
          <w:sz w:val="21"/>
          <w:szCs w:val="21"/>
        </w:rPr>
        <w:t>learn</w:t>
      </w:r>
      <w:r w:rsidR="000D70B1" w:rsidRPr="00514348">
        <w:rPr>
          <w:rFonts w:ascii="Times New Roman"/>
          <w:sz w:val="21"/>
          <w:szCs w:val="21"/>
        </w:rPr>
        <w:t xml:space="preserve"> IDA and LLDB.</w:t>
      </w:r>
      <w:r w:rsidR="00DE735F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As long as we </w:t>
      </w:r>
      <w:r w:rsidR="00880277">
        <w:rPr>
          <w:rFonts w:ascii="Times New Roman" w:hint="eastAsia"/>
          <w:sz w:val="21"/>
          <w:szCs w:val="21"/>
        </w:rPr>
        <w:t xml:space="preserve">try to </w:t>
      </w:r>
      <w:r w:rsidR="000D70B1" w:rsidRPr="00514348">
        <w:rPr>
          <w:rFonts w:ascii="Times New Roman"/>
          <w:sz w:val="21"/>
          <w:szCs w:val="21"/>
        </w:rPr>
        <w:t>think</w:t>
      </w:r>
      <w:r w:rsidR="00880277">
        <w:rPr>
          <w:rFonts w:ascii="Times New Roman" w:hint="eastAsia"/>
          <w:sz w:val="21"/>
          <w:szCs w:val="21"/>
        </w:rPr>
        <w:t xml:space="preserve"> reversely and</w:t>
      </w:r>
      <w:r w:rsidR="000D70B1" w:rsidRPr="00514348">
        <w:rPr>
          <w:rFonts w:ascii="Times New Roman"/>
          <w:sz w:val="21"/>
          <w:szCs w:val="21"/>
        </w:rPr>
        <w:t xml:space="preserve"> practice more, we can surely summarize </w:t>
      </w:r>
      <w:r w:rsidR="006E1C74">
        <w:rPr>
          <w:rFonts w:ascii="Times New Roman"/>
          <w:sz w:val="21"/>
          <w:szCs w:val="21"/>
        </w:rPr>
        <w:t>effective methodologies of</w:t>
      </w:r>
      <w:r w:rsidR="000D70B1" w:rsidRPr="00514348">
        <w:rPr>
          <w:rFonts w:ascii="Times New Roman"/>
          <w:sz w:val="21"/>
          <w:szCs w:val="21"/>
        </w:rPr>
        <w:t xml:space="preserve"> ourselves, which helps us step onto a higher level</w:t>
      </w:r>
      <w:r w:rsidR="002C5A6B">
        <w:rPr>
          <w:rFonts w:ascii="Times New Roman" w:hint="eastAsia"/>
          <w:sz w:val="21"/>
          <w:szCs w:val="21"/>
        </w:rPr>
        <w:t xml:space="preserve"> both on iOS reverse engineering and App development</w:t>
      </w:r>
      <w:r w:rsidR="000D70B1" w:rsidRPr="00514348">
        <w:rPr>
          <w:rFonts w:ascii="Times New Roman"/>
          <w:sz w:val="21"/>
          <w:szCs w:val="21"/>
        </w:rPr>
        <w:t>.</w:t>
      </w:r>
    </w:p>
    <w:sectPr w:rsidR="00977374" w:rsidRPr="00514348">
      <w:headerReference w:type="default" r:id="rId27"/>
      <w:footerReference w:type="default" r:id="rId28"/>
      <w:pgSz w:w="12240" w:h="15840"/>
      <w:pgMar w:top="1440" w:right="1800" w:bottom="1440" w:left="1800" w:header="720" w:footer="720" w:gutter="0"/>
      <w:pgNumType w:start="13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794770" w14:textId="77777777" w:rsidR="00AB0EF6" w:rsidRDefault="00AB0EF6">
      <w:r>
        <w:separator/>
      </w:r>
    </w:p>
  </w:endnote>
  <w:endnote w:type="continuationSeparator" w:id="0">
    <w:p w14:paraId="3713CE11" w14:textId="77777777" w:rsidR="00AB0EF6" w:rsidRDefault="00AB0E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charset w:val="88"/>
    <w:family w:val="auto"/>
    <w:pitch w:val="variable"/>
    <w:sig w:usb0="800002BF" w:usb1="38CF7CFA" w:usb2="00000016" w:usb3="00000000" w:csb0="001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FEF84" w14:textId="77777777" w:rsidR="00702AC1" w:rsidRDefault="00702AC1">
    <w:pPr>
      <w:pStyle w:val="Footer"/>
      <w:tabs>
        <w:tab w:val="clear" w:pos="8640"/>
        <w:tab w:val="right" w:pos="8620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076E0F">
      <w:rPr>
        <w:noProof/>
      </w:rPr>
      <w:t>130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3E168A" w14:textId="77777777" w:rsidR="00AB0EF6" w:rsidRDefault="00AB0EF6">
      <w:r>
        <w:separator/>
      </w:r>
    </w:p>
  </w:footnote>
  <w:footnote w:type="continuationSeparator" w:id="0">
    <w:p w14:paraId="0F6B2C8E" w14:textId="77777777" w:rsidR="00AB0EF6" w:rsidRDefault="00AB0EF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80E073" w14:textId="430C075B" w:rsidR="00702AC1" w:rsidRDefault="00076E0F">
    <w:pPr>
      <w:pStyle w:val="Header"/>
      <w:tabs>
        <w:tab w:val="clear" w:pos="8640"/>
        <w:tab w:val="right" w:pos="8620"/>
      </w:tabs>
      <w:jc w:val="left"/>
    </w:pPr>
    <w:r>
      <w:rPr>
        <w:rFonts w:ascii="Times New Roman"/>
      </w:rPr>
      <w:t xml:space="preserve">iOS </w:t>
    </w:r>
    <w:r w:rsidR="00702AC1">
      <w:rPr>
        <w:rFonts w:ascii="Times New Roman"/>
      </w:rPr>
      <w:t>App Reverse Engineering Chapter 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D5C67"/>
    <w:multiLevelType w:val="multilevel"/>
    <w:tmpl w:val="4E28C5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1">
    <w:nsid w:val="0FC76E90"/>
    <w:multiLevelType w:val="multilevel"/>
    <w:tmpl w:val="BE381E66"/>
    <w:styleLink w:val="List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position w:val="0"/>
        <w:rtl w:val="0"/>
        <w:lang w:val="en-US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2">
    <w:nsid w:val="116205C5"/>
    <w:multiLevelType w:val="multilevel"/>
    <w:tmpl w:val="EC5C4E14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3">
    <w:nsid w:val="36801D89"/>
    <w:multiLevelType w:val="multilevel"/>
    <w:tmpl w:val="6BD8A5AA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4"/>
        <w:szCs w:val="24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4">
    <w:nsid w:val="3CC505D9"/>
    <w:multiLevelType w:val="multilevel"/>
    <w:tmpl w:val="2D044C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8"/>
        <w:szCs w:val="28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5">
    <w:nsid w:val="438170F9"/>
    <w:multiLevelType w:val="multilevel"/>
    <w:tmpl w:val="BB40107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6">
    <w:nsid w:val="4B693056"/>
    <w:multiLevelType w:val="multilevel"/>
    <w:tmpl w:val="0CE4DCCE"/>
    <w:styleLink w:val="2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position w:val="0"/>
        <w:sz w:val="24"/>
        <w:szCs w:val="24"/>
        <w:rtl w:val="0"/>
        <w:lang w:val="en-US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7">
    <w:nsid w:val="4FC20D95"/>
    <w:multiLevelType w:val="multilevel"/>
    <w:tmpl w:val="997A66E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8">
    <w:nsid w:val="74CD32DE"/>
    <w:multiLevelType w:val="multilevel"/>
    <w:tmpl w:val="38CAFFB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977374"/>
    <w:rsid w:val="00001BC6"/>
    <w:rsid w:val="00002696"/>
    <w:rsid w:val="00005A2C"/>
    <w:rsid w:val="00014CC2"/>
    <w:rsid w:val="00014CD0"/>
    <w:rsid w:val="0001511D"/>
    <w:rsid w:val="00015B93"/>
    <w:rsid w:val="00016CDC"/>
    <w:rsid w:val="00017758"/>
    <w:rsid w:val="00017E05"/>
    <w:rsid w:val="00020C78"/>
    <w:rsid w:val="0002228B"/>
    <w:rsid w:val="000231C2"/>
    <w:rsid w:val="0002394E"/>
    <w:rsid w:val="00025D81"/>
    <w:rsid w:val="00025E29"/>
    <w:rsid w:val="00031712"/>
    <w:rsid w:val="00031A25"/>
    <w:rsid w:val="00031B5B"/>
    <w:rsid w:val="00033178"/>
    <w:rsid w:val="00033A38"/>
    <w:rsid w:val="000358CA"/>
    <w:rsid w:val="0003618C"/>
    <w:rsid w:val="00036CE7"/>
    <w:rsid w:val="0003792D"/>
    <w:rsid w:val="00040B25"/>
    <w:rsid w:val="0004323F"/>
    <w:rsid w:val="000441E0"/>
    <w:rsid w:val="00044B40"/>
    <w:rsid w:val="00045D54"/>
    <w:rsid w:val="00047893"/>
    <w:rsid w:val="00047A79"/>
    <w:rsid w:val="00052892"/>
    <w:rsid w:val="000532DC"/>
    <w:rsid w:val="00055F63"/>
    <w:rsid w:val="0005629D"/>
    <w:rsid w:val="00056727"/>
    <w:rsid w:val="000609C0"/>
    <w:rsid w:val="0006136D"/>
    <w:rsid w:val="000621B8"/>
    <w:rsid w:val="00062419"/>
    <w:rsid w:val="0006281C"/>
    <w:rsid w:val="00062B3C"/>
    <w:rsid w:val="00064413"/>
    <w:rsid w:val="00064F82"/>
    <w:rsid w:val="000675FC"/>
    <w:rsid w:val="0007114D"/>
    <w:rsid w:val="00071437"/>
    <w:rsid w:val="00071F35"/>
    <w:rsid w:val="00074ECA"/>
    <w:rsid w:val="00075086"/>
    <w:rsid w:val="000768C1"/>
    <w:rsid w:val="00076E0F"/>
    <w:rsid w:val="00077BE5"/>
    <w:rsid w:val="0008102B"/>
    <w:rsid w:val="00081C34"/>
    <w:rsid w:val="00081CED"/>
    <w:rsid w:val="0008259B"/>
    <w:rsid w:val="00082FF3"/>
    <w:rsid w:val="00083008"/>
    <w:rsid w:val="00083879"/>
    <w:rsid w:val="00084EB1"/>
    <w:rsid w:val="00086E1B"/>
    <w:rsid w:val="000874B4"/>
    <w:rsid w:val="00090473"/>
    <w:rsid w:val="000916C9"/>
    <w:rsid w:val="00092328"/>
    <w:rsid w:val="00094D1C"/>
    <w:rsid w:val="000965B2"/>
    <w:rsid w:val="00096A51"/>
    <w:rsid w:val="0009721F"/>
    <w:rsid w:val="00097CA5"/>
    <w:rsid w:val="00097F8B"/>
    <w:rsid w:val="000A1C40"/>
    <w:rsid w:val="000A5A9C"/>
    <w:rsid w:val="000A5AB6"/>
    <w:rsid w:val="000A5C39"/>
    <w:rsid w:val="000A66E3"/>
    <w:rsid w:val="000A74D1"/>
    <w:rsid w:val="000B1155"/>
    <w:rsid w:val="000B1390"/>
    <w:rsid w:val="000B167F"/>
    <w:rsid w:val="000B3B2A"/>
    <w:rsid w:val="000B53C2"/>
    <w:rsid w:val="000B629E"/>
    <w:rsid w:val="000B6A5D"/>
    <w:rsid w:val="000C1419"/>
    <w:rsid w:val="000C1AFD"/>
    <w:rsid w:val="000C1B0A"/>
    <w:rsid w:val="000C3723"/>
    <w:rsid w:val="000C3D07"/>
    <w:rsid w:val="000C3E2E"/>
    <w:rsid w:val="000C4D3B"/>
    <w:rsid w:val="000C6DEB"/>
    <w:rsid w:val="000D25A1"/>
    <w:rsid w:val="000D2A48"/>
    <w:rsid w:val="000D33AD"/>
    <w:rsid w:val="000D3623"/>
    <w:rsid w:val="000D3B82"/>
    <w:rsid w:val="000D4649"/>
    <w:rsid w:val="000D6103"/>
    <w:rsid w:val="000D65FC"/>
    <w:rsid w:val="000D70B1"/>
    <w:rsid w:val="000E0DD9"/>
    <w:rsid w:val="000E1EC6"/>
    <w:rsid w:val="000E37F1"/>
    <w:rsid w:val="000E484C"/>
    <w:rsid w:val="000E48C6"/>
    <w:rsid w:val="000E4AD0"/>
    <w:rsid w:val="000E5A19"/>
    <w:rsid w:val="000F1532"/>
    <w:rsid w:val="000F1E24"/>
    <w:rsid w:val="000F3162"/>
    <w:rsid w:val="000F48FE"/>
    <w:rsid w:val="000F4FD6"/>
    <w:rsid w:val="000F518F"/>
    <w:rsid w:val="000F6EF4"/>
    <w:rsid w:val="000F7F56"/>
    <w:rsid w:val="001000CF"/>
    <w:rsid w:val="0010146C"/>
    <w:rsid w:val="00101FCD"/>
    <w:rsid w:val="0010235C"/>
    <w:rsid w:val="001023E6"/>
    <w:rsid w:val="001024E8"/>
    <w:rsid w:val="00102803"/>
    <w:rsid w:val="001029FE"/>
    <w:rsid w:val="00105566"/>
    <w:rsid w:val="00106F13"/>
    <w:rsid w:val="00107BA1"/>
    <w:rsid w:val="00107E10"/>
    <w:rsid w:val="00110B88"/>
    <w:rsid w:val="001141A3"/>
    <w:rsid w:val="00116B0B"/>
    <w:rsid w:val="00122876"/>
    <w:rsid w:val="00122D1F"/>
    <w:rsid w:val="00123D64"/>
    <w:rsid w:val="00124495"/>
    <w:rsid w:val="00125159"/>
    <w:rsid w:val="00130DDB"/>
    <w:rsid w:val="00132042"/>
    <w:rsid w:val="001327B0"/>
    <w:rsid w:val="00135B17"/>
    <w:rsid w:val="00137304"/>
    <w:rsid w:val="00137669"/>
    <w:rsid w:val="0013799A"/>
    <w:rsid w:val="001433C2"/>
    <w:rsid w:val="00144515"/>
    <w:rsid w:val="00147DB6"/>
    <w:rsid w:val="001510D9"/>
    <w:rsid w:val="001524F3"/>
    <w:rsid w:val="001525B1"/>
    <w:rsid w:val="0015272B"/>
    <w:rsid w:val="0015489C"/>
    <w:rsid w:val="00154A01"/>
    <w:rsid w:val="001553C2"/>
    <w:rsid w:val="00160583"/>
    <w:rsid w:val="00160B2B"/>
    <w:rsid w:val="0016127A"/>
    <w:rsid w:val="00161758"/>
    <w:rsid w:val="0016340E"/>
    <w:rsid w:val="00163ADD"/>
    <w:rsid w:val="00164092"/>
    <w:rsid w:val="00166CB2"/>
    <w:rsid w:val="00166FDA"/>
    <w:rsid w:val="001672DF"/>
    <w:rsid w:val="001677B8"/>
    <w:rsid w:val="001679FB"/>
    <w:rsid w:val="001704FD"/>
    <w:rsid w:val="00171CD7"/>
    <w:rsid w:val="00173C76"/>
    <w:rsid w:val="00174172"/>
    <w:rsid w:val="00174195"/>
    <w:rsid w:val="00174423"/>
    <w:rsid w:val="001744AA"/>
    <w:rsid w:val="00174C59"/>
    <w:rsid w:val="001751CC"/>
    <w:rsid w:val="00176B42"/>
    <w:rsid w:val="00181970"/>
    <w:rsid w:val="00182E65"/>
    <w:rsid w:val="00182E88"/>
    <w:rsid w:val="00190361"/>
    <w:rsid w:val="001908F5"/>
    <w:rsid w:val="0019122D"/>
    <w:rsid w:val="00193DA2"/>
    <w:rsid w:val="00196580"/>
    <w:rsid w:val="00196957"/>
    <w:rsid w:val="00196965"/>
    <w:rsid w:val="00197029"/>
    <w:rsid w:val="0019710B"/>
    <w:rsid w:val="001A12B8"/>
    <w:rsid w:val="001A14E2"/>
    <w:rsid w:val="001A2C15"/>
    <w:rsid w:val="001A2E73"/>
    <w:rsid w:val="001A3C20"/>
    <w:rsid w:val="001A6122"/>
    <w:rsid w:val="001A61B4"/>
    <w:rsid w:val="001A6800"/>
    <w:rsid w:val="001A6B97"/>
    <w:rsid w:val="001B1FD3"/>
    <w:rsid w:val="001B3C44"/>
    <w:rsid w:val="001B7697"/>
    <w:rsid w:val="001B7C20"/>
    <w:rsid w:val="001C0E0F"/>
    <w:rsid w:val="001C39E9"/>
    <w:rsid w:val="001C5DC6"/>
    <w:rsid w:val="001C6043"/>
    <w:rsid w:val="001D0128"/>
    <w:rsid w:val="001D0193"/>
    <w:rsid w:val="001D1E12"/>
    <w:rsid w:val="001D20CC"/>
    <w:rsid w:val="001D7C97"/>
    <w:rsid w:val="001E3417"/>
    <w:rsid w:val="001F4F4D"/>
    <w:rsid w:val="001F62FB"/>
    <w:rsid w:val="001F6E9E"/>
    <w:rsid w:val="00202C7C"/>
    <w:rsid w:val="002048C2"/>
    <w:rsid w:val="00204F75"/>
    <w:rsid w:val="0020513E"/>
    <w:rsid w:val="002064D1"/>
    <w:rsid w:val="00207741"/>
    <w:rsid w:val="002109A0"/>
    <w:rsid w:val="00213790"/>
    <w:rsid w:val="00213B61"/>
    <w:rsid w:val="0021449E"/>
    <w:rsid w:val="00216251"/>
    <w:rsid w:val="00217059"/>
    <w:rsid w:val="00217CC1"/>
    <w:rsid w:val="002204EE"/>
    <w:rsid w:val="0022084A"/>
    <w:rsid w:val="00220B97"/>
    <w:rsid w:val="00222E3E"/>
    <w:rsid w:val="00223783"/>
    <w:rsid w:val="0022393F"/>
    <w:rsid w:val="002258DE"/>
    <w:rsid w:val="00225A6F"/>
    <w:rsid w:val="00227659"/>
    <w:rsid w:val="002300C0"/>
    <w:rsid w:val="0023259A"/>
    <w:rsid w:val="00233F13"/>
    <w:rsid w:val="00234514"/>
    <w:rsid w:val="00240191"/>
    <w:rsid w:val="0024201D"/>
    <w:rsid w:val="00242655"/>
    <w:rsid w:val="00243D02"/>
    <w:rsid w:val="00245F48"/>
    <w:rsid w:val="002505ED"/>
    <w:rsid w:val="002509E9"/>
    <w:rsid w:val="00254E07"/>
    <w:rsid w:val="0025598C"/>
    <w:rsid w:val="00256998"/>
    <w:rsid w:val="00260EBE"/>
    <w:rsid w:val="00261A86"/>
    <w:rsid w:val="0026208B"/>
    <w:rsid w:val="0026231F"/>
    <w:rsid w:val="00263AF0"/>
    <w:rsid w:val="00264348"/>
    <w:rsid w:val="0026566B"/>
    <w:rsid w:val="002662E2"/>
    <w:rsid w:val="002664EE"/>
    <w:rsid w:val="00266A2F"/>
    <w:rsid w:val="002704D0"/>
    <w:rsid w:val="00271C0F"/>
    <w:rsid w:val="0027356F"/>
    <w:rsid w:val="00273B30"/>
    <w:rsid w:val="0027526E"/>
    <w:rsid w:val="00276932"/>
    <w:rsid w:val="002807F3"/>
    <w:rsid w:val="00281BB2"/>
    <w:rsid w:val="0028336F"/>
    <w:rsid w:val="00283901"/>
    <w:rsid w:val="00284D50"/>
    <w:rsid w:val="002851C9"/>
    <w:rsid w:val="00285E77"/>
    <w:rsid w:val="0028737E"/>
    <w:rsid w:val="002874B7"/>
    <w:rsid w:val="002902E1"/>
    <w:rsid w:val="002976A7"/>
    <w:rsid w:val="002A3011"/>
    <w:rsid w:val="002A3E0F"/>
    <w:rsid w:val="002A468E"/>
    <w:rsid w:val="002A526E"/>
    <w:rsid w:val="002B06E6"/>
    <w:rsid w:val="002B1E4B"/>
    <w:rsid w:val="002B1F0D"/>
    <w:rsid w:val="002B3B4C"/>
    <w:rsid w:val="002B553C"/>
    <w:rsid w:val="002B69DB"/>
    <w:rsid w:val="002C00C6"/>
    <w:rsid w:val="002C318F"/>
    <w:rsid w:val="002C365B"/>
    <w:rsid w:val="002C512D"/>
    <w:rsid w:val="002C5A6B"/>
    <w:rsid w:val="002C7EE5"/>
    <w:rsid w:val="002D0957"/>
    <w:rsid w:val="002D32A0"/>
    <w:rsid w:val="002D3638"/>
    <w:rsid w:val="002D40F7"/>
    <w:rsid w:val="002D5033"/>
    <w:rsid w:val="002D6BB6"/>
    <w:rsid w:val="002E09C8"/>
    <w:rsid w:val="002E0C91"/>
    <w:rsid w:val="002E6323"/>
    <w:rsid w:val="002E6ACF"/>
    <w:rsid w:val="002E6B8B"/>
    <w:rsid w:val="002F10F9"/>
    <w:rsid w:val="002F1732"/>
    <w:rsid w:val="002F32C9"/>
    <w:rsid w:val="002F35C4"/>
    <w:rsid w:val="002F48AB"/>
    <w:rsid w:val="002F6C38"/>
    <w:rsid w:val="002F6C85"/>
    <w:rsid w:val="002F76C5"/>
    <w:rsid w:val="0030183D"/>
    <w:rsid w:val="00303999"/>
    <w:rsid w:val="003047BD"/>
    <w:rsid w:val="0030651C"/>
    <w:rsid w:val="0030685A"/>
    <w:rsid w:val="00306F58"/>
    <w:rsid w:val="00310A99"/>
    <w:rsid w:val="00313B78"/>
    <w:rsid w:val="00315FDE"/>
    <w:rsid w:val="00316E53"/>
    <w:rsid w:val="00317114"/>
    <w:rsid w:val="00317235"/>
    <w:rsid w:val="00317842"/>
    <w:rsid w:val="00321A26"/>
    <w:rsid w:val="00322168"/>
    <w:rsid w:val="0032253E"/>
    <w:rsid w:val="0032344F"/>
    <w:rsid w:val="0032429D"/>
    <w:rsid w:val="00324391"/>
    <w:rsid w:val="00324599"/>
    <w:rsid w:val="00324677"/>
    <w:rsid w:val="00325571"/>
    <w:rsid w:val="00325AD2"/>
    <w:rsid w:val="00327CA8"/>
    <w:rsid w:val="00330021"/>
    <w:rsid w:val="00330C48"/>
    <w:rsid w:val="00331851"/>
    <w:rsid w:val="0033188A"/>
    <w:rsid w:val="00332A6F"/>
    <w:rsid w:val="00333985"/>
    <w:rsid w:val="0033414A"/>
    <w:rsid w:val="0033477D"/>
    <w:rsid w:val="00334B81"/>
    <w:rsid w:val="00334C09"/>
    <w:rsid w:val="00335811"/>
    <w:rsid w:val="003365A3"/>
    <w:rsid w:val="00336BFA"/>
    <w:rsid w:val="00336CD4"/>
    <w:rsid w:val="00336F32"/>
    <w:rsid w:val="0033767C"/>
    <w:rsid w:val="00337D15"/>
    <w:rsid w:val="003400AA"/>
    <w:rsid w:val="00340493"/>
    <w:rsid w:val="003411BF"/>
    <w:rsid w:val="00341653"/>
    <w:rsid w:val="00345101"/>
    <w:rsid w:val="003451DE"/>
    <w:rsid w:val="00346F9A"/>
    <w:rsid w:val="00351D8A"/>
    <w:rsid w:val="00352391"/>
    <w:rsid w:val="0035257C"/>
    <w:rsid w:val="0035379F"/>
    <w:rsid w:val="00355478"/>
    <w:rsid w:val="00355751"/>
    <w:rsid w:val="00357762"/>
    <w:rsid w:val="00361368"/>
    <w:rsid w:val="0036193B"/>
    <w:rsid w:val="00362003"/>
    <w:rsid w:val="00362A2F"/>
    <w:rsid w:val="00365D2E"/>
    <w:rsid w:val="00370426"/>
    <w:rsid w:val="00370632"/>
    <w:rsid w:val="00370875"/>
    <w:rsid w:val="003732B0"/>
    <w:rsid w:val="003761AD"/>
    <w:rsid w:val="00380420"/>
    <w:rsid w:val="003807BC"/>
    <w:rsid w:val="0038116B"/>
    <w:rsid w:val="00381A43"/>
    <w:rsid w:val="00381DAC"/>
    <w:rsid w:val="003842BB"/>
    <w:rsid w:val="00384B47"/>
    <w:rsid w:val="003858C4"/>
    <w:rsid w:val="00385A09"/>
    <w:rsid w:val="003872CD"/>
    <w:rsid w:val="00391409"/>
    <w:rsid w:val="003939D4"/>
    <w:rsid w:val="00393F32"/>
    <w:rsid w:val="00394359"/>
    <w:rsid w:val="00395C6C"/>
    <w:rsid w:val="0039669E"/>
    <w:rsid w:val="003A0F61"/>
    <w:rsid w:val="003A1E5F"/>
    <w:rsid w:val="003A1FBA"/>
    <w:rsid w:val="003A3572"/>
    <w:rsid w:val="003A4857"/>
    <w:rsid w:val="003A571B"/>
    <w:rsid w:val="003A6492"/>
    <w:rsid w:val="003A6B87"/>
    <w:rsid w:val="003B425B"/>
    <w:rsid w:val="003B425D"/>
    <w:rsid w:val="003B5EC7"/>
    <w:rsid w:val="003C344D"/>
    <w:rsid w:val="003C4BE6"/>
    <w:rsid w:val="003C676C"/>
    <w:rsid w:val="003C6966"/>
    <w:rsid w:val="003C7E8D"/>
    <w:rsid w:val="003D2949"/>
    <w:rsid w:val="003D2D24"/>
    <w:rsid w:val="003D4718"/>
    <w:rsid w:val="003E0C36"/>
    <w:rsid w:val="003E28E4"/>
    <w:rsid w:val="003E34FD"/>
    <w:rsid w:val="003E5A34"/>
    <w:rsid w:val="003E673A"/>
    <w:rsid w:val="003F004A"/>
    <w:rsid w:val="003F251A"/>
    <w:rsid w:val="003F2AFF"/>
    <w:rsid w:val="003F3F2D"/>
    <w:rsid w:val="003F469D"/>
    <w:rsid w:val="003F4A0D"/>
    <w:rsid w:val="003F52A4"/>
    <w:rsid w:val="003F52CB"/>
    <w:rsid w:val="003F6377"/>
    <w:rsid w:val="003F7770"/>
    <w:rsid w:val="004013E6"/>
    <w:rsid w:val="00403166"/>
    <w:rsid w:val="00405368"/>
    <w:rsid w:val="00405919"/>
    <w:rsid w:val="0040757E"/>
    <w:rsid w:val="0041414F"/>
    <w:rsid w:val="004145F7"/>
    <w:rsid w:val="00414967"/>
    <w:rsid w:val="004151EB"/>
    <w:rsid w:val="00416EA0"/>
    <w:rsid w:val="00420336"/>
    <w:rsid w:val="004222DC"/>
    <w:rsid w:val="00422DFA"/>
    <w:rsid w:val="0042394B"/>
    <w:rsid w:val="00423AC0"/>
    <w:rsid w:val="00425FD6"/>
    <w:rsid w:val="00426452"/>
    <w:rsid w:val="00426BEE"/>
    <w:rsid w:val="00426F69"/>
    <w:rsid w:val="00427269"/>
    <w:rsid w:val="00430224"/>
    <w:rsid w:val="004302A5"/>
    <w:rsid w:val="00431CAD"/>
    <w:rsid w:val="004333D6"/>
    <w:rsid w:val="004338F1"/>
    <w:rsid w:val="004344B1"/>
    <w:rsid w:val="00435566"/>
    <w:rsid w:val="00435E3F"/>
    <w:rsid w:val="0043691A"/>
    <w:rsid w:val="00436CA3"/>
    <w:rsid w:val="004376F8"/>
    <w:rsid w:val="00437DD6"/>
    <w:rsid w:val="004400CD"/>
    <w:rsid w:val="00442240"/>
    <w:rsid w:val="00444DC0"/>
    <w:rsid w:val="00444EC9"/>
    <w:rsid w:val="004471EC"/>
    <w:rsid w:val="004477FC"/>
    <w:rsid w:val="00451E4A"/>
    <w:rsid w:val="00452781"/>
    <w:rsid w:val="00456592"/>
    <w:rsid w:val="00456B30"/>
    <w:rsid w:val="004570C2"/>
    <w:rsid w:val="0046091B"/>
    <w:rsid w:val="00463AE7"/>
    <w:rsid w:val="00463FFF"/>
    <w:rsid w:val="00464412"/>
    <w:rsid w:val="00464932"/>
    <w:rsid w:val="00465DC0"/>
    <w:rsid w:val="0046605E"/>
    <w:rsid w:val="00466F4E"/>
    <w:rsid w:val="0047012C"/>
    <w:rsid w:val="00470BD9"/>
    <w:rsid w:val="004712D0"/>
    <w:rsid w:val="00471591"/>
    <w:rsid w:val="00472B55"/>
    <w:rsid w:val="00472C7C"/>
    <w:rsid w:val="00474143"/>
    <w:rsid w:val="0048088D"/>
    <w:rsid w:val="00480F88"/>
    <w:rsid w:val="0048127A"/>
    <w:rsid w:val="004818DA"/>
    <w:rsid w:val="00484AAB"/>
    <w:rsid w:val="004854A4"/>
    <w:rsid w:val="00486D0E"/>
    <w:rsid w:val="00491A71"/>
    <w:rsid w:val="00494A66"/>
    <w:rsid w:val="00495036"/>
    <w:rsid w:val="004976C1"/>
    <w:rsid w:val="004978E1"/>
    <w:rsid w:val="00497B16"/>
    <w:rsid w:val="004A03DD"/>
    <w:rsid w:val="004A0C90"/>
    <w:rsid w:val="004A0F52"/>
    <w:rsid w:val="004A1D61"/>
    <w:rsid w:val="004A1EA8"/>
    <w:rsid w:val="004A3A3D"/>
    <w:rsid w:val="004A3C41"/>
    <w:rsid w:val="004A3EB9"/>
    <w:rsid w:val="004A4270"/>
    <w:rsid w:val="004A42E1"/>
    <w:rsid w:val="004A53F2"/>
    <w:rsid w:val="004A5D8D"/>
    <w:rsid w:val="004A647B"/>
    <w:rsid w:val="004A75C1"/>
    <w:rsid w:val="004A7995"/>
    <w:rsid w:val="004B08F0"/>
    <w:rsid w:val="004B2801"/>
    <w:rsid w:val="004B4E35"/>
    <w:rsid w:val="004B6B60"/>
    <w:rsid w:val="004C0074"/>
    <w:rsid w:val="004C0C1F"/>
    <w:rsid w:val="004C134C"/>
    <w:rsid w:val="004C2072"/>
    <w:rsid w:val="004C5B8D"/>
    <w:rsid w:val="004C6382"/>
    <w:rsid w:val="004C6AFE"/>
    <w:rsid w:val="004D0646"/>
    <w:rsid w:val="004D1615"/>
    <w:rsid w:val="004D2F5F"/>
    <w:rsid w:val="004D3888"/>
    <w:rsid w:val="004D53EB"/>
    <w:rsid w:val="004D5F4F"/>
    <w:rsid w:val="004D685C"/>
    <w:rsid w:val="004E10EC"/>
    <w:rsid w:val="004E2618"/>
    <w:rsid w:val="004E37EB"/>
    <w:rsid w:val="004E4926"/>
    <w:rsid w:val="004E49A4"/>
    <w:rsid w:val="004E5190"/>
    <w:rsid w:val="004E6104"/>
    <w:rsid w:val="004E7D83"/>
    <w:rsid w:val="004F2E2F"/>
    <w:rsid w:val="004F48AD"/>
    <w:rsid w:val="004F5B1C"/>
    <w:rsid w:val="004F689D"/>
    <w:rsid w:val="004F6B6A"/>
    <w:rsid w:val="004F7303"/>
    <w:rsid w:val="004F7573"/>
    <w:rsid w:val="00500C0B"/>
    <w:rsid w:val="00501E16"/>
    <w:rsid w:val="0050746C"/>
    <w:rsid w:val="005078F4"/>
    <w:rsid w:val="005103EE"/>
    <w:rsid w:val="005103F9"/>
    <w:rsid w:val="005107E8"/>
    <w:rsid w:val="00510BBC"/>
    <w:rsid w:val="00510FDD"/>
    <w:rsid w:val="00513B0B"/>
    <w:rsid w:val="00513DBE"/>
    <w:rsid w:val="0051413C"/>
    <w:rsid w:val="00514348"/>
    <w:rsid w:val="0051509F"/>
    <w:rsid w:val="0051580E"/>
    <w:rsid w:val="005175BA"/>
    <w:rsid w:val="00517BEB"/>
    <w:rsid w:val="00517D29"/>
    <w:rsid w:val="00520255"/>
    <w:rsid w:val="005204B1"/>
    <w:rsid w:val="00520D2E"/>
    <w:rsid w:val="0052157E"/>
    <w:rsid w:val="00522286"/>
    <w:rsid w:val="0052305C"/>
    <w:rsid w:val="00524A49"/>
    <w:rsid w:val="005330EF"/>
    <w:rsid w:val="0053323D"/>
    <w:rsid w:val="005336AC"/>
    <w:rsid w:val="00533A07"/>
    <w:rsid w:val="00533E06"/>
    <w:rsid w:val="00536F03"/>
    <w:rsid w:val="00537492"/>
    <w:rsid w:val="005412B3"/>
    <w:rsid w:val="0054163C"/>
    <w:rsid w:val="005416A4"/>
    <w:rsid w:val="0054253F"/>
    <w:rsid w:val="005435B4"/>
    <w:rsid w:val="0054376A"/>
    <w:rsid w:val="00547723"/>
    <w:rsid w:val="00547E5D"/>
    <w:rsid w:val="00550110"/>
    <w:rsid w:val="0055065C"/>
    <w:rsid w:val="00551122"/>
    <w:rsid w:val="005547B6"/>
    <w:rsid w:val="005560A9"/>
    <w:rsid w:val="0055782E"/>
    <w:rsid w:val="005579DF"/>
    <w:rsid w:val="00557FAB"/>
    <w:rsid w:val="00560783"/>
    <w:rsid w:val="005609BD"/>
    <w:rsid w:val="00560BBC"/>
    <w:rsid w:val="00563009"/>
    <w:rsid w:val="005633A7"/>
    <w:rsid w:val="00563F1B"/>
    <w:rsid w:val="00566D47"/>
    <w:rsid w:val="00567896"/>
    <w:rsid w:val="0057095C"/>
    <w:rsid w:val="0057178D"/>
    <w:rsid w:val="0057200C"/>
    <w:rsid w:val="005737D5"/>
    <w:rsid w:val="0058283E"/>
    <w:rsid w:val="00582D95"/>
    <w:rsid w:val="00583A31"/>
    <w:rsid w:val="0058631E"/>
    <w:rsid w:val="005864B5"/>
    <w:rsid w:val="005909CB"/>
    <w:rsid w:val="00591517"/>
    <w:rsid w:val="0059159A"/>
    <w:rsid w:val="0059452D"/>
    <w:rsid w:val="00595357"/>
    <w:rsid w:val="00595654"/>
    <w:rsid w:val="00596ECB"/>
    <w:rsid w:val="00597ACD"/>
    <w:rsid w:val="005A0EDD"/>
    <w:rsid w:val="005A4798"/>
    <w:rsid w:val="005A5E42"/>
    <w:rsid w:val="005A71B8"/>
    <w:rsid w:val="005A7BFC"/>
    <w:rsid w:val="005B1994"/>
    <w:rsid w:val="005B215E"/>
    <w:rsid w:val="005B5398"/>
    <w:rsid w:val="005B6A90"/>
    <w:rsid w:val="005B7AB9"/>
    <w:rsid w:val="005C1C16"/>
    <w:rsid w:val="005C730C"/>
    <w:rsid w:val="005C7887"/>
    <w:rsid w:val="005D0D92"/>
    <w:rsid w:val="005D1909"/>
    <w:rsid w:val="005D2827"/>
    <w:rsid w:val="005D34A9"/>
    <w:rsid w:val="005D4632"/>
    <w:rsid w:val="005D47DC"/>
    <w:rsid w:val="005D5A2A"/>
    <w:rsid w:val="005D7F07"/>
    <w:rsid w:val="005E217B"/>
    <w:rsid w:val="005E25F8"/>
    <w:rsid w:val="005E2F23"/>
    <w:rsid w:val="005E4BC5"/>
    <w:rsid w:val="005F0C8B"/>
    <w:rsid w:val="005F237F"/>
    <w:rsid w:val="005F2664"/>
    <w:rsid w:val="005F2E16"/>
    <w:rsid w:val="005F377B"/>
    <w:rsid w:val="005F39E7"/>
    <w:rsid w:val="005F3C6B"/>
    <w:rsid w:val="005F4530"/>
    <w:rsid w:val="005F4C39"/>
    <w:rsid w:val="005F5117"/>
    <w:rsid w:val="0060035E"/>
    <w:rsid w:val="00601508"/>
    <w:rsid w:val="0060274C"/>
    <w:rsid w:val="00604ABE"/>
    <w:rsid w:val="006070C3"/>
    <w:rsid w:val="0060798B"/>
    <w:rsid w:val="00610C6C"/>
    <w:rsid w:val="00611A4A"/>
    <w:rsid w:val="006120AE"/>
    <w:rsid w:val="006130A4"/>
    <w:rsid w:val="00613C11"/>
    <w:rsid w:val="006151E2"/>
    <w:rsid w:val="0062009E"/>
    <w:rsid w:val="00621841"/>
    <w:rsid w:val="00621C95"/>
    <w:rsid w:val="0062367E"/>
    <w:rsid w:val="006252DA"/>
    <w:rsid w:val="0062689B"/>
    <w:rsid w:val="0063088D"/>
    <w:rsid w:val="00632212"/>
    <w:rsid w:val="006342B1"/>
    <w:rsid w:val="0063541C"/>
    <w:rsid w:val="0064094F"/>
    <w:rsid w:val="00640EE8"/>
    <w:rsid w:val="00641B7D"/>
    <w:rsid w:val="006436A1"/>
    <w:rsid w:val="00643717"/>
    <w:rsid w:val="00644A9C"/>
    <w:rsid w:val="0064614A"/>
    <w:rsid w:val="00646ECF"/>
    <w:rsid w:val="006476A2"/>
    <w:rsid w:val="00650D92"/>
    <w:rsid w:val="00651736"/>
    <w:rsid w:val="00654D1A"/>
    <w:rsid w:val="00655064"/>
    <w:rsid w:val="0065551D"/>
    <w:rsid w:val="006576C1"/>
    <w:rsid w:val="00664040"/>
    <w:rsid w:val="006660FD"/>
    <w:rsid w:val="00666F89"/>
    <w:rsid w:val="00670417"/>
    <w:rsid w:val="006705C4"/>
    <w:rsid w:val="006709C0"/>
    <w:rsid w:val="006714AC"/>
    <w:rsid w:val="00673D33"/>
    <w:rsid w:val="00675778"/>
    <w:rsid w:val="00681291"/>
    <w:rsid w:val="00684CE0"/>
    <w:rsid w:val="0068593D"/>
    <w:rsid w:val="00685ABB"/>
    <w:rsid w:val="00686FB1"/>
    <w:rsid w:val="00690295"/>
    <w:rsid w:val="00690E6D"/>
    <w:rsid w:val="00692259"/>
    <w:rsid w:val="006929F4"/>
    <w:rsid w:val="0069531B"/>
    <w:rsid w:val="006A000B"/>
    <w:rsid w:val="006A1133"/>
    <w:rsid w:val="006A1AB9"/>
    <w:rsid w:val="006A1B59"/>
    <w:rsid w:val="006A335C"/>
    <w:rsid w:val="006A390E"/>
    <w:rsid w:val="006A3A0E"/>
    <w:rsid w:val="006A4426"/>
    <w:rsid w:val="006A57D9"/>
    <w:rsid w:val="006A5B5A"/>
    <w:rsid w:val="006B08DA"/>
    <w:rsid w:val="006B2106"/>
    <w:rsid w:val="006B37C0"/>
    <w:rsid w:val="006B6D28"/>
    <w:rsid w:val="006B7CEA"/>
    <w:rsid w:val="006C175C"/>
    <w:rsid w:val="006C186E"/>
    <w:rsid w:val="006C233B"/>
    <w:rsid w:val="006C2584"/>
    <w:rsid w:val="006C3E53"/>
    <w:rsid w:val="006C3E92"/>
    <w:rsid w:val="006C42FE"/>
    <w:rsid w:val="006C4CD4"/>
    <w:rsid w:val="006D008F"/>
    <w:rsid w:val="006D14D7"/>
    <w:rsid w:val="006D26C5"/>
    <w:rsid w:val="006D3366"/>
    <w:rsid w:val="006D33F4"/>
    <w:rsid w:val="006D5C20"/>
    <w:rsid w:val="006D66EE"/>
    <w:rsid w:val="006E0253"/>
    <w:rsid w:val="006E1237"/>
    <w:rsid w:val="006E1C74"/>
    <w:rsid w:val="006E31A7"/>
    <w:rsid w:val="006E4713"/>
    <w:rsid w:val="006E54D7"/>
    <w:rsid w:val="006E5E61"/>
    <w:rsid w:val="006E6896"/>
    <w:rsid w:val="006E6B00"/>
    <w:rsid w:val="006E7F07"/>
    <w:rsid w:val="006F07D7"/>
    <w:rsid w:val="006F15B4"/>
    <w:rsid w:val="006F3266"/>
    <w:rsid w:val="006F390A"/>
    <w:rsid w:val="006F42E3"/>
    <w:rsid w:val="006F65E9"/>
    <w:rsid w:val="006F7F7E"/>
    <w:rsid w:val="0070004C"/>
    <w:rsid w:val="007000DA"/>
    <w:rsid w:val="007007F2"/>
    <w:rsid w:val="00700B2F"/>
    <w:rsid w:val="00701531"/>
    <w:rsid w:val="007018AD"/>
    <w:rsid w:val="00702AC1"/>
    <w:rsid w:val="00704C20"/>
    <w:rsid w:val="00704EF2"/>
    <w:rsid w:val="007103BA"/>
    <w:rsid w:val="00710CA8"/>
    <w:rsid w:val="0071137B"/>
    <w:rsid w:val="00712194"/>
    <w:rsid w:val="0071305F"/>
    <w:rsid w:val="00713E13"/>
    <w:rsid w:val="00713EFE"/>
    <w:rsid w:val="007142AE"/>
    <w:rsid w:val="00714F6B"/>
    <w:rsid w:val="007150BB"/>
    <w:rsid w:val="0071600D"/>
    <w:rsid w:val="00716550"/>
    <w:rsid w:val="00716DA1"/>
    <w:rsid w:val="00717637"/>
    <w:rsid w:val="00717958"/>
    <w:rsid w:val="0072154B"/>
    <w:rsid w:val="007216A5"/>
    <w:rsid w:val="00724B3A"/>
    <w:rsid w:val="00725515"/>
    <w:rsid w:val="007257F7"/>
    <w:rsid w:val="007265B6"/>
    <w:rsid w:val="0072725C"/>
    <w:rsid w:val="0072740B"/>
    <w:rsid w:val="00727B31"/>
    <w:rsid w:val="007304D6"/>
    <w:rsid w:val="007309A0"/>
    <w:rsid w:val="00731F16"/>
    <w:rsid w:val="00733F5E"/>
    <w:rsid w:val="00735DED"/>
    <w:rsid w:val="007369F2"/>
    <w:rsid w:val="00736C0A"/>
    <w:rsid w:val="0073720D"/>
    <w:rsid w:val="00737290"/>
    <w:rsid w:val="00737B4B"/>
    <w:rsid w:val="0074076E"/>
    <w:rsid w:val="00740C6B"/>
    <w:rsid w:val="007413A2"/>
    <w:rsid w:val="00741DC1"/>
    <w:rsid w:val="00746392"/>
    <w:rsid w:val="00750459"/>
    <w:rsid w:val="00751FBB"/>
    <w:rsid w:val="007541E8"/>
    <w:rsid w:val="00761E93"/>
    <w:rsid w:val="00762967"/>
    <w:rsid w:val="00762C8D"/>
    <w:rsid w:val="007657DB"/>
    <w:rsid w:val="0076715A"/>
    <w:rsid w:val="007673AD"/>
    <w:rsid w:val="007702C5"/>
    <w:rsid w:val="00770340"/>
    <w:rsid w:val="007708F4"/>
    <w:rsid w:val="007720F5"/>
    <w:rsid w:val="0077345A"/>
    <w:rsid w:val="00774682"/>
    <w:rsid w:val="00776B99"/>
    <w:rsid w:val="00777A6D"/>
    <w:rsid w:val="00777D48"/>
    <w:rsid w:val="00777E6D"/>
    <w:rsid w:val="0078260C"/>
    <w:rsid w:val="00783EDD"/>
    <w:rsid w:val="00786283"/>
    <w:rsid w:val="007862C1"/>
    <w:rsid w:val="00786EED"/>
    <w:rsid w:val="0079181D"/>
    <w:rsid w:val="00791CD4"/>
    <w:rsid w:val="00791DEB"/>
    <w:rsid w:val="007948A7"/>
    <w:rsid w:val="007A197B"/>
    <w:rsid w:val="007A3FB2"/>
    <w:rsid w:val="007A402A"/>
    <w:rsid w:val="007A6123"/>
    <w:rsid w:val="007A7723"/>
    <w:rsid w:val="007A79AC"/>
    <w:rsid w:val="007B0269"/>
    <w:rsid w:val="007B02E4"/>
    <w:rsid w:val="007B25EF"/>
    <w:rsid w:val="007B3250"/>
    <w:rsid w:val="007B44BF"/>
    <w:rsid w:val="007B4C86"/>
    <w:rsid w:val="007B5490"/>
    <w:rsid w:val="007B6717"/>
    <w:rsid w:val="007B7C3D"/>
    <w:rsid w:val="007C0D41"/>
    <w:rsid w:val="007C1F78"/>
    <w:rsid w:val="007C28D4"/>
    <w:rsid w:val="007C4B80"/>
    <w:rsid w:val="007C739F"/>
    <w:rsid w:val="007D10BB"/>
    <w:rsid w:val="007D110B"/>
    <w:rsid w:val="007D19E5"/>
    <w:rsid w:val="007D2F37"/>
    <w:rsid w:val="007D3517"/>
    <w:rsid w:val="007D3530"/>
    <w:rsid w:val="007D3C12"/>
    <w:rsid w:val="007D4A72"/>
    <w:rsid w:val="007D5873"/>
    <w:rsid w:val="007D6936"/>
    <w:rsid w:val="007E003E"/>
    <w:rsid w:val="007E06CF"/>
    <w:rsid w:val="007E08C0"/>
    <w:rsid w:val="007E13F1"/>
    <w:rsid w:val="007E1E1E"/>
    <w:rsid w:val="007E3144"/>
    <w:rsid w:val="007E412F"/>
    <w:rsid w:val="007E4152"/>
    <w:rsid w:val="007E4C5E"/>
    <w:rsid w:val="007E59F3"/>
    <w:rsid w:val="007E5E96"/>
    <w:rsid w:val="007E6875"/>
    <w:rsid w:val="007E7026"/>
    <w:rsid w:val="007E71A6"/>
    <w:rsid w:val="007F077B"/>
    <w:rsid w:val="007F1B34"/>
    <w:rsid w:val="007F30A2"/>
    <w:rsid w:val="007F38CA"/>
    <w:rsid w:val="007F39D1"/>
    <w:rsid w:val="007F49A8"/>
    <w:rsid w:val="00802E74"/>
    <w:rsid w:val="00804473"/>
    <w:rsid w:val="008048BD"/>
    <w:rsid w:val="00806A55"/>
    <w:rsid w:val="00807352"/>
    <w:rsid w:val="00807648"/>
    <w:rsid w:val="00810A3E"/>
    <w:rsid w:val="00810C32"/>
    <w:rsid w:val="00810F63"/>
    <w:rsid w:val="0081169D"/>
    <w:rsid w:val="00813E50"/>
    <w:rsid w:val="00815A29"/>
    <w:rsid w:val="00816180"/>
    <w:rsid w:val="00816242"/>
    <w:rsid w:val="00816AD3"/>
    <w:rsid w:val="0082382D"/>
    <w:rsid w:val="00823B92"/>
    <w:rsid w:val="00825530"/>
    <w:rsid w:val="008330EB"/>
    <w:rsid w:val="008331FD"/>
    <w:rsid w:val="00833357"/>
    <w:rsid w:val="008400F3"/>
    <w:rsid w:val="008427E3"/>
    <w:rsid w:val="00842F59"/>
    <w:rsid w:val="0084628B"/>
    <w:rsid w:val="0084670D"/>
    <w:rsid w:val="008501A3"/>
    <w:rsid w:val="00850A07"/>
    <w:rsid w:val="008537BB"/>
    <w:rsid w:val="00853A84"/>
    <w:rsid w:val="0085447A"/>
    <w:rsid w:val="008568B7"/>
    <w:rsid w:val="00856918"/>
    <w:rsid w:val="00856DCF"/>
    <w:rsid w:val="00856EEE"/>
    <w:rsid w:val="0085762E"/>
    <w:rsid w:val="00861A68"/>
    <w:rsid w:val="0086449C"/>
    <w:rsid w:val="00864844"/>
    <w:rsid w:val="00865105"/>
    <w:rsid w:val="00865798"/>
    <w:rsid w:val="00865B3E"/>
    <w:rsid w:val="00866AD0"/>
    <w:rsid w:val="00867B8D"/>
    <w:rsid w:val="00870989"/>
    <w:rsid w:val="00870A71"/>
    <w:rsid w:val="00871F49"/>
    <w:rsid w:val="00872AF9"/>
    <w:rsid w:val="00874022"/>
    <w:rsid w:val="00875976"/>
    <w:rsid w:val="00875E54"/>
    <w:rsid w:val="00876396"/>
    <w:rsid w:val="00876573"/>
    <w:rsid w:val="00880277"/>
    <w:rsid w:val="008803B7"/>
    <w:rsid w:val="008809FE"/>
    <w:rsid w:val="008832BF"/>
    <w:rsid w:val="00886475"/>
    <w:rsid w:val="00886D99"/>
    <w:rsid w:val="0088782B"/>
    <w:rsid w:val="008923B6"/>
    <w:rsid w:val="00896473"/>
    <w:rsid w:val="00897038"/>
    <w:rsid w:val="00897CDE"/>
    <w:rsid w:val="008A0601"/>
    <w:rsid w:val="008A1A61"/>
    <w:rsid w:val="008A1C24"/>
    <w:rsid w:val="008A5596"/>
    <w:rsid w:val="008A568A"/>
    <w:rsid w:val="008A7915"/>
    <w:rsid w:val="008B07E2"/>
    <w:rsid w:val="008B11C2"/>
    <w:rsid w:val="008B12C4"/>
    <w:rsid w:val="008B14FB"/>
    <w:rsid w:val="008B2CC8"/>
    <w:rsid w:val="008B3A21"/>
    <w:rsid w:val="008B695F"/>
    <w:rsid w:val="008B7455"/>
    <w:rsid w:val="008C1FB0"/>
    <w:rsid w:val="008C7DA0"/>
    <w:rsid w:val="008D14F8"/>
    <w:rsid w:val="008D2A61"/>
    <w:rsid w:val="008D3814"/>
    <w:rsid w:val="008D3A9F"/>
    <w:rsid w:val="008D517D"/>
    <w:rsid w:val="008D55DC"/>
    <w:rsid w:val="008D6000"/>
    <w:rsid w:val="008D72F7"/>
    <w:rsid w:val="008D7A70"/>
    <w:rsid w:val="008D7CC8"/>
    <w:rsid w:val="008D7E71"/>
    <w:rsid w:val="008E107D"/>
    <w:rsid w:val="008E188A"/>
    <w:rsid w:val="008E4222"/>
    <w:rsid w:val="008E44FB"/>
    <w:rsid w:val="008E4F9C"/>
    <w:rsid w:val="008E7245"/>
    <w:rsid w:val="008F0EF3"/>
    <w:rsid w:val="008F3077"/>
    <w:rsid w:val="008F5A72"/>
    <w:rsid w:val="008F5FB1"/>
    <w:rsid w:val="008F745D"/>
    <w:rsid w:val="008F74E6"/>
    <w:rsid w:val="008F7E41"/>
    <w:rsid w:val="00901873"/>
    <w:rsid w:val="00901D02"/>
    <w:rsid w:val="00901EF5"/>
    <w:rsid w:val="00902D93"/>
    <w:rsid w:val="00903563"/>
    <w:rsid w:val="00905584"/>
    <w:rsid w:val="0090732D"/>
    <w:rsid w:val="0090770B"/>
    <w:rsid w:val="00911EE0"/>
    <w:rsid w:val="00915647"/>
    <w:rsid w:val="0091570C"/>
    <w:rsid w:val="00921102"/>
    <w:rsid w:val="00921FF4"/>
    <w:rsid w:val="00922E68"/>
    <w:rsid w:val="00923FD6"/>
    <w:rsid w:val="00924782"/>
    <w:rsid w:val="00924B5A"/>
    <w:rsid w:val="009255D2"/>
    <w:rsid w:val="00927828"/>
    <w:rsid w:val="00927F1B"/>
    <w:rsid w:val="009324E7"/>
    <w:rsid w:val="00933BAA"/>
    <w:rsid w:val="00933ECD"/>
    <w:rsid w:val="00934029"/>
    <w:rsid w:val="009351AF"/>
    <w:rsid w:val="009352C7"/>
    <w:rsid w:val="00937F14"/>
    <w:rsid w:val="00941B94"/>
    <w:rsid w:val="00941CEA"/>
    <w:rsid w:val="00942022"/>
    <w:rsid w:val="00942683"/>
    <w:rsid w:val="00943208"/>
    <w:rsid w:val="00943503"/>
    <w:rsid w:val="00944E59"/>
    <w:rsid w:val="00944F32"/>
    <w:rsid w:val="0095102C"/>
    <w:rsid w:val="0095333A"/>
    <w:rsid w:val="00954E04"/>
    <w:rsid w:val="009552F8"/>
    <w:rsid w:val="0095689E"/>
    <w:rsid w:val="00956F89"/>
    <w:rsid w:val="00960438"/>
    <w:rsid w:val="009610E2"/>
    <w:rsid w:val="00961F60"/>
    <w:rsid w:val="00961F84"/>
    <w:rsid w:val="009654C6"/>
    <w:rsid w:val="00966AE8"/>
    <w:rsid w:val="0097177E"/>
    <w:rsid w:val="00977374"/>
    <w:rsid w:val="00977B2A"/>
    <w:rsid w:val="00980F08"/>
    <w:rsid w:val="0098365C"/>
    <w:rsid w:val="00984B09"/>
    <w:rsid w:val="0098536D"/>
    <w:rsid w:val="00987329"/>
    <w:rsid w:val="00987B3F"/>
    <w:rsid w:val="00987E9F"/>
    <w:rsid w:val="009927F4"/>
    <w:rsid w:val="00992AAE"/>
    <w:rsid w:val="00992B5A"/>
    <w:rsid w:val="009930AB"/>
    <w:rsid w:val="00993C89"/>
    <w:rsid w:val="00996878"/>
    <w:rsid w:val="00996DE3"/>
    <w:rsid w:val="009A0E71"/>
    <w:rsid w:val="009A10B6"/>
    <w:rsid w:val="009A23EC"/>
    <w:rsid w:val="009A36DD"/>
    <w:rsid w:val="009A44E9"/>
    <w:rsid w:val="009A5667"/>
    <w:rsid w:val="009A6AD5"/>
    <w:rsid w:val="009A6DA8"/>
    <w:rsid w:val="009B03E9"/>
    <w:rsid w:val="009B081B"/>
    <w:rsid w:val="009B0C8F"/>
    <w:rsid w:val="009B15A5"/>
    <w:rsid w:val="009B16D7"/>
    <w:rsid w:val="009B2DC6"/>
    <w:rsid w:val="009B43F1"/>
    <w:rsid w:val="009B5751"/>
    <w:rsid w:val="009C373C"/>
    <w:rsid w:val="009C6710"/>
    <w:rsid w:val="009D2D1A"/>
    <w:rsid w:val="009D42E6"/>
    <w:rsid w:val="009D6486"/>
    <w:rsid w:val="009E0111"/>
    <w:rsid w:val="009E3039"/>
    <w:rsid w:val="009E3EA6"/>
    <w:rsid w:val="009E4288"/>
    <w:rsid w:val="009E4EF1"/>
    <w:rsid w:val="009E576A"/>
    <w:rsid w:val="009E7266"/>
    <w:rsid w:val="009F0C1E"/>
    <w:rsid w:val="009F1C72"/>
    <w:rsid w:val="009F1E70"/>
    <w:rsid w:val="009F296E"/>
    <w:rsid w:val="009F4F8A"/>
    <w:rsid w:val="009F5517"/>
    <w:rsid w:val="009F781D"/>
    <w:rsid w:val="009F7E5A"/>
    <w:rsid w:val="009F7E71"/>
    <w:rsid w:val="00A00319"/>
    <w:rsid w:val="00A01BB9"/>
    <w:rsid w:val="00A02585"/>
    <w:rsid w:val="00A02D9F"/>
    <w:rsid w:val="00A0314A"/>
    <w:rsid w:val="00A05417"/>
    <w:rsid w:val="00A05F0E"/>
    <w:rsid w:val="00A06573"/>
    <w:rsid w:val="00A07359"/>
    <w:rsid w:val="00A07729"/>
    <w:rsid w:val="00A07E2F"/>
    <w:rsid w:val="00A07F89"/>
    <w:rsid w:val="00A107A4"/>
    <w:rsid w:val="00A14894"/>
    <w:rsid w:val="00A168A6"/>
    <w:rsid w:val="00A17A88"/>
    <w:rsid w:val="00A2177E"/>
    <w:rsid w:val="00A21ECC"/>
    <w:rsid w:val="00A23C7C"/>
    <w:rsid w:val="00A24185"/>
    <w:rsid w:val="00A24218"/>
    <w:rsid w:val="00A254F2"/>
    <w:rsid w:val="00A2624A"/>
    <w:rsid w:val="00A265C6"/>
    <w:rsid w:val="00A26632"/>
    <w:rsid w:val="00A2683D"/>
    <w:rsid w:val="00A26CD1"/>
    <w:rsid w:val="00A30541"/>
    <w:rsid w:val="00A3110A"/>
    <w:rsid w:val="00A343F9"/>
    <w:rsid w:val="00A344E6"/>
    <w:rsid w:val="00A347D0"/>
    <w:rsid w:val="00A35A97"/>
    <w:rsid w:val="00A35DF1"/>
    <w:rsid w:val="00A36AEC"/>
    <w:rsid w:val="00A40461"/>
    <w:rsid w:val="00A40B86"/>
    <w:rsid w:val="00A42FDD"/>
    <w:rsid w:val="00A432F1"/>
    <w:rsid w:val="00A449AD"/>
    <w:rsid w:val="00A45D9A"/>
    <w:rsid w:val="00A460F1"/>
    <w:rsid w:val="00A46649"/>
    <w:rsid w:val="00A477BF"/>
    <w:rsid w:val="00A52410"/>
    <w:rsid w:val="00A52529"/>
    <w:rsid w:val="00A533E8"/>
    <w:rsid w:val="00A54A21"/>
    <w:rsid w:val="00A563CA"/>
    <w:rsid w:val="00A570C1"/>
    <w:rsid w:val="00A57693"/>
    <w:rsid w:val="00A576B2"/>
    <w:rsid w:val="00A57B24"/>
    <w:rsid w:val="00A623AF"/>
    <w:rsid w:val="00A65EE5"/>
    <w:rsid w:val="00A66271"/>
    <w:rsid w:val="00A67B08"/>
    <w:rsid w:val="00A70504"/>
    <w:rsid w:val="00A70942"/>
    <w:rsid w:val="00A70A0C"/>
    <w:rsid w:val="00A718E4"/>
    <w:rsid w:val="00A72737"/>
    <w:rsid w:val="00A75997"/>
    <w:rsid w:val="00A76C50"/>
    <w:rsid w:val="00A77864"/>
    <w:rsid w:val="00A8102B"/>
    <w:rsid w:val="00A8252D"/>
    <w:rsid w:val="00A835A4"/>
    <w:rsid w:val="00A8747B"/>
    <w:rsid w:val="00A87657"/>
    <w:rsid w:val="00A87B51"/>
    <w:rsid w:val="00A9006E"/>
    <w:rsid w:val="00A91056"/>
    <w:rsid w:val="00A92297"/>
    <w:rsid w:val="00A92E39"/>
    <w:rsid w:val="00A94192"/>
    <w:rsid w:val="00A94493"/>
    <w:rsid w:val="00A94B44"/>
    <w:rsid w:val="00A97B88"/>
    <w:rsid w:val="00AA10D5"/>
    <w:rsid w:val="00AA1461"/>
    <w:rsid w:val="00AA1BB9"/>
    <w:rsid w:val="00AA3D0B"/>
    <w:rsid w:val="00AA564D"/>
    <w:rsid w:val="00AA5F7E"/>
    <w:rsid w:val="00AA777E"/>
    <w:rsid w:val="00AB0D87"/>
    <w:rsid w:val="00AB0EF6"/>
    <w:rsid w:val="00AB1BFB"/>
    <w:rsid w:val="00AB3015"/>
    <w:rsid w:val="00AB4776"/>
    <w:rsid w:val="00AB4E48"/>
    <w:rsid w:val="00AB66B5"/>
    <w:rsid w:val="00AB6A7C"/>
    <w:rsid w:val="00AC15D4"/>
    <w:rsid w:val="00AC454E"/>
    <w:rsid w:val="00AC7487"/>
    <w:rsid w:val="00AD0442"/>
    <w:rsid w:val="00AD26F2"/>
    <w:rsid w:val="00AD2F16"/>
    <w:rsid w:val="00AD435E"/>
    <w:rsid w:val="00AD4B8F"/>
    <w:rsid w:val="00AD4CA6"/>
    <w:rsid w:val="00AD7624"/>
    <w:rsid w:val="00AD7735"/>
    <w:rsid w:val="00AE27F2"/>
    <w:rsid w:val="00AE33E6"/>
    <w:rsid w:val="00AE40E6"/>
    <w:rsid w:val="00AE7404"/>
    <w:rsid w:val="00AE7733"/>
    <w:rsid w:val="00AE7BA8"/>
    <w:rsid w:val="00AE7C9A"/>
    <w:rsid w:val="00AF0451"/>
    <w:rsid w:val="00AF1862"/>
    <w:rsid w:val="00AF2640"/>
    <w:rsid w:val="00AF42E2"/>
    <w:rsid w:val="00AF4964"/>
    <w:rsid w:val="00AF4BE9"/>
    <w:rsid w:val="00AF5389"/>
    <w:rsid w:val="00AF5881"/>
    <w:rsid w:val="00AF5A29"/>
    <w:rsid w:val="00B016D8"/>
    <w:rsid w:val="00B02573"/>
    <w:rsid w:val="00B04CCB"/>
    <w:rsid w:val="00B06727"/>
    <w:rsid w:val="00B070BF"/>
    <w:rsid w:val="00B07EE8"/>
    <w:rsid w:val="00B11253"/>
    <w:rsid w:val="00B14821"/>
    <w:rsid w:val="00B15E56"/>
    <w:rsid w:val="00B2251D"/>
    <w:rsid w:val="00B22977"/>
    <w:rsid w:val="00B2459F"/>
    <w:rsid w:val="00B2509C"/>
    <w:rsid w:val="00B25F5D"/>
    <w:rsid w:val="00B26275"/>
    <w:rsid w:val="00B27C27"/>
    <w:rsid w:val="00B27E72"/>
    <w:rsid w:val="00B3161C"/>
    <w:rsid w:val="00B3428D"/>
    <w:rsid w:val="00B3449D"/>
    <w:rsid w:val="00B4039F"/>
    <w:rsid w:val="00B41EA6"/>
    <w:rsid w:val="00B44500"/>
    <w:rsid w:val="00B45324"/>
    <w:rsid w:val="00B46072"/>
    <w:rsid w:val="00B4684B"/>
    <w:rsid w:val="00B46F54"/>
    <w:rsid w:val="00B51208"/>
    <w:rsid w:val="00B51E7D"/>
    <w:rsid w:val="00B5261B"/>
    <w:rsid w:val="00B53145"/>
    <w:rsid w:val="00B53BFF"/>
    <w:rsid w:val="00B57334"/>
    <w:rsid w:val="00B57A3A"/>
    <w:rsid w:val="00B608ED"/>
    <w:rsid w:val="00B609F6"/>
    <w:rsid w:val="00B65A91"/>
    <w:rsid w:val="00B70DBD"/>
    <w:rsid w:val="00B727D2"/>
    <w:rsid w:val="00B72CEF"/>
    <w:rsid w:val="00B740BF"/>
    <w:rsid w:val="00B74163"/>
    <w:rsid w:val="00B7469B"/>
    <w:rsid w:val="00B746B8"/>
    <w:rsid w:val="00B7675D"/>
    <w:rsid w:val="00B77175"/>
    <w:rsid w:val="00B77CB6"/>
    <w:rsid w:val="00B80204"/>
    <w:rsid w:val="00B81237"/>
    <w:rsid w:val="00B86271"/>
    <w:rsid w:val="00B90A92"/>
    <w:rsid w:val="00B91CF2"/>
    <w:rsid w:val="00B94F25"/>
    <w:rsid w:val="00B957C6"/>
    <w:rsid w:val="00B9609B"/>
    <w:rsid w:val="00B96668"/>
    <w:rsid w:val="00BA193F"/>
    <w:rsid w:val="00BA2E7B"/>
    <w:rsid w:val="00BA76CC"/>
    <w:rsid w:val="00BB1B91"/>
    <w:rsid w:val="00BB29E4"/>
    <w:rsid w:val="00BB2E79"/>
    <w:rsid w:val="00BB35B8"/>
    <w:rsid w:val="00BB393E"/>
    <w:rsid w:val="00BB3C5B"/>
    <w:rsid w:val="00BB495C"/>
    <w:rsid w:val="00BB5439"/>
    <w:rsid w:val="00BB5616"/>
    <w:rsid w:val="00BB58AF"/>
    <w:rsid w:val="00BB5E74"/>
    <w:rsid w:val="00BB6EDF"/>
    <w:rsid w:val="00BC078B"/>
    <w:rsid w:val="00BC19BA"/>
    <w:rsid w:val="00BC23FD"/>
    <w:rsid w:val="00BC27F3"/>
    <w:rsid w:val="00BC5009"/>
    <w:rsid w:val="00BC5B8D"/>
    <w:rsid w:val="00BC7DE4"/>
    <w:rsid w:val="00BD2480"/>
    <w:rsid w:val="00BD24D8"/>
    <w:rsid w:val="00BD2825"/>
    <w:rsid w:val="00BD2828"/>
    <w:rsid w:val="00BD2C02"/>
    <w:rsid w:val="00BD5252"/>
    <w:rsid w:val="00BD59E7"/>
    <w:rsid w:val="00BD6B1F"/>
    <w:rsid w:val="00BD7194"/>
    <w:rsid w:val="00BE06D0"/>
    <w:rsid w:val="00BE2705"/>
    <w:rsid w:val="00BE3B32"/>
    <w:rsid w:val="00BE5979"/>
    <w:rsid w:val="00BE7D92"/>
    <w:rsid w:val="00BF15A6"/>
    <w:rsid w:val="00BF344D"/>
    <w:rsid w:val="00BF3CEB"/>
    <w:rsid w:val="00BF47BE"/>
    <w:rsid w:val="00BF51AD"/>
    <w:rsid w:val="00BF6684"/>
    <w:rsid w:val="00C008A7"/>
    <w:rsid w:val="00C00AF0"/>
    <w:rsid w:val="00C010A2"/>
    <w:rsid w:val="00C02084"/>
    <w:rsid w:val="00C02DCC"/>
    <w:rsid w:val="00C03762"/>
    <w:rsid w:val="00C04ADD"/>
    <w:rsid w:val="00C04D57"/>
    <w:rsid w:val="00C1094C"/>
    <w:rsid w:val="00C13FAB"/>
    <w:rsid w:val="00C13FDC"/>
    <w:rsid w:val="00C1491E"/>
    <w:rsid w:val="00C16562"/>
    <w:rsid w:val="00C20070"/>
    <w:rsid w:val="00C20B8B"/>
    <w:rsid w:val="00C20C82"/>
    <w:rsid w:val="00C223AD"/>
    <w:rsid w:val="00C242C1"/>
    <w:rsid w:val="00C25445"/>
    <w:rsid w:val="00C31764"/>
    <w:rsid w:val="00C31BAA"/>
    <w:rsid w:val="00C33F4F"/>
    <w:rsid w:val="00C349BC"/>
    <w:rsid w:val="00C35E24"/>
    <w:rsid w:val="00C36299"/>
    <w:rsid w:val="00C36D5D"/>
    <w:rsid w:val="00C3772B"/>
    <w:rsid w:val="00C40430"/>
    <w:rsid w:val="00C40A36"/>
    <w:rsid w:val="00C40D2C"/>
    <w:rsid w:val="00C418A2"/>
    <w:rsid w:val="00C43D75"/>
    <w:rsid w:val="00C4544D"/>
    <w:rsid w:val="00C45E8F"/>
    <w:rsid w:val="00C46640"/>
    <w:rsid w:val="00C4676A"/>
    <w:rsid w:val="00C46F24"/>
    <w:rsid w:val="00C50423"/>
    <w:rsid w:val="00C51EA9"/>
    <w:rsid w:val="00C54350"/>
    <w:rsid w:val="00C564A5"/>
    <w:rsid w:val="00C57520"/>
    <w:rsid w:val="00C60811"/>
    <w:rsid w:val="00C60CAB"/>
    <w:rsid w:val="00C62DE5"/>
    <w:rsid w:val="00C64049"/>
    <w:rsid w:val="00C642B4"/>
    <w:rsid w:val="00C6624C"/>
    <w:rsid w:val="00C66E41"/>
    <w:rsid w:val="00C6765D"/>
    <w:rsid w:val="00C708EA"/>
    <w:rsid w:val="00C73329"/>
    <w:rsid w:val="00C746B4"/>
    <w:rsid w:val="00C76F05"/>
    <w:rsid w:val="00C77B4E"/>
    <w:rsid w:val="00C80E27"/>
    <w:rsid w:val="00C8335F"/>
    <w:rsid w:val="00C856E6"/>
    <w:rsid w:val="00C86CD2"/>
    <w:rsid w:val="00C87D84"/>
    <w:rsid w:val="00C91184"/>
    <w:rsid w:val="00C942DC"/>
    <w:rsid w:val="00C95FF1"/>
    <w:rsid w:val="00CA1293"/>
    <w:rsid w:val="00CA2142"/>
    <w:rsid w:val="00CA3F56"/>
    <w:rsid w:val="00CA497F"/>
    <w:rsid w:val="00CA6AA6"/>
    <w:rsid w:val="00CB3239"/>
    <w:rsid w:val="00CB3B5A"/>
    <w:rsid w:val="00CB48D7"/>
    <w:rsid w:val="00CB6FE5"/>
    <w:rsid w:val="00CB7206"/>
    <w:rsid w:val="00CB733B"/>
    <w:rsid w:val="00CB774D"/>
    <w:rsid w:val="00CC024B"/>
    <w:rsid w:val="00CC19B3"/>
    <w:rsid w:val="00CC29ED"/>
    <w:rsid w:val="00CC36F6"/>
    <w:rsid w:val="00CC4455"/>
    <w:rsid w:val="00CC52DA"/>
    <w:rsid w:val="00CC57CF"/>
    <w:rsid w:val="00CC76B8"/>
    <w:rsid w:val="00CD3B21"/>
    <w:rsid w:val="00CD4711"/>
    <w:rsid w:val="00CD48F7"/>
    <w:rsid w:val="00CD4C1D"/>
    <w:rsid w:val="00CD55A7"/>
    <w:rsid w:val="00CD62FB"/>
    <w:rsid w:val="00CD7894"/>
    <w:rsid w:val="00CE531D"/>
    <w:rsid w:val="00CE6C58"/>
    <w:rsid w:val="00CE7A45"/>
    <w:rsid w:val="00CF0730"/>
    <w:rsid w:val="00CF1E55"/>
    <w:rsid w:val="00CF4002"/>
    <w:rsid w:val="00CF4983"/>
    <w:rsid w:val="00CF4B89"/>
    <w:rsid w:val="00CF4DC7"/>
    <w:rsid w:val="00CF61DE"/>
    <w:rsid w:val="00CF7A33"/>
    <w:rsid w:val="00CF7B02"/>
    <w:rsid w:val="00D010F7"/>
    <w:rsid w:val="00D01537"/>
    <w:rsid w:val="00D03E71"/>
    <w:rsid w:val="00D040BB"/>
    <w:rsid w:val="00D12198"/>
    <w:rsid w:val="00D12E3F"/>
    <w:rsid w:val="00D148AC"/>
    <w:rsid w:val="00D17E92"/>
    <w:rsid w:val="00D20F48"/>
    <w:rsid w:val="00D221F1"/>
    <w:rsid w:val="00D22AC1"/>
    <w:rsid w:val="00D26395"/>
    <w:rsid w:val="00D31522"/>
    <w:rsid w:val="00D3153C"/>
    <w:rsid w:val="00D332F4"/>
    <w:rsid w:val="00D334A1"/>
    <w:rsid w:val="00D33E27"/>
    <w:rsid w:val="00D34918"/>
    <w:rsid w:val="00D36263"/>
    <w:rsid w:val="00D37400"/>
    <w:rsid w:val="00D4352C"/>
    <w:rsid w:val="00D43D65"/>
    <w:rsid w:val="00D44481"/>
    <w:rsid w:val="00D44842"/>
    <w:rsid w:val="00D45389"/>
    <w:rsid w:val="00D50AC4"/>
    <w:rsid w:val="00D51793"/>
    <w:rsid w:val="00D52150"/>
    <w:rsid w:val="00D5273D"/>
    <w:rsid w:val="00D52B6C"/>
    <w:rsid w:val="00D545C8"/>
    <w:rsid w:val="00D55B23"/>
    <w:rsid w:val="00D56FA5"/>
    <w:rsid w:val="00D57332"/>
    <w:rsid w:val="00D60B39"/>
    <w:rsid w:val="00D61A1B"/>
    <w:rsid w:val="00D61DFC"/>
    <w:rsid w:val="00D646AC"/>
    <w:rsid w:val="00D70CCF"/>
    <w:rsid w:val="00D72C67"/>
    <w:rsid w:val="00D73051"/>
    <w:rsid w:val="00D7440E"/>
    <w:rsid w:val="00D76D57"/>
    <w:rsid w:val="00D81EF5"/>
    <w:rsid w:val="00D8377B"/>
    <w:rsid w:val="00D868F2"/>
    <w:rsid w:val="00D9176B"/>
    <w:rsid w:val="00D917EC"/>
    <w:rsid w:val="00D934FF"/>
    <w:rsid w:val="00D947D0"/>
    <w:rsid w:val="00D968E3"/>
    <w:rsid w:val="00DA2053"/>
    <w:rsid w:val="00DA3788"/>
    <w:rsid w:val="00DA4BCA"/>
    <w:rsid w:val="00DB2CC5"/>
    <w:rsid w:val="00DB38A1"/>
    <w:rsid w:val="00DB43CC"/>
    <w:rsid w:val="00DB6F84"/>
    <w:rsid w:val="00DC3FCA"/>
    <w:rsid w:val="00DC5757"/>
    <w:rsid w:val="00DD1FFC"/>
    <w:rsid w:val="00DD4FD7"/>
    <w:rsid w:val="00DD5F9D"/>
    <w:rsid w:val="00DD626E"/>
    <w:rsid w:val="00DD66D2"/>
    <w:rsid w:val="00DD68B4"/>
    <w:rsid w:val="00DE492A"/>
    <w:rsid w:val="00DE55D2"/>
    <w:rsid w:val="00DE5942"/>
    <w:rsid w:val="00DE5A3C"/>
    <w:rsid w:val="00DE65E8"/>
    <w:rsid w:val="00DE6FDA"/>
    <w:rsid w:val="00DE735F"/>
    <w:rsid w:val="00DE7520"/>
    <w:rsid w:val="00DF0E1D"/>
    <w:rsid w:val="00DF1441"/>
    <w:rsid w:val="00DF150E"/>
    <w:rsid w:val="00DF48B9"/>
    <w:rsid w:val="00DF6555"/>
    <w:rsid w:val="00DF7760"/>
    <w:rsid w:val="00DF79D5"/>
    <w:rsid w:val="00E00844"/>
    <w:rsid w:val="00E018A9"/>
    <w:rsid w:val="00E038E5"/>
    <w:rsid w:val="00E03F66"/>
    <w:rsid w:val="00E04F80"/>
    <w:rsid w:val="00E06C26"/>
    <w:rsid w:val="00E07DA5"/>
    <w:rsid w:val="00E121C6"/>
    <w:rsid w:val="00E124CC"/>
    <w:rsid w:val="00E12706"/>
    <w:rsid w:val="00E12818"/>
    <w:rsid w:val="00E143E0"/>
    <w:rsid w:val="00E15FD2"/>
    <w:rsid w:val="00E16BA9"/>
    <w:rsid w:val="00E205F8"/>
    <w:rsid w:val="00E20EC5"/>
    <w:rsid w:val="00E21CF5"/>
    <w:rsid w:val="00E24B22"/>
    <w:rsid w:val="00E24C9B"/>
    <w:rsid w:val="00E262C0"/>
    <w:rsid w:val="00E26D42"/>
    <w:rsid w:val="00E27CC1"/>
    <w:rsid w:val="00E320ED"/>
    <w:rsid w:val="00E34A7F"/>
    <w:rsid w:val="00E361D4"/>
    <w:rsid w:val="00E37B92"/>
    <w:rsid w:val="00E40859"/>
    <w:rsid w:val="00E40ED9"/>
    <w:rsid w:val="00E41596"/>
    <w:rsid w:val="00E4186C"/>
    <w:rsid w:val="00E41DE9"/>
    <w:rsid w:val="00E42F56"/>
    <w:rsid w:val="00E44DE6"/>
    <w:rsid w:val="00E45224"/>
    <w:rsid w:val="00E4685C"/>
    <w:rsid w:val="00E51AAD"/>
    <w:rsid w:val="00E52E30"/>
    <w:rsid w:val="00E5338F"/>
    <w:rsid w:val="00E555BD"/>
    <w:rsid w:val="00E609A9"/>
    <w:rsid w:val="00E61BF4"/>
    <w:rsid w:val="00E63F16"/>
    <w:rsid w:val="00E66FEB"/>
    <w:rsid w:val="00E67B3A"/>
    <w:rsid w:val="00E7060B"/>
    <w:rsid w:val="00E7068F"/>
    <w:rsid w:val="00E720D6"/>
    <w:rsid w:val="00E73516"/>
    <w:rsid w:val="00E74F6D"/>
    <w:rsid w:val="00E7620B"/>
    <w:rsid w:val="00E7701B"/>
    <w:rsid w:val="00E773B6"/>
    <w:rsid w:val="00E8051F"/>
    <w:rsid w:val="00E81546"/>
    <w:rsid w:val="00E81E35"/>
    <w:rsid w:val="00E82B86"/>
    <w:rsid w:val="00E82F63"/>
    <w:rsid w:val="00E830F8"/>
    <w:rsid w:val="00E83329"/>
    <w:rsid w:val="00E86133"/>
    <w:rsid w:val="00E863FE"/>
    <w:rsid w:val="00E902E9"/>
    <w:rsid w:val="00E90FC9"/>
    <w:rsid w:val="00E93673"/>
    <w:rsid w:val="00E93679"/>
    <w:rsid w:val="00E94E02"/>
    <w:rsid w:val="00E96957"/>
    <w:rsid w:val="00E9745F"/>
    <w:rsid w:val="00E9763A"/>
    <w:rsid w:val="00E97D30"/>
    <w:rsid w:val="00EA1609"/>
    <w:rsid w:val="00EA17A8"/>
    <w:rsid w:val="00EA24A4"/>
    <w:rsid w:val="00EA2E6B"/>
    <w:rsid w:val="00EA33F2"/>
    <w:rsid w:val="00EA3956"/>
    <w:rsid w:val="00EA3C13"/>
    <w:rsid w:val="00EA4639"/>
    <w:rsid w:val="00EA6462"/>
    <w:rsid w:val="00EA721D"/>
    <w:rsid w:val="00EA777C"/>
    <w:rsid w:val="00EA7D4D"/>
    <w:rsid w:val="00EB006D"/>
    <w:rsid w:val="00EB27E0"/>
    <w:rsid w:val="00EB2AAD"/>
    <w:rsid w:val="00EB59F3"/>
    <w:rsid w:val="00EC05B0"/>
    <w:rsid w:val="00EC184A"/>
    <w:rsid w:val="00EC2681"/>
    <w:rsid w:val="00EC34EC"/>
    <w:rsid w:val="00EC3C01"/>
    <w:rsid w:val="00EC4DF7"/>
    <w:rsid w:val="00EC7D99"/>
    <w:rsid w:val="00ED0EF0"/>
    <w:rsid w:val="00ED1862"/>
    <w:rsid w:val="00ED2C63"/>
    <w:rsid w:val="00EE1631"/>
    <w:rsid w:val="00EE3F2F"/>
    <w:rsid w:val="00EE3FAA"/>
    <w:rsid w:val="00EE514D"/>
    <w:rsid w:val="00EE5963"/>
    <w:rsid w:val="00EE597C"/>
    <w:rsid w:val="00EE6DB2"/>
    <w:rsid w:val="00EE6F85"/>
    <w:rsid w:val="00EF095B"/>
    <w:rsid w:val="00EF3304"/>
    <w:rsid w:val="00EF3E14"/>
    <w:rsid w:val="00EF4078"/>
    <w:rsid w:val="00EF4251"/>
    <w:rsid w:val="00EF4502"/>
    <w:rsid w:val="00EF4677"/>
    <w:rsid w:val="00EF5D9E"/>
    <w:rsid w:val="00EF7462"/>
    <w:rsid w:val="00F00EE2"/>
    <w:rsid w:val="00F04B99"/>
    <w:rsid w:val="00F04BD2"/>
    <w:rsid w:val="00F0579F"/>
    <w:rsid w:val="00F07A0F"/>
    <w:rsid w:val="00F07B29"/>
    <w:rsid w:val="00F12AE5"/>
    <w:rsid w:val="00F14684"/>
    <w:rsid w:val="00F1701A"/>
    <w:rsid w:val="00F218E1"/>
    <w:rsid w:val="00F21938"/>
    <w:rsid w:val="00F223A8"/>
    <w:rsid w:val="00F22436"/>
    <w:rsid w:val="00F22CD9"/>
    <w:rsid w:val="00F27603"/>
    <w:rsid w:val="00F30135"/>
    <w:rsid w:val="00F327A3"/>
    <w:rsid w:val="00F32922"/>
    <w:rsid w:val="00F338A4"/>
    <w:rsid w:val="00F33D57"/>
    <w:rsid w:val="00F344DB"/>
    <w:rsid w:val="00F354E3"/>
    <w:rsid w:val="00F3629A"/>
    <w:rsid w:val="00F369A1"/>
    <w:rsid w:val="00F37188"/>
    <w:rsid w:val="00F3763E"/>
    <w:rsid w:val="00F3779F"/>
    <w:rsid w:val="00F40EA0"/>
    <w:rsid w:val="00F41B69"/>
    <w:rsid w:val="00F4362E"/>
    <w:rsid w:val="00F4437F"/>
    <w:rsid w:val="00F44660"/>
    <w:rsid w:val="00F452A7"/>
    <w:rsid w:val="00F46257"/>
    <w:rsid w:val="00F51417"/>
    <w:rsid w:val="00F54396"/>
    <w:rsid w:val="00F54639"/>
    <w:rsid w:val="00F54FCD"/>
    <w:rsid w:val="00F556AB"/>
    <w:rsid w:val="00F55D93"/>
    <w:rsid w:val="00F60B96"/>
    <w:rsid w:val="00F61D98"/>
    <w:rsid w:val="00F61E34"/>
    <w:rsid w:val="00F625EE"/>
    <w:rsid w:val="00F71034"/>
    <w:rsid w:val="00F72568"/>
    <w:rsid w:val="00F729E2"/>
    <w:rsid w:val="00F7382B"/>
    <w:rsid w:val="00F7527E"/>
    <w:rsid w:val="00F845FF"/>
    <w:rsid w:val="00F84969"/>
    <w:rsid w:val="00F85671"/>
    <w:rsid w:val="00F85716"/>
    <w:rsid w:val="00F87B69"/>
    <w:rsid w:val="00F905A6"/>
    <w:rsid w:val="00F9160E"/>
    <w:rsid w:val="00F92CC5"/>
    <w:rsid w:val="00F936C8"/>
    <w:rsid w:val="00F93879"/>
    <w:rsid w:val="00F951A8"/>
    <w:rsid w:val="00F956F1"/>
    <w:rsid w:val="00F966B4"/>
    <w:rsid w:val="00F97D5C"/>
    <w:rsid w:val="00FA1A8A"/>
    <w:rsid w:val="00FA481A"/>
    <w:rsid w:val="00FA51F8"/>
    <w:rsid w:val="00FA6ED9"/>
    <w:rsid w:val="00FB20B0"/>
    <w:rsid w:val="00FB3467"/>
    <w:rsid w:val="00FB3788"/>
    <w:rsid w:val="00FB4D80"/>
    <w:rsid w:val="00FB506D"/>
    <w:rsid w:val="00FB5A4E"/>
    <w:rsid w:val="00FB67FD"/>
    <w:rsid w:val="00FC03A0"/>
    <w:rsid w:val="00FC1E48"/>
    <w:rsid w:val="00FC226D"/>
    <w:rsid w:val="00FC2DB7"/>
    <w:rsid w:val="00FC2E83"/>
    <w:rsid w:val="00FC339C"/>
    <w:rsid w:val="00FC3424"/>
    <w:rsid w:val="00FC4D49"/>
    <w:rsid w:val="00FC699B"/>
    <w:rsid w:val="00FD1252"/>
    <w:rsid w:val="00FD25B5"/>
    <w:rsid w:val="00FD37E2"/>
    <w:rsid w:val="00FD4AB3"/>
    <w:rsid w:val="00FD4CE2"/>
    <w:rsid w:val="00FD5511"/>
    <w:rsid w:val="00FD587C"/>
    <w:rsid w:val="00FD5C43"/>
    <w:rsid w:val="00FD666D"/>
    <w:rsid w:val="00FE1B58"/>
    <w:rsid w:val="00FE1BAF"/>
    <w:rsid w:val="00FE2109"/>
    <w:rsid w:val="00FE3247"/>
    <w:rsid w:val="00FE758F"/>
    <w:rsid w:val="00FE785E"/>
    <w:rsid w:val="00FF27E5"/>
    <w:rsid w:val="00FF27F5"/>
    <w:rsid w:val="00FF2952"/>
    <w:rsid w:val="00FF2E20"/>
    <w:rsid w:val="00FF3BF9"/>
    <w:rsid w:val="00FF3DE0"/>
    <w:rsid w:val="00FF4B19"/>
    <w:rsid w:val="00FF5146"/>
    <w:rsid w:val="00FF5FE3"/>
    <w:rsid w:val="00FF6661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31544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Heading1">
    <w:name w:val="heading 1"/>
    <w:next w:val="Normal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黑体" w:eastAsia="黑体" w:hAnsi="黑体" w:cs="黑体"/>
      <w:color w:val="000000"/>
      <w:kern w:val="44"/>
      <w:sz w:val="36"/>
      <w:szCs w:val="36"/>
      <w:u w:color="000000"/>
    </w:rPr>
  </w:style>
  <w:style w:type="paragraph" w:styleId="Heading2">
    <w:name w:val="heading 2"/>
    <w:next w:val="Normal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kern w:val="2"/>
      <w:sz w:val="32"/>
      <w:szCs w:val="32"/>
      <w:u w:color="000000"/>
    </w:rPr>
  </w:style>
  <w:style w:type="paragraph" w:styleId="Heading3">
    <w:name w:val="heading 3"/>
    <w:next w:val="Normal"/>
    <w:pPr>
      <w:keepNext/>
      <w:keepLines/>
      <w:widowControl w:val="0"/>
      <w:spacing w:before="260" w:after="260" w:line="416" w:lineRule="auto"/>
      <w:outlineLvl w:val="2"/>
    </w:pPr>
    <w:rPr>
      <w:rFonts w:eastAsia="Arial Unicode MS" w:hAnsi="Arial Unicode MS" w:cs="Arial Unicode MS"/>
      <w:color w:val="000000"/>
      <w:kern w:val="2"/>
      <w:sz w:val="30"/>
      <w:szCs w:val="30"/>
      <w:u w:color="000000"/>
    </w:rPr>
  </w:style>
  <w:style w:type="paragraph" w:styleId="Heading4">
    <w:name w:val="heading 4"/>
    <w:next w:val="Normal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pPr>
      <w:widowControl w:val="0"/>
      <w:tabs>
        <w:tab w:val="center" w:pos="4320"/>
        <w:tab w:val="right" w:pos="8640"/>
      </w:tabs>
      <w:jc w:val="center"/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styleId="Footer">
    <w:name w:val="footer"/>
    <w:pPr>
      <w:widowControl w:val="0"/>
      <w:tabs>
        <w:tab w:val="center" w:pos="4320"/>
        <w:tab w:val="right" w:pos="8640"/>
      </w:tabs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customStyle="1" w:styleId="a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Caption">
    <w:name w:val="caption"/>
    <w:next w:val="Normal"/>
    <w:pPr>
      <w:widowControl w:val="0"/>
      <w:jc w:val="both"/>
    </w:pPr>
    <w:rPr>
      <w:rFonts w:ascii="Arial Unicode MS" w:eastAsia="Helvetica" w:hAnsi="Arial Unicode MS" w:cs="Arial Unicode MS" w:hint="eastAsia"/>
      <w:color w:val="000000"/>
      <w:kern w:val="2"/>
      <w:u w:color="000000"/>
    </w:rPr>
  </w:style>
  <w:style w:type="numbering" w:customStyle="1" w:styleId="List0">
    <w:name w:val="List 0"/>
    <w:basedOn w:val="1"/>
    <w:pPr>
      <w:numPr>
        <w:numId w:val="3"/>
      </w:numPr>
    </w:pPr>
  </w:style>
  <w:style w:type="numbering" w:customStyle="1" w:styleId="1">
    <w:name w:val="已导入的样式“1”"/>
  </w:style>
  <w:style w:type="paragraph" w:styleId="ListParagraph">
    <w:name w:val="List Paragraph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0">
    <w:name w:val="无"/>
  </w:style>
  <w:style w:type="character" w:customStyle="1" w:styleId="Hyperlink0">
    <w:name w:val="Hyperlink.0"/>
    <w:basedOn w:val="a0"/>
    <w:rPr>
      <w:color w:val="000000"/>
      <w:sz w:val="21"/>
      <w:szCs w:val="21"/>
      <w:u w:color="000000"/>
    </w:rPr>
  </w:style>
  <w:style w:type="numbering" w:customStyle="1" w:styleId="List1">
    <w:name w:val="List 1"/>
    <w:basedOn w:val="2"/>
    <w:pPr>
      <w:numPr>
        <w:numId w:val="6"/>
      </w:numPr>
    </w:pPr>
  </w:style>
  <w:style w:type="numbering" w:customStyle="1" w:styleId="2">
    <w:name w:val="已导入的样式“2”"/>
  </w:style>
  <w:style w:type="paragraph" w:customStyle="1" w:styleId="a1">
    <w:name w:val="注意"/>
    <w:pPr>
      <w:widowControl w:val="0"/>
      <w:spacing w:line="360" w:lineRule="auto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3"/>
    <w:pPr>
      <w:numPr>
        <w:numId w:val="9"/>
      </w:numPr>
    </w:pPr>
  </w:style>
  <w:style w:type="numbering" w:customStyle="1" w:styleId="3">
    <w:name w:val="已导入的样式“3”"/>
  </w:style>
  <w:style w:type="character" w:customStyle="1" w:styleId="a2">
    <w:name w:val="链接"/>
    <w:rPr>
      <w:u w:val="single"/>
    </w:rPr>
  </w:style>
  <w:style w:type="character" w:customStyle="1" w:styleId="Hyperlink1">
    <w:name w:val="Hyperlink.1"/>
    <w:basedOn w:val="a2"/>
    <w:rPr>
      <w:sz w:val="21"/>
      <w:szCs w:val="21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576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76A"/>
    <w:rPr>
      <w:rFonts w:ascii="Lucida Grande" w:eastAsia="Cambria" w:hAnsi="Lucida Grande" w:cs="Lucida Grande"/>
      <w:color w:val="000000"/>
      <w:kern w:val="2"/>
      <w:sz w:val="18"/>
      <w:szCs w:val="18"/>
      <w:u w:color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39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hyperlink" Target="http://thebigboss.org/guides-iphone-ipod-ipad/sbsettings-toggle-spec" TargetMode="External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7</Pages>
  <Words>8850</Words>
  <Characters>50448</Characters>
  <Application>Microsoft Macintosh Word</Application>
  <DocSecurity>0</DocSecurity>
  <Lines>420</Lines>
  <Paragraphs>118</Paragraphs>
  <ScaleCrop>false</ScaleCrop>
  <Company/>
  <LinksUpToDate>false</LinksUpToDate>
  <CharactersWithSpaces>59180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1760</cp:revision>
  <dcterms:created xsi:type="dcterms:W3CDTF">2015-02-25T12:01:00Z</dcterms:created>
  <dcterms:modified xsi:type="dcterms:W3CDTF">2015-04-08T07:01:00Z</dcterms:modified>
</cp:coreProperties>
</file>