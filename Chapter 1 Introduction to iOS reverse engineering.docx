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7762D" w14:textId="1D25902A" w:rsidR="004162ED" w:rsidRDefault="00B02214" w:rsidP="00BC3C5A">
      <w:pPr>
        <w:pStyle w:val="Heading1"/>
        <w:rPr>
          <w:rFonts w:hint="default"/>
        </w:rPr>
      </w:pPr>
      <w:r>
        <w:rPr>
          <w:rFonts w:eastAsia="Arial Unicode MS" w:hint="default"/>
        </w:rPr>
        <w:t>Part I Concepts</w:t>
      </w:r>
    </w:p>
    <w:p w14:paraId="00E65749" w14:textId="13965851" w:rsidR="004162ED" w:rsidRDefault="00B02214">
      <w:pPr>
        <w:rPr>
          <w:rFonts w:hint="default"/>
        </w:rPr>
      </w:pPr>
      <w:r>
        <w:rPr>
          <w:rFonts w:ascii="Times New Roman" w:eastAsia="Arial Unicode MS" w:hint="default"/>
        </w:rPr>
        <w:t>Software reverse engineering refers to the process of deducing the implementation and design details of a program or a system by analyzing the functions, structures or behaviors of it. When we are very interested in a certain software feature while not having the access to the source code, we can try to analyze it by reverse engineering.</w:t>
      </w:r>
    </w:p>
    <w:p w14:paraId="200DD9F4" w14:textId="7069020D" w:rsidR="004162ED" w:rsidRDefault="00B02214">
      <w:pPr>
        <w:rPr>
          <w:rFonts w:hint="default"/>
        </w:rPr>
      </w:pPr>
      <w:r>
        <w:rPr>
          <w:rFonts w:ascii="Times New Roman" w:eastAsia="Arial Unicode MS" w:hint="default"/>
        </w:rPr>
        <w:t xml:space="preserve">For iOS developers, Apps on iOS are one of the most complex but fantastic virtual items as far as we know. They are elaborate, meticulous and creative. As developers, when you see an exquisite App, not only will you be amazed by its implementation, but also you will be curious about what kind of </w:t>
      </w:r>
      <w:proofErr w:type="gramStart"/>
      <w:r>
        <w:rPr>
          <w:rFonts w:ascii="Times New Roman" w:eastAsia="Arial Unicode MS" w:hint="default"/>
        </w:rPr>
        <w:t>techniques</w:t>
      </w:r>
      <w:proofErr w:type="gramEnd"/>
      <w:r>
        <w:rPr>
          <w:rFonts w:ascii="Times New Roman" w:eastAsia="Arial Unicode MS" w:hint="default"/>
        </w:rPr>
        <w:t xml:space="preserve"> are used in this App and what we can learn from it.</w:t>
      </w:r>
    </w:p>
    <w:p w14:paraId="16E2B87C" w14:textId="31715D51" w:rsidR="004162ED" w:rsidRPr="00696465" w:rsidRDefault="00B02214" w:rsidP="00696465">
      <w:pPr>
        <w:pStyle w:val="Heading1"/>
        <w:rPr>
          <w:rFonts w:hint="default"/>
        </w:rPr>
      </w:pPr>
      <w:r w:rsidRPr="00696465">
        <w:rPr>
          <w:rFonts w:eastAsia="Arial Unicode MS" w:hint="default"/>
        </w:rPr>
        <w:t>Chapter 1 Introduction to iOS reverse engineering</w:t>
      </w:r>
    </w:p>
    <w:p w14:paraId="3B7BACB0" w14:textId="4F893AAD" w:rsidR="004162ED" w:rsidRDefault="00B02214">
      <w:pPr>
        <w:rPr>
          <w:rFonts w:hint="default"/>
        </w:rPr>
      </w:pPr>
      <w:r>
        <w:rPr>
          <w:rFonts w:ascii="Times New Roman" w:eastAsia="Arial Unicode MS" w:hint="default"/>
        </w:rPr>
        <w:t xml:space="preserve">Although the recipe of Coca-Cola is highly confidential, some other companies can still copy its taste. Although we don't have access to the source code of others' Apps, we can dig into their details by reverse engineering. </w:t>
      </w:r>
    </w:p>
    <w:p w14:paraId="22693449" w14:textId="66D3FB21" w:rsidR="004162ED" w:rsidRDefault="00B02214" w:rsidP="00D604AC">
      <w:pPr>
        <w:pStyle w:val="Heading2"/>
        <w:numPr>
          <w:ilvl w:val="1"/>
          <w:numId w:val="3"/>
        </w:numPr>
        <w:tabs>
          <w:tab w:val="num" w:pos="480"/>
        </w:tabs>
      </w:pPr>
      <w:r>
        <w:t xml:space="preserve"> Prerequisite of iOS reverse engineering</w:t>
      </w:r>
    </w:p>
    <w:p w14:paraId="71B9AAA4" w14:textId="4E0202CB" w:rsidR="004162ED" w:rsidRDefault="00B02214">
      <w:pPr>
        <w:rPr>
          <w:rFonts w:hint="default"/>
        </w:rPr>
      </w:pPr>
      <w:proofErr w:type="gramStart"/>
      <w:r>
        <w:rPr>
          <w:rFonts w:ascii="Times New Roman" w:eastAsia="Arial Unicode MS" w:hint="default"/>
        </w:rPr>
        <w:t>iOS</w:t>
      </w:r>
      <w:proofErr w:type="gramEnd"/>
      <w:r>
        <w:rPr>
          <w:rFonts w:ascii="Times New Roman" w:eastAsia="Arial Unicode MS" w:hint="default"/>
        </w:rPr>
        <w:t xml:space="preserve"> reverse engineering refers to the process of reverse analysis at software-level. If you want to have strong skills on iOS reverse engineering, you'd better be familiar with the hardware constitution of iOS and how iOS works. Also, you should have rich experiences in developing iOS Apps. If you can infer the project scale of an App after using it for a while, its related technologies, its MVC pattern, </w:t>
      </w:r>
      <w:r>
        <w:rPr>
          <w:rFonts w:ascii="Times New Roman" w:eastAsia="Arial Unicode MS" w:hint="default"/>
          <w:u w:color="FF0000"/>
        </w:rPr>
        <w:t>and</w:t>
      </w:r>
      <w:r>
        <w:rPr>
          <w:rFonts w:ascii="Times New Roman" w:eastAsia="Arial Unicode MS" w:hint="default"/>
          <w:color w:val="FF0000"/>
          <w:u w:color="FF0000"/>
        </w:rPr>
        <w:t xml:space="preserve"> </w:t>
      </w:r>
      <w:r>
        <w:rPr>
          <w:rFonts w:ascii="Times New Roman" w:eastAsia="Arial Unicode MS" w:hint="default"/>
        </w:rPr>
        <w:t>which open source projects or frameworks it references, you can announce that you have a good ability on reverse engineering.</w:t>
      </w:r>
    </w:p>
    <w:p w14:paraId="3DB8192B" w14:textId="0BEF836C" w:rsidR="004162ED" w:rsidRDefault="00B02214">
      <w:pPr>
        <w:rPr>
          <w:rFonts w:hint="default"/>
        </w:rPr>
      </w:pPr>
      <w:r>
        <w:rPr>
          <w:rFonts w:ascii="Times New Roman" w:eastAsia="Arial Unicode MS" w:hint="default"/>
        </w:rPr>
        <w:t xml:space="preserve">Sounds demanding? Aha, a bit. However, all above prerequisites are not fully necessary. As long as you can keep a strong curiosity and perseverance in iOS reverse engineering, you can also become a good iOS reverse engineer. The reason is that during the process of reverse engineering, your curiosity will drive </w:t>
      </w:r>
      <w:r>
        <w:rPr>
          <w:rFonts w:ascii="Times New Roman" w:eastAsia="Arial Unicode MS" w:hint="default"/>
          <w:u w:color="FF0000"/>
        </w:rPr>
        <w:t>you</w:t>
      </w:r>
      <w:r>
        <w:rPr>
          <w:rFonts w:ascii="Times New Roman" w:eastAsia="Arial Unicode MS" w:hint="default"/>
          <w:color w:val="FF0000"/>
          <w:u w:color="FF0000"/>
        </w:rPr>
        <w:t xml:space="preserve"> </w:t>
      </w:r>
      <w:r>
        <w:rPr>
          <w:rFonts w:ascii="Times New Roman" w:eastAsia="Arial Unicode MS" w:hint="default"/>
        </w:rPr>
        <w:t>to study those classical Apps. And it is inevitable that you will encounter some problems that you can't answer them immediately. As a result, it takes your perseverance to support you to overcome the difficulties one by one. Trust me, you will surely get your ability improved and feel the beauty of reverse engineering after putting lots of efforts on programming, debugging and analyzing the logic of software.</w:t>
      </w:r>
    </w:p>
    <w:p w14:paraId="524C82AE" w14:textId="5EEC3561" w:rsidR="004162ED" w:rsidRDefault="00B02214" w:rsidP="000A5809">
      <w:pPr>
        <w:pStyle w:val="Heading2"/>
        <w:numPr>
          <w:ilvl w:val="1"/>
          <w:numId w:val="3"/>
        </w:numPr>
        <w:tabs>
          <w:tab w:val="num" w:pos="480"/>
        </w:tabs>
      </w:pPr>
      <w:r>
        <w:lastRenderedPageBreak/>
        <w:t>What does iOS reverse engineering do</w:t>
      </w:r>
    </w:p>
    <w:p w14:paraId="596C9860" w14:textId="368689B0" w:rsidR="004162ED" w:rsidRDefault="00B02214">
      <w:pPr>
        <w:rPr>
          <w:rFonts w:hint="default"/>
        </w:rPr>
      </w:pPr>
      <w:r>
        <w:rPr>
          <w:rFonts w:ascii="Times New Roman" w:eastAsia="Arial Unicode MS" w:hint="default"/>
        </w:rPr>
        <w:t>Metaphorically speaking, we can regard iOS reverse engineering as a spear, which can break the seemingly safe protection of Apps. It is interesting and ridiculous to note that many companies that develop Apps are not aware of the existence of this spear and think their Apps are unbreakable.</w:t>
      </w:r>
    </w:p>
    <w:p w14:paraId="48ACEAF2" w14:textId="6D6EBA2D" w:rsidR="004162ED" w:rsidRDefault="00B02214">
      <w:pPr>
        <w:rPr>
          <w:rFonts w:hint="default"/>
        </w:rPr>
      </w:pPr>
      <w:r>
        <w:rPr>
          <w:rFonts w:ascii="Times New Roman" w:eastAsia="Arial Unicode MS" w:hint="default"/>
        </w:rPr>
        <w:t>For IM Apps like WeChat or WhatsApp, the core of this kind of Apps is the information they exchange. For software of bank, payment or e-commerce, the core is the monetary transaction data and customer information. All these core data have to be securely protected. So developers have to protect their Apps by combining anti-debugging, data encryption and code obfuscation together. The aim is to increase the difficulty of reverse engineering and prevent similar security issues from affecting user experience.</w:t>
      </w:r>
    </w:p>
    <w:p w14:paraId="16842D64" w14:textId="1E01C093" w:rsidR="004162ED" w:rsidRPr="00B04CA2" w:rsidRDefault="00B02214" w:rsidP="00B04CA2">
      <w:pPr>
        <w:rPr>
          <w:rFonts w:ascii="Times New Roman" w:eastAsia="Arial Unicode MS" w:hint="default"/>
        </w:rPr>
      </w:pPr>
      <w:r>
        <w:rPr>
          <w:rFonts w:ascii="Times New Roman" w:eastAsia="Arial Unicode MS" w:hint="default"/>
        </w:rPr>
        <w:t xml:space="preserve">However, the technologies currently being used to protect Apps are not in the same dimension with those being used in iOS reverse engineering. For general App protections, they look like castle. </w:t>
      </w:r>
      <w:r w:rsidRPr="00B04CA2">
        <w:rPr>
          <w:rFonts w:ascii="Times New Roman" w:eastAsia="Arial Unicode MS" w:hint="default"/>
        </w:rPr>
        <w:t>By applying the MVC architecture of Apps inside the castle with thick walls outside, we may feel that they are insurmountable,</w:t>
      </w:r>
      <w:r>
        <w:rPr>
          <w:rFonts w:ascii="Times New Roman" w:eastAsia="Arial Unicode MS" w:hint="default"/>
        </w:rPr>
        <w:t xml:space="preserve"> as shown in figure 1-1.</w:t>
      </w:r>
    </w:p>
    <w:p w14:paraId="67CE0402" w14:textId="77777777" w:rsidR="004162ED" w:rsidRDefault="00BA0581">
      <w:pPr>
        <w:keepNext/>
        <w:ind w:firstLine="0"/>
        <w:jc w:val="center"/>
        <w:rPr>
          <w:rFonts w:hint="default"/>
        </w:rPr>
      </w:pPr>
      <w:r>
        <w:rPr>
          <w:noProof/>
          <w:lang w:eastAsia="en-US"/>
        </w:rPr>
        <w:drawing>
          <wp:inline distT="0" distB="0" distL="0" distR="0" wp14:anchorId="312B9E4D" wp14:editId="7164AD7C">
            <wp:extent cx="5669280" cy="31936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1.png"/>
                    <pic:cNvPicPr/>
                  </pic:nvPicPr>
                  <pic:blipFill>
                    <a:blip r:embed="rId7">
                      <a:extLst/>
                    </a:blip>
                    <a:stretch>
                      <a:fillRect/>
                    </a:stretch>
                  </pic:blipFill>
                  <pic:spPr>
                    <a:xfrm>
                      <a:off x="0" y="0"/>
                      <a:ext cx="5669280" cy="3193695"/>
                    </a:xfrm>
                    <a:prstGeom prst="rect">
                      <a:avLst/>
                    </a:prstGeom>
                    <a:ln w="12700" cap="flat">
                      <a:noFill/>
                      <a:miter lim="400000"/>
                    </a:ln>
                    <a:effectLst/>
                  </pic:spPr>
                </pic:pic>
              </a:graphicData>
            </a:graphic>
          </wp:inline>
        </w:drawing>
      </w:r>
    </w:p>
    <w:p w14:paraId="7931139C" w14:textId="246966D4" w:rsidR="004162ED" w:rsidRPr="008F1B44" w:rsidRDefault="00B02214">
      <w:pPr>
        <w:jc w:val="center"/>
        <w:rPr>
          <w:rFonts w:ascii="Times New Roman" w:hAnsi="Times New Roman" w:hint="default"/>
        </w:rPr>
      </w:pPr>
      <w:r w:rsidRPr="008F1B44">
        <w:rPr>
          <w:rFonts w:ascii="Times New Roman" w:hAnsi="Times New Roman" w:hint="default"/>
        </w:rPr>
        <w:t xml:space="preserve">Figure 1-1 </w:t>
      </w:r>
      <w:r w:rsidRPr="008F1B44">
        <w:rPr>
          <w:rFonts w:ascii="Times New Roman" w:eastAsia="Arial Unicode MS" w:hAnsi="Times New Roman" w:hint="default"/>
        </w:rPr>
        <w:t>Strong fortress, taken from Assassin's Creed</w:t>
      </w:r>
    </w:p>
    <w:p w14:paraId="6D9E8942" w14:textId="20A2704B" w:rsidR="004162ED" w:rsidRDefault="00B02214">
      <w:pPr>
        <w:rPr>
          <w:rFonts w:hint="default"/>
        </w:rPr>
      </w:pPr>
      <w:r>
        <w:rPr>
          <w:rFonts w:ascii="Times New Roman" w:eastAsia="Arial Unicode MS" w:hint="default"/>
        </w:rPr>
        <w:t>But if we step onto another higher dimension and overlook into the castle where the App resides, you find that structure inside the castle is no longer a secret, as shown in figure 1-2.</w:t>
      </w:r>
    </w:p>
    <w:p w14:paraId="7604A9C6" w14:textId="77777777" w:rsidR="004162ED" w:rsidRDefault="00BA0581">
      <w:pPr>
        <w:keepNext/>
        <w:ind w:firstLine="0"/>
        <w:jc w:val="center"/>
        <w:rPr>
          <w:rFonts w:hint="default"/>
        </w:rPr>
      </w:pPr>
      <w:r>
        <w:rPr>
          <w:noProof/>
          <w:lang w:eastAsia="en-US"/>
        </w:rPr>
        <w:lastRenderedPageBreak/>
        <w:drawing>
          <wp:inline distT="0" distB="0" distL="0" distR="0" wp14:anchorId="3E60731F" wp14:editId="152D3685">
            <wp:extent cx="5669280" cy="319369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2.png"/>
                    <pic:cNvPicPr/>
                  </pic:nvPicPr>
                  <pic:blipFill>
                    <a:blip r:embed="rId8">
                      <a:extLst/>
                    </a:blip>
                    <a:stretch>
                      <a:fillRect/>
                    </a:stretch>
                  </pic:blipFill>
                  <pic:spPr>
                    <a:xfrm>
                      <a:off x="0" y="0"/>
                      <a:ext cx="5669280" cy="3193695"/>
                    </a:xfrm>
                    <a:prstGeom prst="rect">
                      <a:avLst/>
                    </a:prstGeom>
                    <a:ln w="12700" cap="flat">
                      <a:noFill/>
                      <a:miter lim="400000"/>
                    </a:ln>
                    <a:effectLst/>
                  </pic:spPr>
                </pic:pic>
              </a:graphicData>
            </a:graphic>
          </wp:inline>
        </w:drawing>
      </w:r>
    </w:p>
    <w:p w14:paraId="01EC8711" w14:textId="064138EB" w:rsidR="004162ED" w:rsidRPr="002D3F02" w:rsidRDefault="00B02214" w:rsidP="002D3F02">
      <w:pPr>
        <w:pStyle w:val="Caption"/>
        <w:ind w:firstLine="0"/>
        <w:jc w:val="center"/>
        <w:rPr>
          <w:rFonts w:ascii="Times New Roman" w:hAnsi="Times New Roman"/>
        </w:rPr>
      </w:pPr>
      <w:r w:rsidRPr="002D3F02">
        <w:rPr>
          <w:rFonts w:ascii="Times New Roman" w:hAnsi="Times New Roman"/>
        </w:rPr>
        <w:t xml:space="preserve">Figure 1-2 </w:t>
      </w:r>
      <w:r w:rsidRPr="002D3F02">
        <w:rPr>
          <w:rFonts w:ascii="Times New Roman" w:eastAsia="Arial Unicode MS" w:hAnsi="Times New Roman" w:cs="Arial Unicode MS"/>
        </w:rPr>
        <w:t>Overlook the castle, taken from Assassin's Creed</w:t>
      </w:r>
    </w:p>
    <w:p w14:paraId="0D8D644E" w14:textId="3B03AD9C" w:rsidR="004162ED" w:rsidRPr="0046414D" w:rsidRDefault="00B02214">
      <w:pPr>
        <w:rPr>
          <w:rFonts w:ascii="Times New Roman" w:eastAsia="Arial Unicode MS" w:hint="default"/>
        </w:rPr>
      </w:pPr>
      <w:r>
        <w:rPr>
          <w:rFonts w:ascii="Times New Roman" w:eastAsia="Arial Unicode MS" w:hint="default"/>
        </w:rPr>
        <w:t xml:space="preserve">All Objective-C interfaces, all properties, all exported functions, all global variables, even all logic are exposed in front of us, which means all protections have became useless. So if we are in this dimension, walls are no longer </w:t>
      </w:r>
      <w:r w:rsidRPr="0046414D">
        <w:rPr>
          <w:rFonts w:ascii="Times New Roman" w:eastAsia="Arial Unicode MS" w:hint="default"/>
        </w:rPr>
        <w:t>hindrances</w:t>
      </w:r>
      <w:r>
        <w:rPr>
          <w:rFonts w:ascii="Times New Roman" w:eastAsia="Arial Unicode MS" w:hint="default"/>
        </w:rPr>
        <w:t>. What we should focus on is how can we find our targets inside the huge castle.</w:t>
      </w:r>
    </w:p>
    <w:p w14:paraId="33C2818C" w14:textId="71A6A72F" w:rsidR="004162ED" w:rsidRDefault="00B02214">
      <w:pPr>
        <w:rPr>
          <w:rFonts w:hint="default"/>
        </w:rPr>
      </w:pPr>
      <w:r>
        <w:rPr>
          <w:rFonts w:ascii="Times New Roman" w:eastAsia="Arial Unicode MS" w:hint="default"/>
        </w:rPr>
        <w:t xml:space="preserve">At this point, </w:t>
      </w:r>
      <w:r w:rsidRPr="00121EA4">
        <w:rPr>
          <w:rFonts w:ascii="Times New Roman" w:eastAsia="Arial Unicode MS" w:hint="default"/>
        </w:rPr>
        <w:t>by using reverse engineering techniques, you can enter the low dimension castle from any high dimension places without damaging walls of the castle</w:t>
      </w:r>
      <w:r>
        <w:rPr>
          <w:rFonts w:ascii="Times New Roman" w:eastAsia="Arial Unicode MS" w:hint="default"/>
        </w:rPr>
        <w:t>, which is definitely tricky while not laborious. By monitoring and even changing the logic of Apps, you can learn the core information and design details easily.</w:t>
      </w:r>
    </w:p>
    <w:p w14:paraId="7645C40F" w14:textId="7C940124" w:rsidR="004162ED" w:rsidRDefault="00B02214">
      <w:pPr>
        <w:rPr>
          <w:rFonts w:hint="default"/>
        </w:rPr>
      </w:pPr>
      <w:r>
        <w:rPr>
          <w:rFonts w:ascii="Times New Roman" w:eastAsia="Arial Unicode MS" w:hint="default"/>
        </w:rPr>
        <w:t>Sounds very incredible? But this is true. According to the experiences and achievements I</w:t>
      </w:r>
      <w:r>
        <w:rPr>
          <w:rFonts w:ascii="Times New Roman" w:eastAsia="Arial Unicode MS" w:hint="default"/>
        </w:rPr>
        <w:t>’</w:t>
      </w:r>
      <w:r>
        <w:rPr>
          <w:rFonts w:ascii="Times New Roman" w:eastAsia="Arial Unicode MS" w:hint="default"/>
        </w:rPr>
        <w:t>ve got from the study of iOS reverse engineering, I can say that reverse engineering can break the protection of most Apps, all their implementation and design details can be completely exposed.</w:t>
      </w:r>
    </w:p>
    <w:p w14:paraId="39EA18C4" w14:textId="55E1A68C" w:rsidR="004162ED" w:rsidRPr="0039630B" w:rsidRDefault="00B02214" w:rsidP="0039630B">
      <w:pPr>
        <w:rPr>
          <w:rFonts w:ascii="Times New Roman" w:eastAsia="Arial Unicode MS" w:hint="default"/>
        </w:rPr>
      </w:pPr>
      <w:r w:rsidRPr="0039630B">
        <w:rPr>
          <w:rFonts w:ascii="Times New Roman" w:eastAsia="Arial Unicode MS" w:hint="default"/>
        </w:rPr>
        <w:t xml:space="preserve">The metaphor above is only my personal viewpoint. However, it vividly illustrates how powerful iOS reverse engineering is. In a nutshell, there are two </w:t>
      </w:r>
      <w:r>
        <w:rPr>
          <w:rFonts w:ascii="Times New Roman" w:eastAsia="Arial Unicode MS" w:hint="default"/>
        </w:rPr>
        <w:t>major</w:t>
      </w:r>
      <w:r w:rsidRPr="0039630B">
        <w:rPr>
          <w:rFonts w:ascii="Times New Roman" w:eastAsia="Arial Unicode MS" w:hint="default"/>
        </w:rPr>
        <w:t xml:space="preserve"> functions in i</w:t>
      </w:r>
      <w:r>
        <w:rPr>
          <w:rFonts w:ascii="Times New Roman" w:eastAsia="Arial Unicode MS" w:hint="default"/>
        </w:rPr>
        <w:t>OS reverse engineering as below:</w:t>
      </w:r>
    </w:p>
    <w:p w14:paraId="64C4F6E2" w14:textId="23FF0586" w:rsidR="004162ED" w:rsidRDefault="00B02214">
      <w:pPr>
        <w:numPr>
          <w:ilvl w:val="0"/>
          <w:numId w:val="8"/>
        </w:numPr>
        <w:tabs>
          <w:tab w:val="num" w:pos="480"/>
        </w:tabs>
        <w:ind w:left="480" w:hanging="480"/>
        <w:rPr>
          <w:rFonts w:hint="default"/>
        </w:rPr>
      </w:pPr>
      <w:r>
        <w:rPr>
          <w:rFonts w:ascii="Times New Roman" w:hint="default"/>
        </w:rPr>
        <w:t>Analyze the target App and get the core information. This can be concluded as security related reverse engineering.</w:t>
      </w:r>
    </w:p>
    <w:p w14:paraId="73403A94" w14:textId="4B2C29E2" w:rsidR="004162ED" w:rsidRDefault="00B02214">
      <w:pPr>
        <w:numPr>
          <w:ilvl w:val="0"/>
          <w:numId w:val="9"/>
        </w:numPr>
        <w:tabs>
          <w:tab w:val="num" w:pos="480"/>
        </w:tabs>
        <w:ind w:left="480" w:hanging="480"/>
        <w:rPr>
          <w:rFonts w:hint="default"/>
        </w:rPr>
      </w:pPr>
      <w:r>
        <w:rPr>
          <w:rFonts w:ascii="Times New Roman" w:hint="default"/>
        </w:rPr>
        <w:t>Learn from other Apps' features and then make use of them in our own Apps. This can be concluded as development related reverse engineering.</w:t>
      </w:r>
    </w:p>
    <w:p w14:paraId="3C79A005" w14:textId="77777777" w:rsidR="00B02214" w:rsidRPr="00B02214" w:rsidRDefault="00B02214" w:rsidP="00B02214">
      <w:pPr>
        <w:pStyle w:val="ListParagraph"/>
        <w:keepNext/>
        <w:keepLines/>
        <w:numPr>
          <w:ilvl w:val="0"/>
          <w:numId w:val="11"/>
        </w:numPr>
        <w:spacing w:before="260" w:after="260" w:line="416" w:lineRule="auto"/>
        <w:ind w:firstLineChars="0"/>
        <w:outlineLvl w:val="2"/>
        <w:rPr>
          <w:ins w:id="0" w:author="snakeninny" w:date="2015-04-17T23:38:00Z"/>
          <w:rFonts w:ascii="黑体" w:eastAsia="黑体" w:hAnsi="黑体" w:cs="黑体" w:hint="default"/>
          <w:vanish/>
          <w:sz w:val="30"/>
          <w:szCs w:val="30"/>
          <w:lang w:val="zh-TW" w:eastAsia="zh-TW"/>
        </w:rPr>
      </w:pPr>
    </w:p>
    <w:p w14:paraId="188B294E" w14:textId="77777777" w:rsidR="00B02214" w:rsidRPr="00B02214" w:rsidRDefault="00B02214" w:rsidP="00B02214">
      <w:pPr>
        <w:pStyle w:val="ListParagraph"/>
        <w:keepNext/>
        <w:keepLines/>
        <w:numPr>
          <w:ilvl w:val="1"/>
          <w:numId w:val="11"/>
        </w:numPr>
        <w:spacing w:before="260" w:after="260" w:line="416" w:lineRule="auto"/>
        <w:ind w:firstLineChars="0"/>
        <w:outlineLvl w:val="2"/>
        <w:rPr>
          <w:ins w:id="1" w:author="snakeninny" w:date="2015-04-17T23:38:00Z"/>
          <w:rFonts w:ascii="黑体" w:eastAsia="黑体" w:hAnsi="黑体" w:cs="黑体" w:hint="default"/>
          <w:vanish/>
          <w:sz w:val="30"/>
          <w:szCs w:val="30"/>
          <w:lang w:val="zh-TW" w:eastAsia="zh-TW"/>
        </w:rPr>
      </w:pPr>
    </w:p>
    <w:p w14:paraId="2AD7CA05" w14:textId="77777777" w:rsidR="00B02214" w:rsidRPr="00B02214" w:rsidRDefault="00B02214" w:rsidP="00B02214">
      <w:pPr>
        <w:pStyle w:val="ListParagraph"/>
        <w:keepNext/>
        <w:keepLines/>
        <w:numPr>
          <w:ilvl w:val="1"/>
          <w:numId w:val="11"/>
        </w:numPr>
        <w:spacing w:before="260" w:after="260" w:line="416" w:lineRule="auto"/>
        <w:ind w:firstLineChars="0"/>
        <w:outlineLvl w:val="2"/>
        <w:rPr>
          <w:ins w:id="2" w:author="snakeninny" w:date="2015-04-17T23:38:00Z"/>
          <w:rFonts w:ascii="黑体" w:eastAsia="黑体" w:hAnsi="黑体" w:cs="黑体" w:hint="default"/>
          <w:vanish/>
          <w:sz w:val="30"/>
          <w:szCs w:val="30"/>
          <w:lang w:val="zh-TW" w:eastAsia="zh-TW"/>
        </w:rPr>
      </w:pPr>
    </w:p>
    <w:p w14:paraId="5BA7F8B4" w14:textId="2189981F" w:rsidR="004162ED" w:rsidRPr="000A5809" w:rsidRDefault="00B02214" w:rsidP="00567C09">
      <w:pPr>
        <w:pStyle w:val="Heading3"/>
        <w:numPr>
          <w:ilvl w:val="2"/>
          <w:numId w:val="11"/>
        </w:numPr>
        <w:ind w:left="567"/>
        <w:rPr>
          <w:rFonts w:ascii="黑体" w:eastAsia="黑体" w:hAnsi="黑体" w:cs="黑体" w:hint="default"/>
          <w:lang w:val="zh-TW" w:eastAsia="zh-TW"/>
        </w:rPr>
      </w:pPr>
      <w:bookmarkStart w:id="3" w:name="_GoBack"/>
      <w:r w:rsidRPr="000A5809">
        <w:rPr>
          <w:rFonts w:ascii="黑体" w:eastAsia="黑体" w:hAnsi="黑体" w:cs="黑体" w:hint="default"/>
          <w:lang w:val="zh-TW" w:eastAsia="zh-TW"/>
        </w:rPr>
        <w:t>Security related iOS reverse engineering</w:t>
      </w:r>
    </w:p>
    <w:bookmarkEnd w:id="3"/>
    <w:p w14:paraId="0CAFD6DF" w14:textId="2C1DF02F" w:rsidR="004162ED" w:rsidRDefault="00B02214" w:rsidP="000A5809">
      <w:pPr>
        <w:rPr>
          <w:rFonts w:hint="default"/>
        </w:rPr>
      </w:pPr>
      <w:r>
        <w:rPr>
          <w:rFonts w:ascii="Times New Roman" w:eastAsia="Arial Unicode MS" w:hint="default"/>
        </w:rPr>
        <w:t xml:space="preserve">Security related IT industry would generally make extensive use of reverse engineering. For example, reverse engineering plays the key roles in evaluating the security level of a financial App, </w:t>
      </w:r>
      <w:proofErr w:type="gramStart"/>
      <w:r>
        <w:rPr>
          <w:rFonts w:ascii="Times New Roman" w:eastAsia="Arial Unicode MS" w:hint="default"/>
        </w:rPr>
        <w:lastRenderedPageBreak/>
        <w:t>finding</w:t>
      </w:r>
      <w:proofErr w:type="gramEnd"/>
      <w:r>
        <w:rPr>
          <w:rFonts w:ascii="Times New Roman" w:eastAsia="Arial Unicode MS" w:hint="default"/>
        </w:rPr>
        <w:t xml:space="preserve"> solutions of killing viruses, and setting up a spam phone call firewall on iOS, etc.</w:t>
      </w:r>
    </w:p>
    <w:p w14:paraId="430EE291" w14:textId="337480DC" w:rsidR="004162ED" w:rsidRPr="000A5809" w:rsidRDefault="00B02214"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hint="default"/>
          <w:kern w:val="0"/>
          <w:lang w:val="zh-TW" w:eastAsia="zh-TW"/>
        </w:rPr>
        <w:t>Evaluate security level</w:t>
      </w:r>
    </w:p>
    <w:p w14:paraId="2D16A107" w14:textId="697D87BE" w:rsidR="004162ED" w:rsidRDefault="00B02214">
      <w:pPr>
        <w:rPr>
          <w:rFonts w:hint="default"/>
        </w:rPr>
      </w:pPr>
      <w:r>
        <w:rPr>
          <w:rFonts w:ascii="Times New Roman" w:eastAsia="Arial Unicode MS" w:hint="default"/>
        </w:rPr>
        <w:t>Apps who consist of sensitive features like financial transactions will encrypt the data at first and then save the encrypted data locally or transfer them via network. If developers do not have strong awareness of security, it is very possible for them to save or send the sensitive information such as bank accounts and passwords without encryption, which can be a great security risk.</w:t>
      </w:r>
    </w:p>
    <w:p w14:paraId="3A749232" w14:textId="64CC54F1" w:rsidR="004162ED" w:rsidRDefault="00B02214">
      <w:pPr>
        <w:rPr>
          <w:rFonts w:hint="default"/>
        </w:rPr>
      </w:pPr>
      <w:r>
        <w:rPr>
          <w:rFonts w:ascii="Times New Roman" w:eastAsia="Arial Unicode MS" w:hint="default"/>
        </w:rPr>
        <w:t>If a company with high reputation wants to release an App. In order to make the App qualified with the reputation as well as the trust from customers, the company will hire a security organization to evaluate this App before releasing it. In most cases, the security organization does not have the access to the source code so that they cannot evaluate the security level via code review. Therefore the only way they can do is reverse engineering. They try to attack the App and then evaluate the security level based on the result.</w:t>
      </w:r>
    </w:p>
    <w:p w14:paraId="5978760B" w14:textId="7045A058" w:rsidR="004162ED" w:rsidRPr="000A5809" w:rsidRDefault="00B02214"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hint="default"/>
          <w:kern w:val="0"/>
          <w:lang w:val="zh-TW" w:eastAsia="zh-TW"/>
        </w:rPr>
        <w:t>Reverse engineering malware</w:t>
      </w:r>
    </w:p>
    <w:p w14:paraId="50D23755" w14:textId="6AEA8505" w:rsidR="004162ED" w:rsidRDefault="00B02214">
      <w:pPr>
        <w:rPr>
          <w:rFonts w:hint="default"/>
        </w:rPr>
      </w:pPr>
      <w:proofErr w:type="gramStart"/>
      <w:r>
        <w:rPr>
          <w:rFonts w:ascii="Times New Roman" w:eastAsia="Arial Unicode MS" w:hint="default"/>
        </w:rPr>
        <w:t>iOS</w:t>
      </w:r>
      <w:proofErr w:type="gramEnd"/>
      <w:r>
        <w:rPr>
          <w:rFonts w:ascii="Times New Roman" w:eastAsia="Arial Unicode MS" w:hint="default"/>
        </w:rPr>
        <w:t xml:space="preserve"> is the operating system of smart devices, it has no essential difference with computer operating systems. From the first generation, iOS is capable of browsing the Internet. However, the Internet is the best medium of malware. Ikee, exposed in 2009, is the first virus in iOS. It can infect those jailbroken iOS </w:t>
      </w:r>
      <w:proofErr w:type="gramStart"/>
      <w:r>
        <w:rPr>
          <w:rFonts w:ascii="Times New Roman" w:eastAsia="Arial Unicode MS" w:hint="default"/>
        </w:rPr>
        <w:t>devices which</w:t>
      </w:r>
      <w:proofErr w:type="gramEnd"/>
      <w:r>
        <w:rPr>
          <w:rFonts w:ascii="Times New Roman" w:eastAsia="Arial Unicode MS" w:hint="default"/>
        </w:rPr>
        <w:t xml:space="preserve"> have installed ssh but have not changed the default password </w:t>
      </w:r>
      <w:r>
        <w:rPr>
          <w:rFonts w:eastAsia="Arial Unicode MS" w:hAnsi="Times New Roman" w:hint="default"/>
        </w:rPr>
        <w:t>“</w:t>
      </w:r>
      <w:r>
        <w:rPr>
          <w:rFonts w:ascii="Times New Roman" w:eastAsia="Arial Unicode MS" w:hint="default"/>
        </w:rPr>
        <w:t>alpine</w:t>
      </w:r>
      <w:r>
        <w:rPr>
          <w:rFonts w:eastAsia="Arial Unicode MS" w:hAnsi="Times New Roman" w:hint="default"/>
        </w:rPr>
        <w:t>”</w:t>
      </w:r>
      <w:r>
        <w:rPr>
          <w:rFonts w:ascii="Times New Roman" w:eastAsia="Arial Unicode MS" w:hint="default"/>
        </w:rPr>
        <w:t xml:space="preserve">. It can change the background image of lockscreen to photo of a British singer. Another virus WireLurker appeared at the end of 2014, it can steal private information of users and spread on PC or Mac, bringing users </w:t>
      </w:r>
      <w:r w:rsidRPr="00430AEC">
        <w:rPr>
          <w:rFonts w:ascii="Times New Roman" w:eastAsia="Arial Unicode MS" w:hint="default"/>
        </w:rPr>
        <w:t>disastrous</w:t>
      </w:r>
      <w:r>
        <w:rPr>
          <w:rFonts w:ascii="Times New Roman" w:eastAsia="Arial Unicode MS" w:hint="default"/>
        </w:rPr>
        <w:t xml:space="preserve"> harm.</w:t>
      </w:r>
    </w:p>
    <w:p w14:paraId="732331B3" w14:textId="589A1841" w:rsidR="004162ED" w:rsidRDefault="00B02214">
      <w:pPr>
        <w:rPr>
          <w:rFonts w:hint="default"/>
        </w:rPr>
      </w:pPr>
      <w:r>
        <w:rPr>
          <w:rFonts w:ascii="Times New Roman" w:eastAsia="Arial Unicode MS" w:hint="default"/>
        </w:rPr>
        <w:t>For malware developers, by targeting system and software vulnerabilities through reverse engineering, they can penetrate into the target hosts, access to sensitive data and do whatever they want.</w:t>
      </w:r>
    </w:p>
    <w:p w14:paraId="5029E626" w14:textId="43898953" w:rsidR="004162ED" w:rsidRDefault="00B02214">
      <w:pPr>
        <w:rPr>
          <w:rFonts w:hint="default"/>
        </w:rPr>
      </w:pPr>
      <w:r>
        <w:rPr>
          <w:rFonts w:ascii="Times New Roman" w:eastAsia="Arial Unicode MS" w:hint="default"/>
        </w:rPr>
        <w:t>For anti-virus software developers, they can analyze samples of viruses through reverse engineering, observe the behaviors of viruses and then try to kill them in the infected hosts as well as summarize the methods to protect against viruses.</w:t>
      </w:r>
    </w:p>
    <w:p w14:paraId="2C8DB13A" w14:textId="0B6987F7" w:rsidR="004162ED" w:rsidRPr="000A5809" w:rsidRDefault="00B02214"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hint="default"/>
          <w:kern w:val="0"/>
          <w:lang w:val="zh-TW" w:eastAsia="zh-TW"/>
        </w:rPr>
        <w:t>Detect software backdoors</w:t>
      </w:r>
    </w:p>
    <w:p w14:paraId="45DCCBD3" w14:textId="3EC10E12" w:rsidR="004162ED" w:rsidRDefault="00B02214">
      <w:pPr>
        <w:rPr>
          <w:rFonts w:hint="default"/>
        </w:rPr>
      </w:pPr>
      <w:r>
        <w:rPr>
          <w:rFonts w:ascii="Times New Roman" w:eastAsia="Arial Unicode MS" w:hint="default"/>
        </w:rPr>
        <w:t>A big advantage of open source software is its good security. Tens of thousands of developers review the code and modify the bug of open source software. As a result, the possibilities that there</w:t>
      </w:r>
      <w:r>
        <w:rPr>
          <w:rFonts w:ascii="Times New Roman" w:eastAsia="Arial Unicode MS" w:hint="default"/>
        </w:rPr>
        <w:t>’</w:t>
      </w:r>
      <w:r>
        <w:rPr>
          <w:rFonts w:ascii="Times New Roman" w:eastAsia="Arial Unicode MS" w:hint="default"/>
        </w:rPr>
        <w:t xml:space="preserve">re backdoors inside the code are minimized, and the security related bugs would be fixed before they are disclosed. For closed source software, reverse engineering is one of the most frequently used methods to detect the backdoors in software. For example, we often install different kinds of Apps on jailbroken iPhones through third-party App Stores. All these Apps are not officially examined and reviewed by Apple so </w:t>
      </w:r>
      <w:r>
        <w:rPr>
          <w:rFonts w:ascii="Times New Roman" w:eastAsia="Arial Unicode MS" w:hint="default"/>
        </w:rPr>
        <w:lastRenderedPageBreak/>
        <w:t>there could be unrevealed risks. Even worse, some developers will put backdoors inside their Apps on the purpose of stealing something from users. So reverse engineering are often involved in the process of detecting that kind of behaviors.</w:t>
      </w:r>
    </w:p>
    <w:p w14:paraId="630748D3" w14:textId="7DEC067A" w:rsidR="004162ED" w:rsidRPr="000A5809" w:rsidRDefault="00B02214"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hint="default"/>
          <w:kern w:val="0"/>
          <w:lang w:val="zh-TW" w:eastAsia="zh-TW"/>
        </w:rPr>
        <w:t>Remove software restriction</w:t>
      </w:r>
    </w:p>
    <w:p w14:paraId="7226D7B2" w14:textId="6FBE67DF" w:rsidR="004162ED" w:rsidRDefault="00B02214">
      <w:pPr>
        <w:rPr>
          <w:rFonts w:hint="default"/>
        </w:rPr>
      </w:pPr>
      <w:r>
        <w:rPr>
          <w:rFonts w:ascii="Times New Roman" w:eastAsia="Arial Unicode MS" w:hint="default"/>
        </w:rPr>
        <w:t>Selling Apps on AppStore or Cydia is one primary economic source for App developers. In the software world, piracy and anti-piracy coexist for always. Many developers have already added protection in their software to prevent piracy. However, just like the war between spear and shield will never stop, no matter how good the protection of an App is, there will definitely be one day that the App is cracked. The endless emergency of pirated software makes it an impossible task for developers to prevent piracy. For example, the most famous share repository "xsellize" on Cydia is able to crack any App in just one day and it is notorious among the industry.</w:t>
      </w:r>
    </w:p>
    <w:p w14:paraId="0EAA8BD1" w14:textId="03782F19" w:rsidR="004162ED" w:rsidRPr="000A5809" w:rsidRDefault="00B02214" w:rsidP="000A5809">
      <w:pPr>
        <w:pStyle w:val="Heading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hint="default"/>
          <w:lang w:val="zh-TW" w:eastAsia="zh-TW"/>
        </w:rPr>
        <w:t>Development related iOS reverse engineering</w:t>
      </w:r>
    </w:p>
    <w:p w14:paraId="26B13A52" w14:textId="3581AFCE" w:rsidR="004162ED" w:rsidRDefault="00B02214">
      <w:pPr>
        <w:rPr>
          <w:rFonts w:hint="default"/>
        </w:rPr>
      </w:pPr>
      <w:r>
        <w:rPr>
          <w:rFonts w:ascii="Times New Roman" w:eastAsia="Arial Unicode MS" w:hint="default"/>
        </w:rPr>
        <w:t>For iOS developers, reverse engineering is one of the most practical techniques. For example, we can do reverse engineering on system APIs to use some private functions, which are not documented. Also, we can learn good architecture and design from those classical Apps through reverse engineering.</w:t>
      </w:r>
    </w:p>
    <w:p w14:paraId="2C042396" w14:textId="75742BC4" w:rsidR="004162ED" w:rsidRPr="000A5809" w:rsidRDefault="00B02214"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hint="default"/>
          <w:kern w:val="0"/>
          <w:lang w:val="zh-TW" w:eastAsia="zh-TW"/>
        </w:rPr>
        <w:t>Reverse System APIs</w:t>
      </w:r>
    </w:p>
    <w:p w14:paraId="6D6125DD" w14:textId="337A2673" w:rsidR="004162ED" w:rsidRDefault="00B02214">
      <w:pPr>
        <w:rPr>
          <w:rFonts w:hint="default"/>
        </w:rPr>
      </w:pPr>
      <w:r>
        <w:rPr>
          <w:rFonts w:ascii="Times New Roman" w:eastAsia="Arial Unicode MS" w:hint="default"/>
        </w:rPr>
        <w:t>The reason that Apps developed by developers are able to run in the operating system and to provide users with a variety of functions is that these functions are already embedded in the operating system itself, what developers need to do is just reassembling them. As we all know, functions we used for developing Apps on AppStore are restricted by Apple's document and are under the strict regulation of Apple. For example, you cannot use undocumented functions like making phone calls or sending messages. However, if you</w:t>
      </w:r>
      <w:r>
        <w:rPr>
          <w:rFonts w:ascii="Times New Roman" w:eastAsia="Arial Unicode MS" w:hint="default"/>
        </w:rPr>
        <w:t>’</w:t>
      </w:r>
      <w:r>
        <w:rPr>
          <w:rFonts w:ascii="Times New Roman" w:eastAsia="Arial Unicode MS" w:hint="default"/>
        </w:rPr>
        <w:t xml:space="preserve">re targeting Cydia, absence of private functions makes your App much less competitive. If you want to use undocumented functions, the most effective </w:t>
      </w:r>
      <w:r w:rsidRPr="00234FC9">
        <w:rPr>
          <w:rFonts w:ascii="Times New Roman" w:eastAsia="Arial Unicode MS" w:hint="default"/>
        </w:rPr>
        <w:t xml:space="preserve">reference </w:t>
      </w:r>
      <w:r>
        <w:rPr>
          <w:rFonts w:ascii="Times New Roman" w:eastAsia="Arial Unicode MS" w:hint="default"/>
        </w:rPr>
        <w:t>is from reversing iOS system APIs</w:t>
      </w:r>
      <w:proofErr w:type="gramStart"/>
      <w:r>
        <w:rPr>
          <w:rFonts w:ascii="Times New Roman" w:eastAsia="Arial Unicode MS" w:hint="default"/>
        </w:rPr>
        <w:t>,</w:t>
      </w:r>
      <w:proofErr w:type="gramEnd"/>
      <w:r>
        <w:rPr>
          <w:rFonts w:ascii="Times New Roman" w:eastAsia="Arial Unicode MS" w:hint="default"/>
        </w:rPr>
        <w:t xml:space="preserve"> then you can restore the code of corresponding functions and apply it to your own Apps.</w:t>
      </w:r>
    </w:p>
    <w:p w14:paraId="0339F638" w14:textId="7E450662" w:rsidR="004162ED" w:rsidRPr="000A5809" w:rsidRDefault="00B02214"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hint="default"/>
          <w:kern w:val="0"/>
          <w:lang w:val="zh-TW" w:eastAsia="zh-TW"/>
        </w:rPr>
        <w:t>Learn from other Apps</w:t>
      </w:r>
    </w:p>
    <w:p w14:paraId="16277DB8" w14:textId="4DFD3A41" w:rsidR="004162ED" w:rsidRDefault="00B02214">
      <w:pPr>
        <w:rPr>
          <w:rFonts w:hint="default"/>
        </w:rPr>
      </w:pPr>
      <w:r>
        <w:rPr>
          <w:rFonts w:ascii="Times New Roman" w:eastAsia="Arial Unicode MS" w:hint="default"/>
        </w:rPr>
        <w:t xml:space="preserve">The most popular scenario for reverse engineering is to learn from other Apps. For most Apps on AppStore, although the implementations of them are not very difficult, their ingenious ideas and good business operation are the keys to success. So, if you just want to learn a function from another App, it is </w:t>
      </w:r>
      <w:r>
        <w:rPr>
          <w:rFonts w:ascii="Times New Roman" w:eastAsia="Arial Unicode MS" w:hint="default"/>
        </w:rPr>
        <w:lastRenderedPageBreak/>
        <w:t>time-consuming and laborious to restore the code through reverse engineering</w:t>
      </w:r>
      <w:proofErr w:type="gramStart"/>
      <w:r>
        <w:rPr>
          <w:rFonts w:ascii="Times New Roman" w:eastAsia="Arial Unicode MS" w:hint="default"/>
        </w:rPr>
        <w:t>;</w:t>
      </w:r>
      <w:proofErr w:type="gramEnd"/>
      <w:r>
        <w:rPr>
          <w:rFonts w:ascii="Times New Roman" w:eastAsia="Arial Unicode MS" w:hint="default"/>
        </w:rPr>
        <w:t xml:space="preserve"> I</w:t>
      </w:r>
      <w:r>
        <w:rPr>
          <w:rFonts w:ascii="Times New Roman" w:eastAsia="Arial Unicode MS" w:hint="default"/>
        </w:rPr>
        <w:t>’</w:t>
      </w:r>
      <w:r>
        <w:rPr>
          <w:rFonts w:ascii="Times New Roman" w:eastAsia="Arial Unicode MS" w:hint="default"/>
        </w:rPr>
        <w:t>d suggest you write a similar App from scratch. However, reverse engineering plays a critical role in the situation when we don't know how a feature of an App is implemented. This is often seen in Cydia Apps with extensive use of private functions. For example, Audio Recorder, known as the first phone call recording App, is a closed source App. Yet it is very interesting for us to learn how it is implemented. Under this circumstance you can learn a little bit through iOS reverse engineering.</w:t>
      </w:r>
    </w:p>
    <w:p w14:paraId="4165FA1A" w14:textId="5F71EC88" w:rsidR="004162ED" w:rsidRDefault="00B02214">
      <w:pPr>
        <w:rPr>
          <w:rFonts w:hint="default"/>
        </w:rPr>
      </w:pPr>
      <w:r>
        <w:rPr>
          <w:rFonts w:ascii="Times New Roman" w:eastAsia="Arial Unicode MS" w:hint="default"/>
        </w:rPr>
        <w:t>There are some classical Apps with neat code, reasonable architecture, and elegant implementation. Compared with developers of those Apps, we don't have profound technical background. So if we want to learn from those Apps while not having ideas of where to start, we can turn to reverse engineering. Through reverse engineering those Apps, we can extract the architecture design and apply it to our own projects so that we can enhance our Apps. For example, the stability and robustness of WhatsApp is so excellent that if we want to develop our own IM Apps, we can benefit a lot from learning the architecture and design of WhatsApp.</w:t>
      </w:r>
    </w:p>
    <w:p w14:paraId="133085F5" w14:textId="220AC30A" w:rsidR="004162ED" w:rsidRDefault="00B02214" w:rsidP="000A5809">
      <w:pPr>
        <w:pStyle w:val="Heading2"/>
        <w:numPr>
          <w:ilvl w:val="1"/>
          <w:numId w:val="3"/>
        </w:numPr>
        <w:tabs>
          <w:tab w:val="num" w:pos="480"/>
        </w:tabs>
      </w:pPr>
      <w:r>
        <w:t>The process of iOS reverse engineering</w:t>
      </w:r>
    </w:p>
    <w:p w14:paraId="6F7D04B4" w14:textId="33A730D8" w:rsidR="004162ED" w:rsidRDefault="00B02214">
      <w:pPr>
        <w:rPr>
          <w:rFonts w:hint="default"/>
        </w:rPr>
      </w:pPr>
      <w:r>
        <w:rPr>
          <w:rFonts w:ascii="Times New Roman" w:eastAsia="Arial Unicode MS" w:hint="default"/>
        </w:rPr>
        <w:t>When we want to reverse an App, how should we think? Where should we start? The purpose of this book is to guide the beginners into the field of iOS reverse engineering, and cultivate readers to think like reversers.</w:t>
      </w:r>
    </w:p>
    <w:p w14:paraId="37FA9A8E" w14:textId="63DD3EF8" w:rsidR="004162ED" w:rsidRDefault="00B02214">
      <w:pPr>
        <w:rPr>
          <w:rFonts w:hint="default"/>
        </w:rPr>
      </w:pPr>
      <w:r>
        <w:rPr>
          <w:rFonts w:ascii="Times New Roman" w:eastAsia="Arial Unicode MS" w:hint="default"/>
        </w:rPr>
        <w:t xml:space="preserve">Generally speaking, reverse engineering can be regarded as a combination of analysis on two stages, which are system analysis and code analysis, respectively. In the phase of system analysis, we can find </w:t>
      </w:r>
      <w:proofErr w:type="gramStart"/>
      <w:r>
        <w:rPr>
          <w:rFonts w:ascii="Times New Roman" w:eastAsia="Arial Unicode MS" w:hint="default"/>
        </w:rPr>
        <w:t>our</w:t>
      </w:r>
      <w:proofErr w:type="gramEnd"/>
      <w:r>
        <w:rPr>
          <w:rFonts w:ascii="Times New Roman" w:eastAsia="Arial Unicode MS" w:hint="default"/>
        </w:rPr>
        <w:t xml:space="preserve"> targets by observing behavioral characteristics of program and organizations of files. During code analysis, we need to restore the core code and then ultimately achieve our goals.</w:t>
      </w:r>
    </w:p>
    <w:p w14:paraId="65EF21FB" w14:textId="6DD5BEA0" w:rsidR="004162ED" w:rsidRPr="00870C5A" w:rsidRDefault="00B02214" w:rsidP="00870C5A">
      <w:pPr>
        <w:pStyle w:val="Heading3"/>
        <w:numPr>
          <w:ilvl w:val="2"/>
          <w:numId w:val="18"/>
        </w:numPr>
        <w:tabs>
          <w:tab w:val="num" w:pos="720"/>
        </w:tabs>
        <w:ind w:left="720" w:hanging="720"/>
        <w:rPr>
          <w:rFonts w:ascii="黑体" w:eastAsia="黑体" w:hAnsi="黑体" w:cs="黑体" w:hint="default"/>
          <w:lang w:val="zh-TW" w:eastAsia="zh-TW"/>
        </w:rPr>
      </w:pPr>
      <w:r w:rsidRPr="00870C5A">
        <w:rPr>
          <w:rFonts w:ascii="黑体" w:eastAsia="黑体" w:hAnsi="黑体" w:cs="黑体" w:hint="default"/>
          <w:lang w:val="zh-TW" w:eastAsia="zh-TW"/>
        </w:rPr>
        <w:t>System Analysis</w:t>
      </w:r>
    </w:p>
    <w:p w14:paraId="31AB87FE" w14:textId="2ABC74AB" w:rsidR="004162ED" w:rsidRDefault="00B02214">
      <w:pPr>
        <w:rPr>
          <w:rFonts w:hint="default"/>
        </w:rPr>
      </w:pPr>
      <w:r>
        <w:rPr>
          <w:rFonts w:ascii="Times New Roman" w:eastAsia="Arial Unicode MS" w:hint="default"/>
        </w:rPr>
        <w:t>At the stage of system analysis, we should run target Apps under different conditions, perform various operations, observe the behavioral characteristics and find out features that we are interested in, such as which option we choose leads to a popup alert? Which button makes a sound after pressing it? What is the output associated with our input, etc. Also, we can browse the filesystem, see the displayed images, find the configuration files</w:t>
      </w:r>
      <w:r>
        <w:rPr>
          <w:rFonts w:ascii="Times New Roman" w:eastAsia="Arial Unicode MS" w:hint="default"/>
        </w:rPr>
        <w:t>’</w:t>
      </w:r>
      <w:r>
        <w:rPr>
          <w:rFonts w:ascii="Times New Roman" w:eastAsia="Arial Unicode MS" w:hint="default"/>
        </w:rPr>
        <w:t xml:space="preserve"> locations, </w:t>
      </w:r>
      <w:proofErr w:type="gramStart"/>
      <w:r>
        <w:rPr>
          <w:rFonts w:ascii="Times New Roman" w:eastAsia="Arial Unicode MS" w:hint="default"/>
        </w:rPr>
        <w:t>inspect</w:t>
      </w:r>
      <w:proofErr w:type="gramEnd"/>
      <w:r>
        <w:rPr>
          <w:rFonts w:ascii="Times New Roman" w:eastAsia="Arial Unicode MS" w:hint="default"/>
        </w:rPr>
        <w:t xml:space="preserve"> the information stored in databases and check whether the information is encrypted.</w:t>
      </w:r>
      <w:bookmarkStart w:id="4" w:name="到此"/>
      <w:bookmarkEnd w:id="4"/>
    </w:p>
    <w:p w14:paraId="6622D106" w14:textId="213F666F" w:rsidR="004162ED" w:rsidRDefault="00B02214">
      <w:pPr>
        <w:rPr>
          <w:rFonts w:hint="default"/>
        </w:rPr>
      </w:pPr>
      <w:r>
        <w:rPr>
          <w:rFonts w:ascii="Times New Roman" w:eastAsia="Arial Unicode MS" w:hint="default"/>
        </w:rPr>
        <w:t>Take Sina Weibo as an example. When we look over its Documents folder, we can find some databases:</w:t>
      </w:r>
    </w:p>
    <w:p w14:paraId="60B9CC90" w14:textId="55831EBE" w:rsidR="004162ED" w:rsidRDefault="00B0221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roofErr w:type="gramStart"/>
      <w:r>
        <w:rPr>
          <w:rFonts w:ascii="Monaco" w:hint="default"/>
          <w:kern w:val="0"/>
          <w:sz w:val="16"/>
          <w:szCs w:val="16"/>
          <w:shd w:val="clear" w:color="auto" w:fill="D8D8D8"/>
        </w:rPr>
        <w:t>rw</w:t>
      </w:r>
      <w:proofErr w:type="gramEnd"/>
      <w:r>
        <w:rPr>
          <w:rFonts w:ascii="Monaco" w:hint="default"/>
          <w:kern w:val="0"/>
          <w:sz w:val="16"/>
          <w:szCs w:val="16"/>
          <w:shd w:val="clear" w:color="auto" w:fill="D8D8D8"/>
        </w:rPr>
        <w:t>-r--r-- 1 mobile mobile  210944 Oct 26 11:34 db_46100_1001482703473.dat</w:t>
      </w:r>
    </w:p>
    <w:p w14:paraId="52E9940B" w14:textId="70D6AC8A" w:rsidR="004162ED" w:rsidRDefault="00B0221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roofErr w:type="gramStart"/>
      <w:r>
        <w:rPr>
          <w:rFonts w:ascii="Monaco" w:hint="default"/>
          <w:kern w:val="0"/>
          <w:sz w:val="16"/>
          <w:szCs w:val="16"/>
          <w:shd w:val="clear" w:color="auto" w:fill="D8D8D8"/>
        </w:rPr>
        <w:t>rw</w:t>
      </w:r>
      <w:proofErr w:type="gramEnd"/>
      <w:r>
        <w:rPr>
          <w:rFonts w:ascii="Monaco" w:hint="default"/>
          <w:kern w:val="0"/>
          <w:sz w:val="16"/>
          <w:szCs w:val="16"/>
          <w:shd w:val="clear" w:color="auto" w:fill="D8D8D8"/>
        </w:rPr>
        <w:t>-r--r-- 1 mobile mobile  106496 Nov 16 15:31 db_46500_1001607406324.dat</w:t>
      </w:r>
    </w:p>
    <w:p w14:paraId="65E13AC4" w14:textId="5B2F6AFA" w:rsidR="004162ED" w:rsidRDefault="00B0221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roofErr w:type="gramStart"/>
      <w:r>
        <w:rPr>
          <w:rFonts w:ascii="Monaco" w:hint="default"/>
          <w:kern w:val="0"/>
          <w:sz w:val="16"/>
          <w:szCs w:val="16"/>
          <w:shd w:val="clear" w:color="auto" w:fill="D8D8D8"/>
        </w:rPr>
        <w:t>rw</w:t>
      </w:r>
      <w:proofErr w:type="gramEnd"/>
      <w:r>
        <w:rPr>
          <w:rFonts w:ascii="Monaco" w:hint="default"/>
          <w:kern w:val="0"/>
          <w:sz w:val="16"/>
          <w:szCs w:val="16"/>
          <w:shd w:val="clear" w:color="auto" w:fill="D8D8D8"/>
        </w:rPr>
        <w:t>-r--r-- 1 mobile mobile  630784 Nov 28 00:43 db_46500_3414827754.dat</w:t>
      </w:r>
    </w:p>
    <w:p w14:paraId="0C986A11" w14:textId="321465CE" w:rsidR="004162ED" w:rsidRDefault="00B0221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roofErr w:type="gramStart"/>
      <w:r>
        <w:rPr>
          <w:rFonts w:ascii="Monaco" w:hint="default"/>
          <w:kern w:val="0"/>
          <w:sz w:val="16"/>
          <w:szCs w:val="16"/>
          <w:shd w:val="clear" w:color="auto" w:fill="D8D8D8"/>
        </w:rPr>
        <w:t>rw</w:t>
      </w:r>
      <w:proofErr w:type="gramEnd"/>
      <w:r>
        <w:rPr>
          <w:rFonts w:ascii="Monaco" w:hint="default"/>
          <w:kern w:val="0"/>
          <w:sz w:val="16"/>
          <w:szCs w:val="16"/>
          <w:shd w:val="clear" w:color="auto" w:fill="D8D8D8"/>
        </w:rPr>
        <w:t>-r--r-- 1 mobile mobile 6078464 Dec  6 12:09 db_46600_1172536511.dat</w:t>
      </w:r>
    </w:p>
    <w:p w14:paraId="4E29C120" w14:textId="327FA86F" w:rsidR="004162ED" w:rsidRDefault="00B02214">
      <w:pPr>
        <w:ind w:firstLine="0"/>
        <w:rPr>
          <w:rFonts w:hint="default"/>
          <w:sz w:val="16"/>
          <w:szCs w:val="16"/>
          <w:shd w:val="clear" w:color="auto" w:fill="D8D8D8"/>
        </w:rPr>
      </w:pPr>
      <w:proofErr w:type="gramStart"/>
      <w:r>
        <w:rPr>
          <w:rFonts w:hAnsi="Monaco" w:hint="default"/>
          <w:kern w:val="0"/>
          <w:sz w:val="16"/>
          <w:szCs w:val="16"/>
          <w:shd w:val="clear" w:color="auto" w:fill="D8D8D8"/>
        </w:rPr>
        <w:t>……</w:t>
      </w:r>
      <w:proofErr w:type="gramEnd"/>
    </w:p>
    <w:p w14:paraId="4341FEC3" w14:textId="337E3E25" w:rsidR="004162ED" w:rsidRDefault="00B02214">
      <w:pPr>
        <w:rPr>
          <w:rFonts w:hint="default"/>
        </w:rPr>
      </w:pPr>
      <w:r>
        <w:rPr>
          <w:rFonts w:ascii="Times New Roman" w:eastAsia="Arial Unicode MS" w:hint="default"/>
        </w:rPr>
        <w:lastRenderedPageBreak/>
        <w:t>Open them with SQLite tools, we can find some followers</w:t>
      </w:r>
      <w:r>
        <w:rPr>
          <w:rFonts w:ascii="Times New Roman" w:eastAsia="Arial Unicode MS" w:hint="default"/>
        </w:rPr>
        <w:t>’</w:t>
      </w:r>
      <w:r>
        <w:rPr>
          <w:rFonts w:ascii="Times New Roman" w:eastAsia="Arial Unicode MS" w:hint="default"/>
        </w:rPr>
        <w:t xml:space="preserve"> information in it, as shown in figure 1-3.</w:t>
      </w:r>
    </w:p>
    <w:p w14:paraId="55D74A71" w14:textId="77777777" w:rsidR="004162ED" w:rsidRDefault="00BA0581">
      <w:pPr>
        <w:keepNext/>
        <w:ind w:firstLine="0"/>
        <w:jc w:val="center"/>
        <w:rPr>
          <w:rFonts w:hint="default"/>
        </w:rPr>
      </w:pPr>
      <w:r>
        <w:rPr>
          <w:noProof/>
          <w:lang w:eastAsia="en-US"/>
        </w:rPr>
        <w:drawing>
          <wp:inline distT="0" distB="0" distL="0" distR="0" wp14:anchorId="02914005" wp14:editId="1951C008">
            <wp:extent cx="4319016" cy="177744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3.png"/>
                    <pic:cNvPicPr/>
                  </pic:nvPicPr>
                  <pic:blipFill>
                    <a:blip r:embed="rId9">
                      <a:extLst/>
                    </a:blip>
                    <a:stretch>
                      <a:fillRect/>
                    </a:stretch>
                  </pic:blipFill>
                  <pic:spPr>
                    <a:xfrm>
                      <a:off x="0" y="0"/>
                      <a:ext cx="4319016" cy="1777442"/>
                    </a:xfrm>
                    <a:prstGeom prst="rect">
                      <a:avLst/>
                    </a:prstGeom>
                    <a:ln w="12700" cap="flat">
                      <a:noFill/>
                      <a:miter lim="400000"/>
                    </a:ln>
                    <a:effectLst/>
                  </pic:spPr>
                </pic:pic>
              </a:graphicData>
            </a:graphic>
          </wp:inline>
        </w:drawing>
      </w:r>
    </w:p>
    <w:p w14:paraId="6FF10C43" w14:textId="1035E9E9" w:rsidR="004162ED" w:rsidRDefault="00B02214" w:rsidP="00341784">
      <w:pPr>
        <w:pStyle w:val="Caption"/>
        <w:ind w:firstLine="0"/>
        <w:jc w:val="center"/>
      </w:pPr>
      <w:r>
        <w:rPr>
          <w:rFonts w:ascii="Times New Roman"/>
        </w:rPr>
        <w:t>Figure 1-3 Sina Weibo database</w:t>
      </w:r>
    </w:p>
    <w:p w14:paraId="2B31DECB" w14:textId="2665EB2B" w:rsidR="004162ED" w:rsidRDefault="00B02214">
      <w:pPr>
        <w:rPr>
          <w:rFonts w:hint="default"/>
        </w:rPr>
      </w:pPr>
      <w:r>
        <w:rPr>
          <w:rFonts w:ascii="Times New Roman" w:eastAsia="Arial Unicode MS" w:hint="default"/>
        </w:rPr>
        <w:t>Such information provides us with clues for reverse engineering. Database file names, Sina Weibo user IDs, URLs of user information, all can be used as cut-in points for reverse engineering. Find and organize these clues, then track to what we are interested in, is often the first step of iOS reverse engineering.</w:t>
      </w:r>
    </w:p>
    <w:p w14:paraId="437447AC" w14:textId="0482C82D" w:rsidR="004162ED" w:rsidRPr="00141E01" w:rsidRDefault="00B02214" w:rsidP="00141E01">
      <w:pPr>
        <w:pStyle w:val="Heading3"/>
        <w:numPr>
          <w:ilvl w:val="2"/>
          <w:numId w:val="18"/>
        </w:numPr>
        <w:tabs>
          <w:tab w:val="num" w:pos="720"/>
        </w:tabs>
        <w:ind w:left="720" w:hanging="720"/>
        <w:rPr>
          <w:rFonts w:ascii="黑体" w:eastAsia="黑体" w:hAnsi="黑体" w:cs="黑体" w:hint="default"/>
          <w:lang w:val="zh-TW" w:eastAsia="zh-TW"/>
        </w:rPr>
      </w:pPr>
      <w:r w:rsidRPr="00141E01">
        <w:rPr>
          <w:rFonts w:ascii="黑体" w:eastAsia="黑体" w:hAnsi="黑体" w:cs="黑体" w:hint="default"/>
          <w:lang w:val="zh-TW" w:eastAsia="zh-TW"/>
        </w:rPr>
        <w:t>Code Analysis</w:t>
      </w:r>
    </w:p>
    <w:p w14:paraId="7890B51E" w14:textId="490D3379" w:rsidR="004162ED" w:rsidRDefault="00B02214">
      <w:pPr>
        <w:rPr>
          <w:rFonts w:hint="default"/>
        </w:rPr>
      </w:pPr>
      <w:r>
        <w:rPr>
          <w:rFonts w:ascii="Times New Roman" w:eastAsia="Arial Unicode MS" w:hint="default"/>
        </w:rPr>
        <w:t xml:space="preserve">After system analysis, we should do code analysis based on the binary of an App. Through reverse engineering, we can deduce the design pattern, internal algorithms, and the implementation details of an App. However, this is a very complex process and can be regarded as an art of deconstruction and reconstruction. To improve your reverse engineering skill level into the state of art, you must have a </w:t>
      </w:r>
      <w:proofErr w:type="gramStart"/>
      <w:r>
        <w:rPr>
          <w:rFonts w:ascii="Times New Roman" w:eastAsia="Arial Unicode MS" w:hint="default"/>
        </w:rPr>
        <w:t>thorough</w:t>
      </w:r>
      <w:proofErr w:type="gramEnd"/>
      <w:r>
        <w:rPr>
          <w:rFonts w:ascii="Times New Roman" w:eastAsia="Arial Unicode MS" w:hint="default"/>
        </w:rPr>
        <w:t xml:space="preserve"> understanding on software development, hardware principles, and iOS itself. Analyzing the low-level instructions bit by bit is not easy and cannot be fully covered in one single book.</w:t>
      </w:r>
    </w:p>
    <w:p w14:paraId="1453EDE2" w14:textId="104BA282" w:rsidR="004162ED" w:rsidRPr="002948A7" w:rsidRDefault="00B02214">
      <w:pPr>
        <w:rPr>
          <w:rFonts w:hint="default"/>
        </w:rPr>
      </w:pPr>
      <w:r>
        <w:rPr>
          <w:rFonts w:ascii="Times New Roman" w:eastAsia="Arial Unicode MS" w:hint="default"/>
        </w:rPr>
        <w:t xml:space="preserve">The purpose of this book is just to introduce tools and methodologies of reverse engineering to beginners. Technologies are evolving </w:t>
      </w:r>
      <w:r w:rsidRPr="00376144">
        <w:rPr>
          <w:rFonts w:ascii="Times New Roman" w:eastAsia="Arial Unicode MS" w:hint="default"/>
        </w:rPr>
        <w:t>constantly</w:t>
      </w:r>
      <w:r>
        <w:rPr>
          <w:rFonts w:ascii="Times New Roman" w:eastAsia="Arial Unicode MS" w:hint="default"/>
        </w:rPr>
        <w:t>, so we cannot cover all of them. For this reason, I</w:t>
      </w:r>
      <w:r>
        <w:rPr>
          <w:rFonts w:ascii="Times New Roman" w:eastAsia="Arial Unicode MS" w:hint="default"/>
        </w:rPr>
        <w:t>’</w:t>
      </w:r>
      <w:r>
        <w:rPr>
          <w:rFonts w:ascii="Times New Roman" w:eastAsia="Arial Unicode MS" w:hint="default"/>
        </w:rPr>
        <w:t xml:space="preserve">ve </w:t>
      </w:r>
      <w:r w:rsidRPr="002948A7">
        <w:rPr>
          <w:rFonts w:ascii="Times New Roman" w:eastAsia="Arial Unicode MS" w:hint="default"/>
        </w:rPr>
        <w:t xml:space="preserve">build up a forum, </w:t>
      </w:r>
      <w:hyperlink r:id="rId10" w:history="1">
        <w:r w:rsidRPr="002948A7">
          <w:rPr>
            <w:rStyle w:val="Hyperlink1"/>
            <w:rFonts w:ascii="Times New Roman" w:eastAsia="Arial Unicode MS" w:hint="default"/>
            <w:u w:val="none"/>
          </w:rPr>
          <w:t>http://bbs.iosre.com</w:t>
        </w:r>
      </w:hyperlink>
      <w:r w:rsidRPr="002948A7">
        <w:rPr>
          <w:rFonts w:ascii="Times New Roman" w:eastAsia="Arial Unicode MS" w:hint="default"/>
        </w:rPr>
        <w:t>, where we can discuss and exchange idea</w:t>
      </w:r>
      <w:r>
        <w:rPr>
          <w:rFonts w:ascii="Times New Roman" w:eastAsia="Arial Unicode MS" w:hint="default"/>
        </w:rPr>
        <w:t>s</w:t>
      </w:r>
      <w:r w:rsidRPr="002948A7">
        <w:rPr>
          <w:rFonts w:ascii="Times New Roman" w:eastAsia="Arial Unicode MS" w:hint="default"/>
        </w:rPr>
        <w:t xml:space="preserve"> with each other</w:t>
      </w:r>
      <w:r>
        <w:rPr>
          <w:rFonts w:ascii="Times New Roman" w:eastAsia="Arial Unicode MS" w:hint="default"/>
        </w:rPr>
        <w:t xml:space="preserve"> in real time</w:t>
      </w:r>
      <w:r w:rsidRPr="002948A7">
        <w:rPr>
          <w:rFonts w:ascii="Times New Roman" w:eastAsia="Arial Unicode MS" w:hint="default"/>
        </w:rPr>
        <w:t>.</w:t>
      </w:r>
    </w:p>
    <w:p w14:paraId="25F2C49A" w14:textId="3B6C814A" w:rsidR="004162ED" w:rsidRDefault="00B02214" w:rsidP="000F15B1">
      <w:pPr>
        <w:pStyle w:val="Heading2"/>
        <w:numPr>
          <w:ilvl w:val="1"/>
          <w:numId w:val="3"/>
        </w:numPr>
        <w:tabs>
          <w:tab w:val="num" w:pos="480"/>
        </w:tabs>
      </w:pPr>
      <w:r>
        <w:t>Tools for iOS reverse engineering</w:t>
      </w:r>
    </w:p>
    <w:p w14:paraId="0929ED95" w14:textId="07BCE3CE" w:rsidR="004162ED" w:rsidRDefault="00B02214">
      <w:pPr>
        <w:rPr>
          <w:rFonts w:hint="default"/>
        </w:rPr>
      </w:pPr>
      <w:r>
        <w:rPr>
          <w:rFonts w:ascii="Times New Roman" w:eastAsia="Arial Unicode MS" w:hint="default"/>
        </w:rPr>
        <w:t xml:space="preserve">After learning some theories about iOS reverse engineering, it is time for us to put theory into practice with some useful tools. Compare with App development, tools used in reverse engineering are not as </w:t>
      </w:r>
      <w:r>
        <w:rPr>
          <w:rFonts w:ascii="Times New Roman" w:eastAsia="Arial Unicode MS" w:hint="default"/>
        </w:rPr>
        <w:t>“</w:t>
      </w:r>
      <w:r>
        <w:rPr>
          <w:rFonts w:ascii="Times New Roman" w:eastAsia="Arial Unicode MS" w:hint="default"/>
        </w:rPr>
        <w:t>smart</w:t>
      </w:r>
      <w:r>
        <w:rPr>
          <w:rFonts w:ascii="Times New Roman" w:eastAsia="Arial Unicode MS" w:hint="default"/>
        </w:rPr>
        <w:t>”</w:t>
      </w:r>
      <w:r>
        <w:rPr>
          <w:rFonts w:ascii="Times New Roman" w:eastAsia="Arial Unicode MS" w:hint="default"/>
        </w:rPr>
        <w:t xml:space="preserve"> as those in App development. Most of tasks have to be done manually, so being proficient with tools can greatly improve the efficiency of reverse engineering. Tools can be divided into 4 major </w:t>
      </w:r>
      <w:proofErr w:type="gramStart"/>
      <w:r>
        <w:rPr>
          <w:rFonts w:ascii="Times New Roman" w:eastAsia="Arial Unicode MS" w:hint="default"/>
        </w:rPr>
        <w:t>categories</w:t>
      </w:r>
      <w:proofErr w:type="gramEnd"/>
      <w:r>
        <w:rPr>
          <w:rFonts w:ascii="Times New Roman" w:eastAsia="Arial Unicode MS" w:hint="default"/>
        </w:rPr>
        <w:t>; they are monitors, disassemblers, debuggers as well as development kit, respectively.</w:t>
      </w:r>
    </w:p>
    <w:p w14:paraId="231C285D" w14:textId="5869721C" w:rsidR="004162ED" w:rsidRPr="00103F2E" w:rsidRDefault="00B02214" w:rsidP="00103F2E">
      <w:pPr>
        <w:pStyle w:val="Heading3"/>
        <w:numPr>
          <w:ilvl w:val="2"/>
          <w:numId w:val="26"/>
        </w:numPr>
        <w:rPr>
          <w:rFonts w:ascii="黑体" w:eastAsia="黑体" w:hAnsi="黑体" w:cs="黑体" w:hint="default"/>
          <w:lang w:val="zh-TW" w:eastAsia="zh-TW"/>
        </w:rPr>
      </w:pPr>
      <w:r w:rsidRPr="00103F2E">
        <w:rPr>
          <w:rFonts w:ascii="黑体" w:eastAsia="黑体" w:hAnsi="黑体" w:cs="黑体" w:hint="default"/>
          <w:lang w:val="zh-TW" w:eastAsia="zh-TW"/>
        </w:rPr>
        <w:lastRenderedPageBreak/>
        <w:t>Monitors</w:t>
      </w:r>
    </w:p>
    <w:p w14:paraId="1A7CBC4F" w14:textId="535A2F9B" w:rsidR="004162ED" w:rsidRDefault="00B02214">
      <w:pPr>
        <w:rPr>
          <w:rFonts w:hint="default"/>
        </w:rPr>
      </w:pPr>
      <w:r>
        <w:rPr>
          <w:rFonts w:ascii="Times New Roman" w:eastAsia="Arial Unicode MS" w:hint="default"/>
        </w:rPr>
        <w:t>In the field of iOS reverse engineering, tools used for sniffing, monitoring and recording targets</w:t>
      </w:r>
      <w:r>
        <w:rPr>
          <w:rFonts w:ascii="Times New Roman" w:eastAsia="Arial Unicode MS" w:hint="default"/>
        </w:rPr>
        <w:t>’</w:t>
      </w:r>
      <w:r>
        <w:rPr>
          <w:rFonts w:ascii="Times New Roman" w:eastAsia="Arial Unicode MS" w:hint="default"/>
        </w:rPr>
        <w:t xml:space="preserve"> behaviors can all be concluded as monitors. These tools generally record and display certain operations performed by the target programs, such as UI changes, network activities and file accesses. Reveal, snoop-it, introspy, etc., are frequently used monitors.</w:t>
      </w:r>
    </w:p>
    <w:p w14:paraId="3EE008C6" w14:textId="00078046" w:rsidR="00555F42" w:rsidRPr="00555F42" w:rsidRDefault="00B02214">
      <w:pPr>
        <w:rPr>
          <w:rFonts w:ascii="Times New Roman" w:eastAsia="Arial Unicode MS" w:hint="default"/>
        </w:rPr>
      </w:pPr>
      <w:r w:rsidRPr="00555F42">
        <w:rPr>
          <w:rFonts w:ascii="Times New Roman" w:eastAsia="Arial Unicode MS" w:hint="default"/>
        </w:rPr>
        <w:t>Reveal, as shown in figure 1-4, is a tool to see the view hierarchy of an App in real-time.</w:t>
      </w:r>
    </w:p>
    <w:p w14:paraId="3E9149E2" w14:textId="77777777" w:rsidR="004162ED" w:rsidRDefault="00BA0581">
      <w:pPr>
        <w:ind w:firstLine="0"/>
        <w:jc w:val="center"/>
        <w:rPr>
          <w:rFonts w:hint="default"/>
        </w:rPr>
      </w:pPr>
      <w:r>
        <w:rPr>
          <w:noProof/>
          <w:lang w:eastAsia="en-US"/>
        </w:rPr>
        <w:drawing>
          <wp:inline distT="0" distB="0" distL="0" distR="0" wp14:anchorId="7040BFEF" wp14:editId="7F101A2C">
            <wp:extent cx="5433518" cy="223558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4.png"/>
                    <pic:cNvPicPr/>
                  </pic:nvPicPr>
                  <pic:blipFill>
                    <a:blip r:embed="rId11">
                      <a:extLst/>
                    </a:blip>
                    <a:stretch>
                      <a:fillRect/>
                    </a:stretch>
                  </pic:blipFill>
                  <pic:spPr>
                    <a:xfrm>
                      <a:off x="0" y="0"/>
                      <a:ext cx="5433518" cy="2235581"/>
                    </a:xfrm>
                    <a:prstGeom prst="rect">
                      <a:avLst/>
                    </a:prstGeom>
                    <a:ln w="12700" cap="flat">
                      <a:noFill/>
                      <a:miter lim="400000"/>
                    </a:ln>
                    <a:effectLst/>
                  </pic:spPr>
                </pic:pic>
              </a:graphicData>
            </a:graphic>
          </wp:inline>
        </w:drawing>
      </w:r>
    </w:p>
    <w:p w14:paraId="66CC2BB4" w14:textId="2392DC6E" w:rsidR="004162ED" w:rsidRPr="009F4B8D" w:rsidRDefault="00B02214">
      <w:pPr>
        <w:pStyle w:val="Caption"/>
        <w:ind w:firstLine="0"/>
        <w:jc w:val="center"/>
        <w:rPr>
          <w:rFonts w:ascii="Times New Roman" w:eastAsia="Times New Roman" w:hAnsi="Times New Roman" w:cs="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Pr="009F4B8D">
        <w:rPr>
          <w:rFonts w:ascii="Times New Roman" w:hAnsi="Times New Roman"/>
        </w:rPr>
        <w:t>1- 4 Reveal</w:t>
      </w:r>
    </w:p>
    <w:p w14:paraId="6EBA303E" w14:textId="11F5A129" w:rsidR="004162ED" w:rsidRDefault="00B02214">
      <w:pPr>
        <w:rPr>
          <w:rFonts w:hint="default"/>
        </w:rPr>
      </w:pPr>
      <w:r>
        <w:rPr>
          <w:rFonts w:ascii="Times New Roman" w:eastAsia="Arial Unicode MS" w:hint="default"/>
        </w:rPr>
        <w:t>Reveal can assist us in locating what we are interested in an App so that we can quickly approach the code from the UI.</w:t>
      </w:r>
    </w:p>
    <w:p w14:paraId="73B587BB" w14:textId="30764212" w:rsidR="004162ED" w:rsidRPr="006B6EBE" w:rsidRDefault="00B02214" w:rsidP="006B6EBE">
      <w:pPr>
        <w:pStyle w:val="Heading3"/>
        <w:numPr>
          <w:ilvl w:val="2"/>
          <w:numId w:val="26"/>
        </w:numPr>
        <w:rPr>
          <w:rFonts w:ascii="黑体" w:eastAsia="黑体" w:hAnsi="黑体" w:cs="黑体" w:hint="default"/>
          <w:lang w:val="zh-TW" w:eastAsia="zh-TW"/>
        </w:rPr>
      </w:pPr>
      <w:r w:rsidRPr="006B6EBE">
        <w:rPr>
          <w:rFonts w:ascii="黑体" w:eastAsia="黑体" w:hAnsi="黑体" w:cs="黑体" w:hint="default"/>
          <w:lang w:val="zh-TW" w:eastAsia="zh-TW"/>
        </w:rPr>
        <w:t>Disassemblers</w:t>
      </w:r>
    </w:p>
    <w:p w14:paraId="29CF0E22" w14:textId="4C18AFD7" w:rsidR="00DB58C3" w:rsidRDefault="00B02214">
      <w:pPr>
        <w:rPr>
          <w:rFonts w:ascii="Times New Roman" w:eastAsia="Arial Unicode MS" w:hint="default"/>
        </w:rPr>
      </w:pPr>
      <w:r>
        <w:rPr>
          <w:rFonts w:ascii="Times New Roman" w:eastAsia="Arial Unicode MS" w:hint="default"/>
        </w:rPr>
        <w:t>After approaching the code from the UI, we have to use disassembler to sort out the code. Disassemblers take binaries as input, and output assembly code after processing the files. IDA and Hopper are two major disassemblers in iOS reverse engineering.</w:t>
      </w:r>
    </w:p>
    <w:p w14:paraId="65CC1A07" w14:textId="4CE9D5B3" w:rsidR="004162ED" w:rsidRDefault="00B02214">
      <w:pPr>
        <w:rPr>
          <w:rFonts w:hint="default"/>
        </w:rPr>
      </w:pPr>
      <w:r>
        <w:rPr>
          <w:rFonts w:ascii="Times New Roman" w:eastAsia="Arial Unicode MS" w:hint="default"/>
        </w:rPr>
        <w:t>As an evergreen disassembler, IDA is one of the most commonly used tools in reverse engineering. It supports Windows, Linux and OSX, as well as multiple processor architectures, as shown in figure 1-5.</w:t>
      </w:r>
    </w:p>
    <w:p w14:paraId="620F6352" w14:textId="77777777" w:rsidR="004162ED" w:rsidRDefault="00BA0581">
      <w:pPr>
        <w:keepNext/>
        <w:ind w:firstLine="0"/>
        <w:jc w:val="center"/>
        <w:rPr>
          <w:rFonts w:hint="default"/>
        </w:rPr>
      </w:pPr>
      <w:r>
        <w:rPr>
          <w:noProof/>
          <w:lang w:eastAsia="en-US"/>
        </w:rPr>
        <w:lastRenderedPageBreak/>
        <w:drawing>
          <wp:inline distT="0" distB="0" distL="0" distR="0" wp14:anchorId="27C90EFC" wp14:editId="67509CE8">
            <wp:extent cx="5398542" cy="319426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5.png"/>
                    <pic:cNvPicPr/>
                  </pic:nvPicPr>
                  <pic:blipFill>
                    <a:blip r:embed="rId12">
                      <a:extLst/>
                    </a:blip>
                    <a:stretch>
                      <a:fillRect/>
                    </a:stretch>
                  </pic:blipFill>
                  <pic:spPr>
                    <a:xfrm>
                      <a:off x="0" y="0"/>
                      <a:ext cx="5398542" cy="3194266"/>
                    </a:xfrm>
                    <a:prstGeom prst="rect">
                      <a:avLst/>
                    </a:prstGeom>
                    <a:ln w="12700" cap="flat">
                      <a:noFill/>
                      <a:miter lim="400000"/>
                    </a:ln>
                    <a:effectLst/>
                  </pic:spPr>
                </pic:pic>
              </a:graphicData>
            </a:graphic>
          </wp:inline>
        </w:drawing>
      </w:r>
    </w:p>
    <w:p w14:paraId="03622665" w14:textId="19B69D91" w:rsidR="004162ED" w:rsidRPr="006B6EBE" w:rsidRDefault="00B02214">
      <w:pPr>
        <w:pStyle w:val="Caption"/>
        <w:ind w:firstLine="0"/>
        <w:jc w:val="center"/>
        <w:rPr>
          <w:rFonts w:ascii="Times New Roman" w:hAnsi="Times New Roman"/>
        </w:rPr>
      </w:pPr>
      <w:r w:rsidRPr="00EB5817">
        <w:rPr>
          <w:rFonts w:ascii="Times New Roman" w:eastAsia="宋体" w:hAnsi="Times New Roman" w:cs="宋体"/>
        </w:rPr>
        <w:t xml:space="preserve">Figure </w:t>
      </w:r>
      <w:r w:rsidRPr="006B6EBE">
        <w:rPr>
          <w:rFonts w:ascii="Times New Roman" w:hAnsi="Times New Roman"/>
        </w:rPr>
        <w:t>1- 5 IDA</w:t>
      </w:r>
    </w:p>
    <w:p w14:paraId="0FD2431F" w14:textId="1926CECB" w:rsidR="004162ED" w:rsidRDefault="00B02214">
      <w:pPr>
        <w:rPr>
          <w:rFonts w:hint="default"/>
        </w:rPr>
      </w:pPr>
      <w:r>
        <w:rPr>
          <w:rFonts w:ascii="Times New Roman" w:eastAsia="Arial Unicode MS" w:hint="default"/>
        </w:rPr>
        <w:t>Hopper is a disassembler that comes out in recent years, which mainly targets Apple family operating systems, as shown in figure 1-6.</w:t>
      </w:r>
    </w:p>
    <w:p w14:paraId="1065B895" w14:textId="77777777" w:rsidR="004162ED" w:rsidRDefault="00BA0581">
      <w:pPr>
        <w:keepNext/>
        <w:ind w:firstLine="0"/>
        <w:jc w:val="center"/>
        <w:rPr>
          <w:rFonts w:hint="default"/>
        </w:rPr>
      </w:pPr>
      <w:r>
        <w:rPr>
          <w:noProof/>
          <w:lang w:eastAsia="en-US"/>
        </w:rPr>
        <w:drawing>
          <wp:inline distT="0" distB="0" distL="0" distR="0" wp14:anchorId="1AA05570" wp14:editId="13FA6569">
            <wp:extent cx="4319512" cy="360916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6.png"/>
                    <pic:cNvPicPr/>
                  </pic:nvPicPr>
                  <pic:blipFill>
                    <a:blip r:embed="rId13">
                      <a:extLst/>
                    </a:blip>
                    <a:stretch>
                      <a:fillRect/>
                    </a:stretch>
                  </pic:blipFill>
                  <pic:spPr>
                    <a:xfrm>
                      <a:off x="0" y="0"/>
                      <a:ext cx="4319512" cy="3609163"/>
                    </a:xfrm>
                    <a:prstGeom prst="rect">
                      <a:avLst/>
                    </a:prstGeom>
                    <a:ln w="12700" cap="flat">
                      <a:noFill/>
                      <a:miter lim="400000"/>
                    </a:ln>
                    <a:effectLst/>
                  </pic:spPr>
                </pic:pic>
              </a:graphicData>
            </a:graphic>
          </wp:inline>
        </w:drawing>
      </w:r>
    </w:p>
    <w:p w14:paraId="2966E813" w14:textId="6263D45C" w:rsidR="004162ED" w:rsidRPr="006B6EBE" w:rsidRDefault="00B02214">
      <w:pPr>
        <w:pStyle w:val="Caption"/>
        <w:ind w:firstLine="0"/>
        <w:jc w:val="center"/>
        <w:rPr>
          <w:rFonts w:ascii="Times New Roman" w:hAnsi="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Pr="006B6EBE">
        <w:rPr>
          <w:rFonts w:ascii="Times New Roman" w:hAnsi="Times New Roman"/>
        </w:rPr>
        <w:t>1- 6 Hopper</w:t>
      </w:r>
    </w:p>
    <w:p w14:paraId="53694A38" w14:textId="4BB84640" w:rsidR="004162ED" w:rsidRDefault="00B02214">
      <w:pPr>
        <w:rPr>
          <w:rFonts w:hint="default"/>
        </w:rPr>
      </w:pPr>
      <w:r>
        <w:rPr>
          <w:rFonts w:ascii="Times New Roman" w:eastAsia="Arial Unicode MS" w:hint="default"/>
        </w:rPr>
        <w:t>After disassembling binaries, we have to read the generated assembly code. This is the most challenging task as well as the most interesting part in iOS reverse engineering, which will be explained in detail since chapter 6. We will use IDA as the main disassembler in this book and you can reference the experience of Hopper on http://bbs.iosre.com.</w:t>
      </w:r>
    </w:p>
    <w:p w14:paraId="072D09AF" w14:textId="1597797D" w:rsidR="004162ED" w:rsidRPr="004F6D29" w:rsidRDefault="00B02214" w:rsidP="004F6D29">
      <w:pPr>
        <w:pStyle w:val="Heading3"/>
        <w:numPr>
          <w:ilvl w:val="2"/>
          <w:numId w:val="26"/>
        </w:numPr>
        <w:rPr>
          <w:rFonts w:ascii="黑体" w:eastAsia="黑体" w:hAnsi="黑体" w:cs="黑体" w:hint="default"/>
          <w:lang w:val="zh-TW" w:eastAsia="zh-TW"/>
        </w:rPr>
      </w:pPr>
      <w:r w:rsidRPr="004F6D29">
        <w:rPr>
          <w:rFonts w:ascii="黑体" w:eastAsia="黑体" w:hAnsi="黑体" w:cs="黑体" w:hint="default"/>
          <w:lang w:val="zh-TW" w:eastAsia="zh-TW"/>
        </w:rPr>
        <w:lastRenderedPageBreak/>
        <w:t>Debuggers</w:t>
      </w:r>
    </w:p>
    <w:p w14:paraId="56D5403E" w14:textId="04B767EC" w:rsidR="004162ED" w:rsidRPr="009167D1" w:rsidRDefault="00B02214">
      <w:pPr>
        <w:rPr>
          <w:rFonts w:ascii="Times New Roman" w:eastAsia="宋体" w:hAnsi="Times New Roman" w:cs="宋体" w:hint="default"/>
        </w:rPr>
      </w:pPr>
      <w:proofErr w:type="gramStart"/>
      <w:r w:rsidRPr="009167D1">
        <w:rPr>
          <w:rFonts w:ascii="Times New Roman" w:eastAsia="宋体" w:hAnsi="Times New Roman" w:cs="宋体" w:hint="default"/>
        </w:rPr>
        <w:t>iOS</w:t>
      </w:r>
      <w:proofErr w:type="gramEnd"/>
      <w:r w:rsidRPr="009167D1">
        <w:rPr>
          <w:rFonts w:ascii="Times New Roman" w:eastAsia="宋体" w:hAnsi="Times New Roman" w:cs="宋体" w:hint="default"/>
        </w:rPr>
        <w:t xml:space="preserve"> developers should be familiar with debugger</w:t>
      </w:r>
      <w:r>
        <w:rPr>
          <w:rFonts w:ascii="Times New Roman" w:eastAsia="宋体" w:hAnsi="Times New Roman" w:cs="宋体" w:hint="default"/>
        </w:rPr>
        <w:t>s</w:t>
      </w:r>
      <w:r w:rsidRPr="009167D1">
        <w:rPr>
          <w:rFonts w:ascii="Times New Roman" w:eastAsia="宋体" w:hAnsi="Times New Roman" w:cs="宋体" w:hint="default"/>
        </w:rPr>
        <w:t xml:space="preserve"> because we often need to debug our code in Xcode. We can set a breakpoint on a line of code so that </w:t>
      </w:r>
      <w:r>
        <w:rPr>
          <w:rFonts w:ascii="Times New Roman" w:eastAsia="宋体" w:hAnsi="Times New Roman" w:cs="宋体" w:hint="default"/>
        </w:rPr>
        <w:t>process</w:t>
      </w:r>
      <w:r w:rsidRPr="009167D1">
        <w:rPr>
          <w:rFonts w:ascii="Times New Roman" w:eastAsia="宋体" w:hAnsi="Times New Roman" w:cs="宋体" w:hint="default"/>
        </w:rPr>
        <w:t xml:space="preserve"> will stop at that line and display the current status of the </w:t>
      </w:r>
      <w:r>
        <w:rPr>
          <w:rFonts w:ascii="Times New Roman" w:eastAsia="宋体" w:hAnsi="Times New Roman" w:cs="宋体" w:hint="default"/>
        </w:rPr>
        <w:t>process</w:t>
      </w:r>
      <w:r w:rsidRPr="009167D1">
        <w:rPr>
          <w:rFonts w:ascii="Times New Roman" w:eastAsia="宋体" w:hAnsi="Times New Roman" w:cs="宋体" w:hint="default"/>
        </w:rPr>
        <w:t xml:space="preserve"> in real time. We constantly use LLDB for debugging during </w:t>
      </w:r>
      <w:r>
        <w:rPr>
          <w:rFonts w:ascii="Times New Roman" w:eastAsia="宋体" w:hAnsi="Times New Roman" w:cs="宋体" w:hint="default"/>
        </w:rPr>
        <w:t xml:space="preserve">both App development and </w:t>
      </w:r>
      <w:r w:rsidRPr="009167D1">
        <w:rPr>
          <w:rFonts w:ascii="Times New Roman" w:eastAsia="宋体" w:hAnsi="Times New Roman" w:cs="宋体" w:hint="default"/>
        </w:rPr>
        <w:t xml:space="preserve">reverse engineering. Figure 1-7 is an example of debugging </w:t>
      </w:r>
      <w:r>
        <w:rPr>
          <w:rFonts w:ascii="Times New Roman" w:eastAsia="宋体" w:hAnsi="Times New Roman" w:cs="宋体" w:hint="default"/>
        </w:rPr>
        <w:t>in</w:t>
      </w:r>
      <w:r w:rsidRPr="009167D1">
        <w:rPr>
          <w:rFonts w:ascii="Times New Roman" w:eastAsia="宋体" w:hAnsi="Times New Roman" w:cs="宋体" w:hint="default"/>
        </w:rPr>
        <w:t xml:space="preserve"> LLDB.</w:t>
      </w:r>
    </w:p>
    <w:p w14:paraId="4E0E5D2B" w14:textId="77777777" w:rsidR="004162ED" w:rsidRDefault="00BA0581">
      <w:pPr>
        <w:keepNext/>
        <w:ind w:firstLine="0"/>
        <w:jc w:val="center"/>
        <w:rPr>
          <w:rFonts w:ascii="宋体" w:eastAsia="宋体" w:hAnsi="宋体" w:cs="宋体" w:hint="default"/>
        </w:rPr>
      </w:pPr>
      <w:r>
        <w:rPr>
          <w:rFonts w:ascii="宋体" w:eastAsia="宋体" w:hAnsi="宋体" w:cs="宋体"/>
          <w:noProof/>
          <w:lang w:eastAsia="en-US"/>
        </w:rPr>
        <w:drawing>
          <wp:inline distT="0" distB="0" distL="0" distR="0" wp14:anchorId="081117B5" wp14:editId="12C734D4">
            <wp:extent cx="4320007" cy="121443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7.png"/>
                    <pic:cNvPicPr/>
                  </pic:nvPicPr>
                  <pic:blipFill>
                    <a:blip r:embed="rId14">
                      <a:extLst/>
                    </a:blip>
                    <a:stretch>
                      <a:fillRect/>
                    </a:stretch>
                  </pic:blipFill>
                  <pic:spPr>
                    <a:xfrm>
                      <a:off x="0" y="0"/>
                      <a:ext cx="4320007" cy="1214438"/>
                    </a:xfrm>
                    <a:prstGeom prst="rect">
                      <a:avLst/>
                    </a:prstGeom>
                    <a:ln w="12700" cap="flat">
                      <a:noFill/>
                      <a:miter lim="400000"/>
                    </a:ln>
                    <a:effectLst/>
                  </pic:spPr>
                </pic:pic>
              </a:graphicData>
            </a:graphic>
          </wp:inline>
        </w:drawing>
      </w:r>
    </w:p>
    <w:p w14:paraId="181921E0" w14:textId="34686C92" w:rsidR="004162ED" w:rsidRPr="00034B2E" w:rsidRDefault="00B02214">
      <w:pPr>
        <w:pStyle w:val="Caption"/>
        <w:ind w:firstLine="0"/>
        <w:jc w:val="center"/>
        <w:rPr>
          <w:rFonts w:ascii="Times New Roman" w:eastAsia="Times New Roman" w:hAnsi="Times New Roman" w:cs="Times New Roman"/>
        </w:rPr>
      </w:pPr>
      <w:r w:rsidRPr="00034B2E">
        <w:rPr>
          <w:rFonts w:ascii="Times New Roman" w:eastAsia="宋体" w:hAnsi="Times New Roman" w:cs="宋体"/>
          <w:lang w:val="zh-TW" w:eastAsia="zh-TW"/>
        </w:rPr>
        <w:t>Figure</w:t>
      </w:r>
      <w:r w:rsidRPr="00034B2E">
        <w:rPr>
          <w:rFonts w:ascii="Times New Roman" w:eastAsia="宋体" w:hAnsi="Times New Roman" w:cs="宋体"/>
          <w:lang w:val="zh-TW"/>
        </w:rPr>
        <w:t xml:space="preserve"> </w:t>
      </w:r>
      <w:r w:rsidRPr="00034B2E">
        <w:rPr>
          <w:rFonts w:ascii="Times New Roman" w:hAnsi="Times New Roman"/>
        </w:rPr>
        <w:t>1- 7 LLDB</w:t>
      </w:r>
    </w:p>
    <w:p w14:paraId="72E6C5F3" w14:textId="21831ACF" w:rsidR="004162ED" w:rsidRPr="00E542C7" w:rsidRDefault="00B02214" w:rsidP="00E542C7">
      <w:pPr>
        <w:pStyle w:val="Heading3"/>
        <w:numPr>
          <w:ilvl w:val="2"/>
          <w:numId w:val="26"/>
        </w:numPr>
        <w:rPr>
          <w:rFonts w:ascii="黑体" w:eastAsia="黑体" w:hAnsi="黑体" w:cs="黑体" w:hint="default"/>
          <w:lang w:val="zh-TW" w:eastAsia="zh-TW"/>
        </w:rPr>
      </w:pPr>
      <w:r w:rsidRPr="00E542C7">
        <w:rPr>
          <w:rFonts w:ascii="黑体" w:eastAsia="黑体" w:hAnsi="黑体" w:cs="黑体" w:hint="default"/>
          <w:lang w:val="zh-TW" w:eastAsia="zh-TW"/>
        </w:rPr>
        <w:t>Development kit</w:t>
      </w:r>
    </w:p>
    <w:p w14:paraId="60401428" w14:textId="0CC4F026" w:rsidR="004162ED" w:rsidRDefault="00B02214">
      <w:pPr>
        <w:rPr>
          <w:rFonts w:hint="default"/>
        </w:rPr>
      </w:pPr>
      <w:r>
        <w:rPr>
          <w:rFonts w:ascii="Times New Roman" w:eastAsia="Arial Unicode MS" w:hint="default"/>
        </w:rPr>
        <w:t>After finishing all the above steps, we can get results from analysis and start to code for now. For App developers, Xcode is the most frequently used development tool. However, if we transfer the battlefield from AppStore to jailbroken iOS, our development kit gets expanded. Not only is there an Xcode based iOSOpenDev, but also a command line based Theos. Judging from my own experiences, Theos is the most exciting development tool. Before knowing Theos, I felt like I was restricted to the AppStore. Not until I mastered the usage of Theos did I break the restriction of AppStore and completely understood the real iOS. Theos is the major development tool in this book and we</w:t>
      </w:r>
      <w:r>
        <w:rPr>
          <w:rFonts w:ascii="Times New Roman" w:eastAsia="Arial Unicode MS" w:hint="default"/>
        </w:rPr>
        <w:t>’</w:t>
      </w:r>
      <w:r>
        <w:rPr>
          <w:rFonts w:ascii="Times New Roman" w:eastAsia="Arial Unicode MS" w:hint="default"/>
        </w:rPr>
        <w:t>ll discuss about iOSOpenDev on our website.</w:t>
      </w:r>
    </w:p>
    <w:p w14:paraId="0DFCAD50" w14:textId="4972E60B" w:rsidR="004162ED" w:rsidRPr="00EF5F5E" w:rsidRDefault="00B02214" w:rsidP="00EF5F5E">
      <w:pPr>
        <w:pStyle w:val="Heading2"/>
        <w:numPr>
          <w:ilvl w:val="1"/>
          <w:numId w:val="3"/>
        </w:numPr>
        <w:tabs>
          <w:tab w:val="num" w:pos="480"/>
        </w:tabs>
        <w:rPr>
          <w:rFonts w:ascii="黑体" w:eastAsia="黑体" w:hAnsi="黑体" w:cs="黑体"/>
          <w:lang w:val="zh-TW" w:eastAsia="zh-TW"/>
        </w:rPr>
      </w:pPr>
      <w:r w:rsidRPr="00EB5817">
        <w:rPr>
          <w:rFonts w:ascii="黑体" w:eastAsia="黑体" w:hAnsi="黑体" w:cs="黑体"/>
          <w:lang w:eastAsia="zh-TW"/>
        </w:rPr>
        <w:t xml:space="preserve"> </w:t>
      </w:r>
      <w:r w:rsidRPr="00EF5F5E">
        <w:rPr>
          <w:rFonts w:ascii="黑体" w:eastAsia="黑体" w:hAnsi="黑体" w:cs="黑体"/>
          <w:lang w:val="zh-TW" w:eastAsia="zh-TW"/>
        </w:rPr>
        <w:t>Conclusion</w:t>
      </w:r>
    </w:p>
    <w:p w14:paraId="35AFB7D1" w14:textId="769775C5" w:rsidR="004162ED" w:rsidRPr="00244234" w:rsidRDefault="00B02214">
      <w:pPr>
        <w:rPr>
          <w:rFonts w:ascii="Times New Roman" w:eastAsia="Arial Unicode MS" w:hint="default"/>
        </w:rPr>
      </w:pPr>
      <w:r w:rsidRPr="00244234">
        <w:rPr>
          <w:rFonts w:ascii="Times New Roman" w:eastAsia="Arial Unicode MS" w:hint="default"/>
        </w:rPr>
        <w:t>In this chapter, we have introduced some concepts about iOS reverse engineer</w:t>
      </w:r>
      <w:r>
        <w:rPr>
          <w:rFonts w:ascii="Times New Roman" w:eastAsia="Arial Unicode MS" w:hint="default"/>
        </w:rPr>
        <w:t>ing</w:t>
      </w:r>
      <w:r w:rsidRPr="00244234">
        <w:rPr>
          <w:rFonts w:ascii="Times New Roman" w:eastAsia="Arial Unicode MS" w:hint="default"/>
        </w:rPr>
        <w:t xml:space="preserve"> in order to provide readers with a general idea of </w:t>
      </w:r>
      <w:r>
        <w:rPr>
          <w:rFonts w:ascii="Times New Roman" w:eastAsia="Arial Unicode MS" w:hint="default"/>
        </w:rPr>
        <w:t>what we</w:t>
      </w:r>
      <w:r>
        <w:rPr>
          <w:rFonts w:ascii="Times New Roman" w:eastAsia="Arial Unicode MS" w:hint="default"/>
        </w:rPr>
        <w:t>’</w:t>
      </w:r>
      <w:r>
        <w:rPr>
          <w:rFonts w:ascii="Times New Roman" w:eastAsia="Arial Unicode MS" w:hint="default"/>
        </w:rPr>
        <w:t>ll be focusing on</w:t>
      </w:r>
      <w:r w:rsidRPr="00244234">
        <w:rPr>
          <w:rFonts w:ascii="Times New Roman" w:eastAsia="Arial Unicode MS" w:hint="default"/>
        </w:rPr>
        <w:t xml:space="preserve">. More details and examples will be covered in </w:t>
      </w:r>
      <w:r>
        <w:rPr>
          <w:rFonts w:ascii="Times New Roman" w:eastAsia="Arial Unicode MS" w:hint="default"/>
        </w:rPr>
        <w:t xml:space="preserve">the </w:t>
      </w:r>
      <w:r w:rsidRPr="00244234">
        <w:rPr>
          <w:rFonts w:ascii="Times New Roman" w:eastAsia="Arial Unicode MS" w:hint="default"/>
        </w:rPr>
        <w:t>following chapters. Stay tuned with us!</w:t>
      </w:r>
    </w:p>
    <w:sectPr w:rsidR="004162ED" w:rsidRPr="00244234">
      <w:headerReference w:type="default" r:id="rId15"/>
      <w:footerReference w:type="default" r:id="rId16"/>
      <w:pgSz w:w="11900" w:h="16840"/>
      <w:pgMar w:top="1440" w:right="1558" w:bottom="1440" w:left="1418" w:header="851" w:footer="99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1DC2F" w14:textId="77777777" w:rsidR="00C660C2" w:rsidRDefault="00C660C2">
      <w:pPr>
        <w:spacing w:line="240" w:lineRule="auto"/>
        <w:rPr>
          <w:rFonts w:hint="default"/>
        </w:rPr>
      </w:pPr>
      <w:r>
        <w:separator/>
      </w:r>
    </w:p>
  </w:endnote>
  <w:endnote w:type="continuationSeparator" w:id="0">
    <w:p w14:paraId="1C691D9E" w14:textId="77777777" w:rsidR="00C660C2" w:rsidRDefault="00C660C2">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Times">
    <w:panose1 w:val="00000000000000000000"/>
    <w:charset w:val="4D"/>
    <w:family w:val="roman"/>
    <w:notTrueType/>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Monaco">
    <w:altName w:val="Courier New"/>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D173C" w14:textId="77777777" w:rsidR="00BA0581" w:rsidRDefault="00BA0581">
    <w:pPr>
      <w:pStyle w:val="Footer"/>
      <w:ind w:firstLine="360"/>
      <w:jc w:val="center"/>
    </w:pPr>
    <w:r>
      <w:fldChar w:fldCharType="begin"/>
    </w:r>
    <w:r>
      <w:instrText xml:space="preserve"> PAGE </w:instrText>
    </w:r>
    <w:r>
      <w:fldChar w:fldCharType="separate"/>
    </w:r>
    <w:r w:rsidR="00567C09">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5DCEC" w14:textId="77777777" w:rsidR="00C660C2" w:rsidRDefault="00C660C2">
      <w:pPr>
        <w:spacing w:line="240" w:lineRule="auto"/>
        <w:rPr>
          <w:rFonts w:hint="default"/>
        </w:rPr>
      </w:pPr>
      <w:r>
        <w:separator/>
      </w:r>
    </w:p>
  </w:footnote>
  <w:footnote w:type="continuationSeparator" w:id="0">
    <w:p w14:paraId="24B88197" w14:textId="77777777" w:rsidR="00C660C2" w:rsidRDefault="00C660C2">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8F93E" w14:textId="6C88AC30" w:rsidR="00BA0581" w:rsidRDefault="00BA0581">
    <w:pPr>
      <w:pStyle w:val="Header"/>
      <w:ind w:firstLine="0"/>
      <w:jc w:val="left"/>
    </w:pPr>
    <w:proofErr w:type="gramStart"/>
    <w:r>
      <w:rPr>
        <w:rFonts w:ascii="Trebuchet MS"/>
      </w:rPr>
      <w:t>iOS</w:t>
    </w:r>
    <w:proofErr w:type="gramEnd"/>
    <w:r>
      <w:rPr>
        <w:rFonts w:ascii="Trebuchet MS"/>
      </w:rPr>
      <w:t xml:space="preserve"> App Reverse Engineering Chapter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56944"/>
    <w:multiLevelType w:val="multilevel"/>
    <w:tmpl w:val="6C6CD22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
    <w:nsid w:val="11632ED5"/>
    <w:multiLevelType w:val="multilevel"/>
    <w:tmpl w:val="980C90D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2">
    <w:nsid w:val="11E11D8B"/>
    <w:multiLevelType w:val="multilevel"/>
    <w:tmpl w:val="31BC85E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120A4EF1"/>
    <w:multiLevelType w:val="multilevel"/>
    <w:tmpl w:val="71FEBDDC"/>
    <w:styleLink w:val="3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4">
    <w:nsid w:val="12B01264"/>
    <w:multiLevelType w:val="multilevel"/>
    <w:tmpl w:val="723866A8"/>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黑体" w:eastAsia="黑体" w:hAnsi="黑体" w:cs="黑体"/>
        <w:position w:val="0"/>
        <w:rtl w:val="0"/>
        <w:lang w:val="zh-TW"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5">
    <w:nsid w:val="15296D97"/>
    <w:multiLevelType w:val="multilevel"/>
    <w:tmpl w:val="18885EE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nsid w:val="164A47CB"/>
    <w:multiLevelType w:val="multilevel"/>
    <w:tmpl w:val="F3581B7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7">
    <w:nsid w:val="16946DC4"/>
    <w:multiLevelType w:val="multilevel"/>
    <w:tmpl w:val="FB0824B6"/>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8">
    <w:nsid w:val="1A474969"/>
    <w:multiLevelType w:val="multilevel"/>
    <w:tmpl w:val="E6F26E1E"/>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9">
    <w:nsid w:val="1F0F389F"/>
    <w:multiLevelType w:val="multilevel"/>
    <w:tmpl w:val="D344611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218D59D1"/>
    <w:multiLevelType w:val="multilevel"/>
    <w:tmpl w:val="EFECB6C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1">
    <w:nsid w:val="28881BE7"/>
    <w:multiLevelType w:val="multilevel"/>
    <w:tmpl w:val="71FEBDDC"/>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2">
    <w:nsid w:val="2B004C94"/>
    <w:multiLevelType w:val="multilevel"/>
    <w:tmpl w:val="12CC879E"/>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39400E46"/>
    <w:multiLevelType w:val="multilevel"/>
    <w:tmpl w:val="76484AA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4">
    <w:nsid w:val="404731ED"/>
    <w:multiLevelType w:val="multilevel"/>
    <w:tmpl w:val="1F9856D0"/>
    <w:styleLink w:val="21"/>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5">
    <w:nsid w:val="434730E8"/>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6">
    <w:nsid w:val="50994398"/>
    <w:multiLevelType w:val="multilevel"/>
    <w:tmpl w:val="E6841C76"/>
    <w:styleLink w:val="4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7">
    <w:nsid w:val="54A46219"/>
    <w:multiLevelType w:val="multilevel"/>
    <w:tmpl w:val="2CF6631C"/>
    <w:lvl w:ilvl="0">
      <w:start w:val="1"/>
      <w:numFmt w:val="decimal"/>
      <w:lvlText w:val="%1"/>
      <w:lvlJc w:val="left"/>
      <w:pPr>
        <w:ind w:left="425" w:hanging="425"/>
      </w:pPr>
      <w:rPr>
        <w:rFonts w:hint="eastAsia"/>
        <w:position w:val="0"/>
        <w:rtl w:val="0"/>
        <w:lang w:val="zh-TW" w:eastAsia="zh-TW"/>
      </w:rPr>
    </w:lvl>
    <w:lvl w:ilvl="1">
      <w:start w:val="1"/>
      <w:numFmt w:val="decimal"/>
      <w:lvlText w:val="%1.%2"/>
      <w:lvlJc w:val="left"/>
      <w:pPr>
        <w:ind w:left="992" w:hanging="567"/>
      </w:pPr>
      <w:rPr>
        <w:rFonts w:hint="eastAsia"/>
        <w:position w:val="0"/>
        <w:rtl w:val="0"/>
        <w:lang w:val="zh-TW" w:eastAsia="zh-TW"/>
      </w:rPr>
    </w:lvl>
    <w:lvl w:ilvl="2">
      <w:start w:val="1"/>
      <w:numFmt w:val="decimal"/>
      <w:lvlText w:val="%1.%2.%3"/>
      <w:lvlJc w:val="left"/>
      <w:pPr>
        <w:ind w:left="1418" w:hanging="567"/>
      </w:pPr>
      <w:rPr>
        <w:rFonts w:hint="eastAsia"/>
        <w:position w:val="0"/>
        <w:rtl w:val="0"/>
        <w:lang w:val="en-US" w:eastAsia="zh-TW"/>
      </w:rPr>
    </w:lvl>
    <w:lvl w:ilvl="3">
      <w:start w:val="1"/>
      <w:numFmt w:val="decimal"/>
      <w:lvlText w:val="%1.%2.%3.%4"/>
      <w:lvlJc w:val="left"/>
      <w:pPr>
        <w:ind w:left="1984" w:hanging="708"/>
      </w:pPr>
      <w:rPr>
        <w:rFonts w:hint="eastAsia"/>
        <w:position w:val="0"/>
        <w:rtl w:val="0"/>
        <w:lang w:val="zh-TW" w:eastAsia="zh-TW"/>
      </w:rPr>
    </w:lvl>
    <w:lvl w:ilvl="4">
      <w:start w:val="1"/>
      <w:numFmt w:val="decimal"/>
      <w:lvlText w:val="%1.%2.%3.%4.%5"/>
      <w:lvlJc w:val="left"/>
      <w:pPr>
        <w:ind w:left="2551" w:hanging="850"/>
      </w:pPr>
      <w:rPr>
        <w:rFonts w:hint="eastAsia"/>
        <w:position w:val="0"/>
        <w:rtl w:val="0"/>
        <w:lang w:val="zh-TW" w:eastAsia="zh-TW"/>
      </w:rPr>
    </w:lvl>
    <w:lvl w:ilvl="5">
      <w:start w:val="1"/>
      <w:numFmt w:val="decimal"/>
      <w:lvlText w:val="%1.%2.%3.%4.%5.%6"/>
      <w:lvlJc w:val="left"/>
      <w:pPr>
        <w:ind w:left="3260" w:hanging="1134"/>
      </w:pPr>
      <w:rPr>
        <w:rFonts w:hint="eastAsia"/>
        <w:position w:val="0"/>
        <w:rtl w:val="0"/>
        <w:lang w:val="zh-TW" w:eastAsia="zh-TW"/>
      </w:rPr>
    </w:lvl>
    <w:lvl w:ilvl="6">
      <w:start w:val="1"/>
      <w:numFmt w:val="decimal"/>
      <w:lvlText w:val="%1.%2.%3.%4.%5.%6.%7"/>
      <w:lvlJc w:val="left"/>
      <w:pPr>
        <w:ind w:left="3827" w:hanging="1276"/>
      </w:pPr>
      <w:rPr>
        <w:rFonts w:hint="eastAsia"/>
        <w:position w:val="0"/>
        <w:rtl w:val="0"/>
        <w:lang w:val="zh-TW" w:eastAsia="zh-TW"/>
      </w:rPr>
    </w:lvl>
    <w:lvl w:ilvl="7">
      <w:start w:val="1"/>
      <w:numFmt w:val="decimal"/>
      <w:lvlText w:val="%1.%2.%3.%4.%5.%6.%7.%8"/>
      <w:lvlJc w:val="left"/>
      <w:pPr>
        <w:ind w:left="4394" w:hanging="1418"/>
      </w:pPr>
      <w:rPr>
        <w:rFonts w:hint="eastAsia"/>
        <w:position w:val="0"/>
        <w:rtl w:val="0"/>
        <w:lang w:val="zh-TW" w:eastAsia="zh-TW"/>
      </w:rPr>
    </w:lvl>
    <w:lvl w:ilvl="8">
      <w:start w:val="1"/>
      <w:numFmt w:val="decimal"/>
      <w:lvlText w:val="%1.%2.%3.%4.%5.%6.%7.%8.%9"/>
      <w:lvlJc w:val="left"/>
      <w:pPr>
        <w:ind w:left="5102" w:hanging="1700"/>
      </w:pPr>
      <w:rPr>
        <w:rFonts w:hint="eastAsia"/>
        <w:position w:val="0"/>
        <w:rtl w:val="0"/>
        <w:lang w:val="zh-TW" w:eastAsia="zh-TW"/>
      </w:rPr>
    </w:lvl>
  </w:abstractNum>
  <w:abstractNum w:abstractNumId="18">
    <w:nsid w:val="55DA5051"/>
    <w:multiLevelType w:val="multilevel"/>
    <w:tmpl w:val="31AE54C2"/>
    <w:styleLink w:val="List0"/>
    <w:lvl w:ilvl="0">
      <w:start w:val="1"/>
      <w:numFmt w:val="decimal"/>
      <w:lvlText w:val="%1."/>
      <w:lvlJc w:val="left"/>
      <w:rPr>
        <w:position w:val="0"/>
      </w:rPr>
    </w:lvl>
    <w:lvl w:ilvl="1">
      <w:start w:val="1"/>
      <w:numFmt w:val="decimal"/>
      <w:lvlText w:val="1.%2"/>
      <w:lvlJc w:val="left"/>
      <w:pPr>
        <w:ind w:left="480" w:hanging="480"/>
      </w:pPr>
      <w:rPr>
        <w:rFonts w:hint="eastAsia"/>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19">
    <w:nsid w:val="56C91B8F"/>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0">
    <w:nsid w:val="5CCF3578"/>
    <w:multiLevelType w:val="multilevel"/>
    <w:tmpl w:val="481226B4"/>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1">
    <w:nsid w:val="62C73202"/>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2">
    <w:nsid w:val="66A063CA"/>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3">
    <w:nsid w:val="745655FA"/>
    <w:multiLevelType w:val="multilevel"/>
    <w:tmpl w:val="3F6A57CE"/>
    <w:lvl w:ilvl="0">
      <w:start w:val="1"/>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24">
    <w:nsid w:val="79410381"/>
    <w:multiLevelType w:val="multilevel"/>
    <w:tmpl w:val="19CCF626"/>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5">
    <w:nsid w:val="7D352A49"/>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6">
    <w:nsid w:val="7D4B6C17"/>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7">
    <w:nsid w:val="7FCA3633"/>
    <w:multiLevelType w:val="multilevel"/>
    <w:tmpl w:val="11321C2A"/>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num w:numId="1">
    <w:abstractNumId w:val="27"/>
  </w:num>
  <w:num w:numId="2">
    <w:abstractNumId w:val="24"/>
  </w:num>
  <w:num w:numId="3">
    <w:abstractNumId w:val="18"/>
  </w:num>
  <w:num w:numId="4">
    <w:abstractNumId w:val="23"/>
  </w:num>
  <w:num w:numId="5">
    <w:abstractNumId w:val="0"/>
  </w:num>
  <w:num w:numId="6">
    <w:abstractNumId w:val="13"/>
  </w:num>
  <w:num w:numId="7">
    <w:abstractNumId w:val="10"/>
  </w:num>
  <w:num w:numId="8">
    <w:abstractNumId w:val="9"/>
  </w:num>
  <w:num w:numId="9">
    <w:abstractNumId w:val="12"/>
  </w:num>
  <w:num w:numId="10">
    <w:abstractNumId w:val="4"/>
  </w:num>
  <w:num w:numId="11">
    <w:abstractNumId w:val="17"/>
  </w:num>
  <w:num w:numId="12">
    <w:abstractNumId w:val="1"/>
  </w:num>
  <w:num w:numId="13">
    <w:abstractNumId w:val="5"/>
  </w:num>
  <w:num w:numId="14">
    <w:abstractNumId w:val="3"/>
  </w:num>
  <w:num w:numId="15">
    <w:abstractNumId w:val="6"/>
  </w:num>
  <w:num w:numId="16">
    <w:abstractNumId w:val="2"/>
  </w:num>
  <w:num w:numId="17">
    <w:abstractNumId w:val="16"/>
  </w:num>
  <w:num w:numId="18">
    <w:abstractNumId w:val="8"/>
  </w:num>
  <w:num w:numId="19">
    <w:abstractNumId w:val="14"/>
  </w:num>
  <w:num w:numId="20">
    <w:abstractNumId w:val="25"/>
  </w:num>
  <w:num w:numId="21">
    <w:abstractNumId w:val="20"/>
  </w:num>
  <w:num w:numId="22">
    <w:abstractNumId w:val="11"/>
  </w:num>
  <w:num w:numId="23">
    <w:abstractNumId w:val="15"/>
  </w:num>
  <w:num w:numId="24">
    <w:abstractNumId w:val="21"/>
  </w:num>
  <w:num w:numId="25">
    <w:abstractNumId w:val="7"/>
  </w:num>
  <w:num w:numId="26">
    <w:abstractNumId w:val="19"/>
  </w:num>
  <w:num w:numId="27">
    <w:abstractNumId w:val="2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proofState w:grammar="clean"/>
  <w:trackRevisions/>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162ED"/>
    <w:rsid w:val="00003DBA"/>
    <w:rsid w:val="00004601"/>
    <w:rsid w:val="000062B0"/>
    <w:rsid w:val="00007CF5"/>
    <w:rsid w:val="000131EA"/>
    <w:rsid w:val="00013680"/>
    <w:rsid w:val="000215E0"/>
    <w:rsid w:val="00022F18"/>
    <w:rsid w:val="00025118"/>
    <w:rsid w:val="0002530E"/>
    <w:rsid w:val="000256E7"/>
    <w:rsid w:val="00025897"/>
    <w:rsid w:val="00030378"/>
    <w:rsid w:val="00030379"/>
    <w:rsid w:val="00030FF4"/>
    <w:rsid w:val="00032677"/>
    <w:rsid w:val="00034B2E"/>
    <w:rsid w:val="0004040B"/>
    <w:rsid w:val="00046B71"/>
    <w:rsid w:val="00057AB8"/>
    <w:rsid w:val="00067BD1"/>
    <w:rsid w:val="00072A3B"/>
    <w:rsid w:val="000747FF"/>
    <w:rsid w:val="00076B95"/>
    <w:rsid w:val="00085AD2"/>
    <w:rsid w:val="0009230F"/>
    <w:rsid w:val="000948BC"/>
    <w:rsid w:val="0009671D"/>
    <w:rsid w:val="000A56EA"/>
    <w:rsid w:val="000A5809"/>
    <w:rsid w:val="000B1286"/>
    <w:rsid w:val="000B1345"/>
    <w:rsid w:val="000B415E"/>
    <w:rsid w:val="000C0970"/>
    <w:rsid w:val="000D1474"/>
    <w:rsid w:val="000D2319"/>
    <w:rsid w:val="000E46E7"/>
    <w:rsid w:val="000E527E"/>
    <w:rsid w:val="000E6429"/>
    <w:rsid w:val="000F15B1"/>
    <w:rsid w:val="000F18C7"/>
    <w:rsid w:val="000F3023"/>
    <w:rsid w:val="00103422"/>
    <w:rsid w:val="00103F2E"/>
    <w:rsid w:val="001058CE"/>
    <w:rsid w:val="00107BAB"/>
    <w:rsid w:val="0011270D"/>
    <w:rsid w:val="00121EA4"/>
    <w:rsid w:val="0012606E"/>
    <w:rsid w:val="00126F42"/>
    <w:rsid w:val="00131D97"/>
    <w:rsid w:val="0013369E"/>
    <w:rsid w:val="00133C76"/>
    <w:rsid w:val="00134596"/>
    <w:rsid w:val="00134CE8"/>
    <w:rsid w:val="001355D4"/>
    <w:rsid w:val="001374B3"/>
    <w:rsid w:val="00141E01"/>
    <w:rsid w:val="00144CEF"/>
    <w:rsid w:val="001515F2"/>
    <w:rsid w:val="001524E1"/>
    <w:rsid w:val="00156D16"/>
    <w:rsid w:val="00162117"/>
    <w:rsid w:val="0016729D"/>
    <w:rsid w:val="0017033F"/>
    <w:rsid w:val="00182688"/>
    <w:rsid w:val="00192967"/>
    <w:rsid w:val="0019372F"/>
    <w:rsid w:val="00193A04"/>
    <w:rsid w:val="001A0B35"/>
    <w:rsid w:val="001A34C3"/>
    <w:rsid w:val="001A64BB"/>
    <w:rsid w:val="001A7463"/>
    <w:rsid w:val="001B1D3F"/>
    <w:rsid w:val="001B6B0C"/>
    <w:rsid w:val="001C1B13"/>
    <w:rsid w:val="001C3233"/>
    <w:rsid w:val="001C6AD6"/>
    <w:rsid w:val="001F2CB3"/>
    <w:rsid w:val="001F2EDF"/>
    <w:rsid w:val="00200519"/>
    <w:rsid w:val="00202BEB"/>
    <w:rsid w:val="00206E71"/>
    <w:rsid w:val="00211E55"/>
    <w:rsid w:val="00214877"/>
    <w:rsid w:val="002149C6"/>
    <w:rsid w:val="00214B21"/>
    <w:rsid w:val="00223D25"/>
    <w:rsid w:val="00224CE0"/>
    <w:rsid w:val="00226FB7"/>
    <w:rsid w:val="002328DE"/>
    <w:rsid w:val="00234FC9"/>
    <w:rsid w:val="00244234"/>
    <w:rsid w:val="002448E7"/>
    <w:rsid w:val="00245CF7"/>
    <w:rsid w:val="00252180"/>
    <w:rsid w:val="00261A63"/>
    <w:rsid w:val="00263699"/>
    <w:rsid w:val="00265D80"/>
    <w:rsid w:val="0026779A"/>
    <w:rsid w:val="00274356"/>
    <w:rsid w:val="00274D70"/>
    <w:rsid w:val="00280E38"/>
    <w:rsid w:val="0028175B"/>
    <w:rsid w:val="002818F6"/>
    <w:rsid w:val="00291EE6"/>
    <w:rsid w:val="00292968"/>
    <w:rsid w:val="002948A7"/>
    <w:rsid w:val="002952D5"/>
    <w:rsid w:val="00295C61"/>
    <w:rsid w:val="00295E96"/>
    <w:rsid w:val="002A2913"/>
    <w:rsid w:val="002A3344"/>
    <w:rsid w:val="002A42ED"/>
    <w:rsid w:val="002A49AA"/>
    <w:rsid w:val="002A7FC8"/>
    <w:rsid w:val="002B470A"/>
    <w:rsid w:val="002D0D8C"/>
    <w:rsid w:val="002D2EFA"/>
    <w:rsid w:val="002D3F02"/>
    <w:rsid w:val="002D51B8"/>
    <w:rsid w:val="002F0A7C"/>
    <w:rsid w:val="002F0E45"/>
    <w:rsid w:val="00303F80"/>
    <w:rsid w:val="00305143"/>
    <w:rsid w:val="00305FF6"/>
    <w:rsid w:val="003118D8"/>
    <w:rsid w:val="00311E35"/>
    <w:rsid w:val="0031784C"/>
    <w:rsid w:val="00320F89"/>
    <w:rsid w:val="00321192"/>
    <w:rsid w:val="00321274"/>
    <w:rsid w:val="00321743"/>
    <w:rsid w:val="00323DB8"/>
    <w:rsid w:val="00331079"/>
    <w:rsid w:val="00331457"/>
    <w:rsid w:val="003330DE"/>
    <w:rsid w:val="00334E75"/>
    <w:rsid w:val="00334FBF"/>
    <w:rsid w:val="0034024A"/>
    <w:rsid w:val="00341784"/>
    <w:rsid w:val="00341BBE"/>
    <w:rsid w:val="00345809"/>
    <w:rsid w:val="003460C2"/>
    <w:rsid w:val="003474F7"/>
    <w:rsid w:val="00351A3C"/>
    <w:rsid w:val="003520FF"/>
    <w:rsid w:val="00352224"/>
    <w:rsid w:val="0035377D"/>
    <w:rsid w:val="003646DB"/>
    <w:rsid w:val="0037570D"/>
    <w:rsid w:val="00376144"/>
    <w:rsid w:val="00377088"/>
    <w:rsid w:val="003813BE"/>
    <w:rsid w:val="00392B25"/>
    <w:rsid w:val="00393B5B"/>
    <w:rsid w:val="00394CEA"/>
    <w:rsid w:val="0039630B"/>
    <w:rsid w:val="003A245D"/>
    <w:rsid w:val="003A258C"/>
    <w:rsid w:val="003A5A56"/>
    <w:rsid w:val="003C23CB"/>
    <w:rsid w:val="003C65B4"/>
    <w:rsid w:val="003C7A87"/>
    <w:rsid w:val="003D0AA0"/>
    <w:rsid w:val="003D6E95"/>
    <w:rsid w:val="003E6F3B"/>
    <w:rsid w:val="003F4E84"/>
    <w:rsid w:val="0040096A"/>
    <w:rsid w:val="00403BE1"/>
    <w:rsid w:val="00404BB3"/>
    <w:rsid w:val="00407F1E"/>
    <w:rsid w:val="00414C0E"/>
    <w:rsid w:val="004162ED"/>
    <w:rsid w:val="00422046"/>
    <w:rsid w:val="004262B2"/>
    <w:rsid w:val="00430AEC"/>
    <w:rsid w:val="00430BFA"/>
    <w:rsid w:val="00434321"/>
    <w:rsid w:val="00441896"/>
    <w:rsid w:val="00450C69"/>
    <w:rsid w:val="004565EF"/>
    <w:rsid w:val="0046414D"/>
    <w:rsid w:val="00464898"/>
    <w:rsid w:val="00465E19"/>
    <w:rsid w:val="00472B73"/>
    <w:rsid w:val="00475A67"/>
    <w:rsid w:val="00481156"/>
    <w:rsid w:val="0048577F"/>
    <w:rsid w:val="0048768D"/>
    <w:rsid w:val="00491648"/>
    <w:rsid w:val="00492F4F"/>
    <w:rsid w:val="00494C8F"/>
    <w:rsid w:val="00495266"/>
    <w:rsid w:val="00495A0A"/>
    <w:rsid w:val="004A2249"/>
    <w:rsid w:val="004A2A48"/>
    <w:rsid w:val="004B23D0"/>
    <w:rsid w:val="004C4848"/>
    <w:rsid w:val="004C794C"/>
    <w:rsid w:val="004D2B78"/>
    <w:rsid w:val="004D3F25"/>
    <w:rsid w:val="004E1DA9"/>
    <w:rsid w:val="004E311A"/>
    <w:rsid w:val="004E364B"/>
    <w:rsid w:val="004E6FD2"/>
    <w:rsid w:val="004E785E"/>
    <w:rsid w:val="004E7DBC"/>
    <w:rsid w:val="004F36B7"/>
    <w:rsid w:val="004F6D29"/>
    <w:rsid w:val="004F78EB"/>
    <w:rsid w:val="005001D1"/>
    <w:rsid w:val="0050353A"/>
    <w:rsid w:val="00510EE9"/>
    <w:rsid w:val="005200B1"/>
    <w:rsid w:val="005214F8"/>
    <w:rsid w:val="0052488A"/>
    <w:rsid w:val="0052762F"/>
    <w:rsid w:val="005312DE"/>
    <w:rsid w:val="00533F04"/>
    <w:rsid w:val="00542EFE"/>
    <w:rsid w:val="00544DEC"/>
    <w:rsid w:val="005458DE"/>
    <w:rsid w:val="00546F70"/>
    <w:rsid w:val="00551BC0"/>
    <w:rsid w:val="00551E55"/>
    <w:rsid w:val="00555F42"/>
    <w:rsid w:val="005670FF"/>
    <w:rsid w:val="00567C09"/>
    <w:rsid w:val="0057064A"/>
    <w:rsid w:val="00576E84"/>
    <w:rsid w:val="0058426A"/>
    <w:rsid w:val="00584B24"/>
    <w:rsid w:val="00592343"/>
    <w:rsid w:val="0059687B"/>
    <w:rsid w:val="005A011F"/>
    <w:rsid w:val="005B130C"/>
    <w:rsid w:val="005B71BF"/>
    <w:rsid w:val="005C1131"/>
    <w:rsid w:val="005C35CC"/>
    <w:rsid w:val="005C37D7"/>
    <w:rsid w:val="005C4CF2"/>
    <w:rsid w:val="005D3213"/>
    <w:rsid w:val="005F2BF4"/>
    <w:rsid w:val="005F4F7A"/>
    <w:rsid w:val="005F72E3"/>
    <w:rsid w:val="00611917"/>
    <w:rsid w:val="006202D0"/>
    <w:rsid w:val="00622D1F"/>
    <w:rsid w:val="00626BF0"/>
    <w:rsid w:val="0065147B"/>
    <w:rsid w:val="00654AD0"/>
    <w:rsid w:val="0066296A"/>
    <w:rsid w:val="006677AC"/>
    <w:rsid w:val="00684C4D"/>
    <w:rsid w:val="0068620E"/>
    <w:rsid w:val="00687E19"/>
    <w:rsid w:val="00690D68"/>
    <w:rsid w:val="006934B0"/>
    <w:rsid w:val="00696465"/>
    <w:rsid w:val="00697262"/>
    <w:rsid w:val="006A132A"/>
    <w:rsid w:val="006A7B35"/>
    <w:rsid w:val="006B428D"/>
    <w:rsid w:val="006B4860"/>
    <w:rsid w:val="006B6EBE"/>
    <w:rsid w:val="006C0F7A"/>
    <w:rsid w:val="006C5226"/>
    <w:rsid w:val="006D1EF5"/>
    <w:rsid w:val="006D517E"/>
    <w:rsid w:val="006E377C"/>
    <w:rsid w:val="006E49F0"/>
    <w:rsid w:val="006E5FBC"/>
    <w:rsid w:val="006E6DEF"/>
    <w:rsid w:val="006E74B8"/>
    <w:rsid w:val="006F280C"/>
    <w:rsid w:val="006F3684"/>
    <w:rsid w:val="006F70D1"/>
    <w:rsid w:val="007025F7"/>
    <w:rsid w:val="00703AA0"/>
    <w:rsid w:val="00704C05"/>
    <w:rsid w:val="00711752"/>
    <w:rsid w:val="00715A3E"/>
    <w:rsid w:val="0071603B"/>
    <w:rsid w:val="00717A24"/>
    <w:rsid w:val="00720422"/>
    <w:rsid w:val="00720F80"/>
    <w:rsid w:val="00721390"/>
    <w:rsid w:val="0072379E"/>
    <w:rsid w:val="00736DDB"/>
    <w:rsid w:val="007374CC"/>
    <w:rsid w:val="0073791C"/>
    <w:rsid w:val="00741D32"/>
    <w:rsid w:val="00750224"/>
    <w:rsid w:val="007542EF"/>
    <w:rsid w:val="00757BEE"/>
    <w:rsid w:val="00767F5C"/>
    <w:rsid w:val="00771952"/>
    <w:rsid w:val="007859D5"/>
    <w:rsid w:val="007957E8"/>
    <w:rsid w:val="007958A9"/>
    <w:rsid w:val="00795D59"/>
    <w:rsid w:val="0079779E"/>
    <w:rsid w:val="007A2AB0"/>
    <w:rsid w:val="007A41BF"/>
    <w:rsid w:val="007A4595"/>
    <w:rsid w:val="007A5D88"/>
    <w:rsid w:val="007A700A"/>
    <w:rsid w:val="007B159D"/>
    <w:rsid w:val="007B17BF"/>
    <w:rsid w:val="007B19E4"/>
    <w:rsid w:val="007B1FD8"/>
    <w:rsid w:val="007B351F"/>
    <w:rsid w:val="007C1370"/>
    <w:rsid w:val="007C48A9"/>
    <w:rsid w:val="007C556A"/>
    <w:rsid w:val="007E2503"/>
    <w:rsid w:val="007F3C2D"/>
    <w:rsid w:val="007F6F25"/>
    <w:rsid w:val="008007E0"/>
    <w:rsid w:val="008030BC"/>
    <w:rsid w:val="00804382"/>
    <w:rsid w:val="008114E5"/>
    <w:rsid w:val="00817B73"/>
    <w:rsid w:val="008219AF"/>
    <w:rsid w:val="00830A93"/>
    <w:rsid w:val="00832AB6"/>
    <w:rsid w:val="00837EFB"/>
    <w:rsid w:val="00851BEE"/>
    <w:rsid w:val="00854B77"/>
    <w:rsid w:val="00862272"/>
    <w:rsid w:val="0086242A"/>
    <w:rsid w:val="00870C5A"/>
    <w:rsid w:val="00874DF1"/>
    <w:rsid w:val="00880A27"/>
    <w:rsid w:val="008856C3"/>
    <w:rsid w:val="00890168"/>
    <w:rsid w:val="00893499"/>
    <w:rsid w:val="008A21E9"/>
    <w:rsid w:val="008A5888"/>
    <w:rsid w:val="008B00DD"/>
    <w:rsid w:val="008B4F26"/>
    <w:rsid w:val="008B585B"/>
    <w:rsid w:val="008C14BD"/>
    <w:rsid w:val="008C3F39"/>
    <w:rsid w:val="008C56A4"/>
    <w:rsid w:val="008C5F63"/>
    <w:rsid w:val="008C7257"/>
    <w:rsid w:val="008D02D7"/>
    <w:rsid w:val="008D11B6"/>
    <w:rsid w:val="008D282B"/>
    <w:rsid w:val="008D7B8A"/>
    <w:rsid w:val="008E0FDD"/>
    <w:rsid w:val="008E197C"/>
    <w:rsid w:val="008E2C23"/>
    <w:rsid w:val="008F1028"/>
    <w:rsid w:val="008F1B44"/>
    <w:rsid w:val="008F4B02"/>
    <w:rsid w:val="00900227"/>
    <w:rsid w:val="00900E3B"/>
    <w:rsid w:val="00901A67"/>
    <w:rsid w:val="00902F0D"/>
    <w:rsid w:val="009040CD"/>
    <w:rsid w:val="00915BD6"/>
    <w:rsid w:val="009167D1"/>
    <w:rsid w:val="00916D3C"/>
    <w:rsid w:val="00922C35"/>
    <w:rsid w:val="00924A42"/>
    <w:rsid w:val="00924DD7"/>
    <w:rsid w:val="00926B73"/>
    <w:rsid w:val="00943B52"/>
    <w:rsid w:val="00950903"/>
    <w:rsid w:val="009528A6"/>
    <w:rsid w:val="009574DA"/>
    <w:rsid w:val="009578EF"/>
    <w:rsid w:val="00960F97"/>
    <w:rsid w:val="00966013"/>
    <w:rsid w:val="009718AA"/>
    <w:rsid w:val="00971E13"/>
    <w:rsid w:val="00977780"/>
    <w:rsid w:val="009A31F0"/>
    <w:rsid w:val="009D2205"/>
    <w:rsid w:val="009D421F"/>
    <w:rsid w:val="009E6604"/>
    <w:rsid w:val="009F4B8D"/>
    <w:rsid w:val="009F6599"/>
    <w:rsid w:val="00A1476B"/>
    <w:rsid w:val="00A14F88"/>
    <w:rsid w:val="00A16031"/>
    <w:rsid w:val="00A3616B"/>
    <w:rsid w:val="00A369CF"/>
    <w:rsid w:val="00A553FB"/>
    <w:rsid w:val="00A56538"/>
    <w:rsid w:val="00A72573"/>
    <w:rsid w:val="00A7575C"/>
    <w:rsid w:val="00A865FA"/>
    <w:rsid w:val="00A86A82"/>
    <w:rsid w:val="00A92417"/>
    <w:rsid w:val="00A94B0B"/>
    <w:rsid w:val="00A94F41"/>
    <w:rsid w:val="00A97009"/>
    <w:rsid w:val="00A97EA1"/>
    <w:rsid w:val="00AA41AB"/>
    <w:rsid w:val="00AB2F57"/>
    <w:rsid w:val="00AC36A9"/>
    <w:rsid w:val="00AC653E"/>
    <w:rsid w:val="00AD3C66"/>
    <w:rsid w:val="00AD5BF2"/>
    <w:rsid w:val="00AF6F19"/>
    <w:rsid w:val="00B02214"/>
    <w:rsid w:val="00B04CA2"/>
    <w:rsid w:val="00B1324B"/>
    <w:rsid w:val="00B22996"/>
    <w:rsid w:val="00B31889"/>
    <w:rsid w:val="00B36D41"/>
    <w:rsid w:val="00B40D8F"/>
    <w:rsid w:val="00B41172"/>
    <w:rsid w:val="00B45AA7"/>
    <w:rsid w:val="00B47FA4"/>
    <w:rsid w:val="00B53739"/>
    <w:rsid w:val="00B57D81"/>
    <w:rsid w:val="00B6033F"/>
    <w:rsid w:val="00B61329"/>
    <w:rsid w:val="00B61A3E"/>
    <w:rsid w:val="00B63422"/>
    <w:rsid w:val="00B65574"/>
    <w:rsid w:val="00B703DB"/>
    <w:rsid w:val="00B71509"/>
    <w:rsid w:val="00B72B10"/>
    <w:rsid w:val="00B73B80"/>
    <w:rsid w:val="00B771D9"/>
    <w:rsid w:val="00B832BD"/>
    <w:rsid w:val="00B85D93"/>
    <w:rsid w:val="00B87F78"/>
    <w:rsid w:val="00B94569"/>
    <w:rsid w:val="00BA0581"/>
    <w:rsid w:val="00BB663B"/>
    <w:rsid w:val="00BC001A"/>
    <w:rsid w:val="00BC2E39"/>
    <w:rsid w:val="00BC3C5A"/>
    <w:rsid w:val="00BD4EFD"/>
    <w:rsid w:val="00BE0A28"/>
    <w:rsid w:val="00BE25FB"/>
    <w:rsid w:val="00BE3646"/>
    <w:rsid w:val="00BE3B86"/>
    <w:rsid w:val="00BE3FB2"/>
    <w:rsid w:val="00BE418B"/>
    <w:rsid w:val="00BE5A17"/>
    <w:rsid w:val="00BF1902"/>
    <w:rsid w:val="00BF198A"/>
    <w:rsid w:val="00BF55D2"/>
    <w:rsid w:val="00BF6244"/>
    <w:rsid w:val="00C0052F"/>
    <w:rsid w:val="00C018E3"/>
    <w:rsid w:val="00C044BD"/>
    <w:rsid w:val="00C060C9"/>
    <w:rsid w:val="00C10D81"/>
    <w:rsid w:val="00C121F1"/>
    <w:rsid w:val="00C15082"/>
    <w:rsid w:val="00C17110"/>
    <w:rsid w:val="00C30CF9"/>
    <w:rsid w:val="00C34C97"/>
    <w:rsid w:val="00C43975"/>
    <w:rsid w:val="00C470B6"/>
    <w:rsid w:val="00C504FD"/>
    <w:rsid w:val="00C521D4"/>
    <w:rsid w:val="00C55F45"/>
    <w:rsid w:val="00C660C2"/>
    <w:rsid w:val="00C814D9"/>
    <w:rsid w:val="00C93B29"/>
    <w:rsid w:val="00C95BAE"/>
    <w:rsid w:val="00CA1AC2"/>
    <w:rsid w:val="00CA3533"/>
    <w:rsid w:val="00CA7E98"/>
    <w:rsid w:val="00CB2648"/>
    <w:rsid w:val="00CB76A6"/>
    <w:rsid w:val="00CD3859"/>
    <w:rsid w:val="00CD5130"/>
    <w:rsid w:val="00CD74E5"/>
    <w:rsid w:val="00CD79A7"/>
    <w:rsid w:val="00CF3F10"/>
    <w:rsid w:val="00CF5B55"/>
    <w:rsid w:val="00D01E03"/>
    <w:rsid w:val="00D05F22"/>
    <w:rsid w:val="00D14217"/>
    <w:rsid w:val="00D148E2"/>
    <w:rsid w:val="00D20929"/>
    <w:rsid w:val="00D20F88"/>
    <w:rsid w:val="00D245E9"/>
    <w:rsid w:val="00D25D0B"/>
    <w:rsid w:val="00D54B61"/>
    <w:rsid w:val="00D56F80"/>
    <w:rsid w:val="00D57691"/>
    <w:rsid w:val="00D604AC"/>
    <w:rsid w:val="00D67624"/>
    <w:rsid w:val="00D741DB"/>
    <w:rsid w:val="00D745C9"/>
    <w:rsid w:val="00D75AD1"/>
    <w:rsid w:val="00D80B86"/>
    <w:rsid w:val="00D81256"/>
    <w:rsid w:val="00D84C31"/>
    <w:rsid w:val="00D87FCF"/>
    <w:rsid w:val="00D936BA"/>
    <w:rsid w:val="00D94466"/>
    <w:rsid w:val="00D96087"/>
    <w:rsid w:val="00DA33D6"/>
    <w:rsid w:val="00DA5BC3"/>
    <w:rsid w:val="00DB58C3"/>
    <w:rsid w:val="00DB6775"/>
    <w:rsid w:val="00DC0361"/>
    <w:rsid w:val="00DC27BB"/>
    <w:rsid w:val="00DD4B9C"/>
    <w:rsid w:val="00DD5228"/>
    <w:rsid w:val="00DE19D0"/>
    <w:rsid w:val="00DF014D"/>
    <w:rsid w:val="00DF5886"/>
    <w:rsid w:val="00E03B72"/>
    <w:rsid w:val="00E04674"/>
    <w:rsid w:val="00E06037"/>
    <w:rsid w:val="00E101C7"/>
    <w:rsid w:val="00E1307A"/>
    <w:rsid w:val="00E26FF2"/>
    <w:rsid w:val="00E33780"/>
    <w:rsid w:val="00E35CDD"/>
    <w:rsid w:val="00E41FD7"/>
    <w:rsid w:val="00E52E1D"/>
    <w:rsid w:val="00E542C7"/>
    <w:rsid w:val="00E54F09"/>
    <w:rsid w:val="00E56190"/>
    <w:rsid w:val="00E565A5"/>
    <w:rsid w:val="00E56B7F"/>
    <w:rsid w:val="00E56BF0"/>
    <w:rsid w:val="00E60D29"/>
    <w:rsid w:val="00E666AA"/>
    <w:rsid w:val="00E70AF6"/>
    <w:rsid w:val="00E730F8"/>
    <w:rsid w:val="00E86C51"/>
    <w:rsid w:val="00E9650C"/>
    <w:rsid w:val="00E97C39"/>
    <w:rsid w:val="00EA0304"/>
    <w:rsid w:val="00EA3AD6"/>
    <w:rsid w:val="00EA69B9"/>
    <w:rsid w:val="00EB0094"/>
    <w:rsid w:val="00EB01F6"/>
    <w:rsid w:val="00EB41D6"/>
    <w:rsid w:val="00EB4509"/>
    <w:rsid w:val="00EB4ED1"/>
    <w:rsid w:val="00EB566D"/>
    <w:rsid w:val="00EB5817"/>
    <w:rsid w:val="00EB7E7A"/>
    <w:rsid w:val="00ED2B31"/>
    <w:rsid w:val="00ED683D"/>
    <w:rsid w:val="00EF5F5E"/>
    <w:rsid w:val="00F02103"/>
    <w:rsid w:val="00F06920"/>
    <w:rsid w:val="00F179D2"/>
    <w:rsid w:val="00F2217E"/>
    <w:rsid w:val="00F255D1"/>
    <w:rsid w:val="00F3039D"/>
    <w:rsid w:val="00F33B8D"/>
    <w:rsid w:val="00F3683D"/>
    <w:rsid w:val="00F41B2C"/>
    <w:rsid w:val="00F42D7B"/>
    <w:rsid w:val="00F44142"/>
    <w:rsid w:val="00F45696"/>
    <w:rsid w:val="00F55092"/>
    <w:rsid w:val="00F6031D"/>
    <w:rsid w:val="00F60BBE"/>
    <w:rsid w:val="00F6200B"/>
    <w:rsid w:val="00F62BA8"/>
    <w:rsid w:val="00F83CC6"/>
    <w:rsid w:val="00F9160D"/>
    <w:rsid w:val="00F92880"/>
    <w:rsid w:val="00FA0038"/>
    <w:rsid w:val="00FA0115"/>
    <w:rsid w:val="00FA0834"/>
    <w:rsid w:val="00FA2D19"/>
    <w:rsid w:val="00FB4F0B"/>
    <w:rsid w:val="00FB56C0"/>
    <w:rsid w:val="00FB7CA1"/>
    <w:rsid w:val="00FC51BF"/>
    <w:rsid w:val="00FD3670"/>
    <w:rsid w:val="00FD3E96"/>
    <w:rsid w:val="00FD48F4"/>
    <w:rsid w:val="00FE2291"/>
    <w:rsid w:val="00FE2E00"/>
    <w:rsid w:val="00FE40A9"/>
    <w:rsid w:val="00FE7D46"/>
    <w:rsid w:val="00FF0FDF"/>
    <w:rsid w:val="00FF2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10AA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Heading2">
    <w:name w:val="heading 2"/>
    <w:next w:val="Normal"/>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pPr>
      <w:keepNext/>
      <w:keepLines/>
      <w:widowControl w:val="0"/>
      <w:spacing w:before="260" w:after="260" w:line="416" w:lineRule="auto"/>
      <w:outlineLvl w:val="2"/>
    </w:pPr>
    <w:rPr>
      <w:rFonts w:ascii="Arial Unicode MS" w:eastAsia="Times New Roman" w:hAnsi="Arial Unicode MS" w:cs="Arial Unicode MS" w:hint="eastAsia"/>
      <w:color w:val="000000"/>
      <w:kern w:val="2"/>
      <w:sz w:val="30"/>
      <w:szCs w:val="30"/>
      <w:u w:color="000000"/>
    </w:rPr>
  </w:style>
  <w:style w:type="paragraph" w:styleId="Heading4">
    <w:name w:val="heading 4"/>
    <w:next w:val="Normal"/>
    <w:pPr>
      <w:keepNext/>
      <w:keepLines/>
      <w:widowControl w:val="0"/>
      <w:spacing w:before="280" w:after="290" w:line="376" w:lineRule="auto"/>
      <w:outlineLvl w:val="3"/>
    </w:pPr>
    <w:rPr>
      <w:rFonts w:ascii="Arial Unicode MS" w:eastAsia="Times New Roman" w:hAnsi="Arial Unicode MS" w:cs="Arial Unicode MS" w:hint="eastAsia"/>
      <w:color w:val="000000"/>
      <w:kern w:val="2"/>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Footer">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1"/>
    <w:pPr>
      <w:numPr>
        <w:numId w:val="3"/>
      </w:numPr>
    </w:pPr>
  </w:style>
  <w:style w:type="numbering" w:customStyle="1" w:styleId="1">
    <w:name w:val="已导入的样式“1”"/>
  </w:style>
  <w:style w:type="paragraph" w:customStyle="1" w:styleId="a">
    <w:name w:val="默认"/>
    <w:rPr>
      <w:rFonts w:ascii="Helvetica" w:eastAsia="Helvetica" w:hAnsi="Helvetica" w:cs="Helvetica"/>
      <w:color w:val="000000"/>
      <w:sz w:val="22"/>
      <w:szCs w:val="22"/>
    </w:rPr>
  </w:style>
  <w:style w:type="paragraph" w:styleId="Caption">
    <w:name w:val="caption"/>
    <w:next w:val="Normal"/>
    <w:pPr>
      <w:widowControl w:val="0"/>
      <w:spacing w:line="360" w:lineRule="auto"/>
      <w:ind w:firstLine="420"/>
    </w:pPr>
    <w:rPr>
      <w:rFonts w:ascii="Calibri" w:eastAsia="Calibri" w:hAnsi="Calibri" w:cs="Calibri"/>
      <w:color w:val="000000"/>
      <w:kern w:val="2"/>
      <w:u w:color="000000"/>
    </w:rPr>
  </w:style>
  <w:style w:type="numbering" w:customStyle="1" w:styleId="List1">
    <w:name w:val="List 1"/>
    <w:basedOn w:val="2"/>
    <w:pPr>
      <w:numPr>
        <w:numId w:val="9"/>
      </w:numPr>
    </w:pPr>
  </w:style>
  <w:style w:type="numbering" w:customStyle="1" w:styleId="2">
    <w:name w:val="已导入的样式“2”"/>
  </w:style>
  <w:style w:type="numbering" w:customStyle="1" w:styleId="21">
    <w:name w:val="列表 21"/>
    <w:basedOn w:val="1"/>
    <w:pPr>
      <w:numPr>
        <w:numId w:val="19"/>
      </w:numPr>
    </w:pPr>
  </w:style>
  <w:style w:type="numbering" w:customStyle="1" w:styleId="31">
    <w:name w:val="列表 31"/>
    <w:basedOn w:val="3"/>
    <w:pPr>
      <w:numPr>
        <w:numId w:val="14"/>
      </w:numPr>
    </w:pPr>
  </w:style>
  <w:style w:type="numbering" w:customStyle="1" w:styleId="3">
    <w:name w:val="已导入的样式“3”"/>
  </w:style>
  <w:style w:type="numbering" w:customStyle="1" w:styleId="41">
    <w:name w:val="列表 41"/>
    <w:basedOn w:val="4"/>
    <w:pPr>
      <w:numPr>
        <w:numId w:val="17"/>
      </w:numPr>
    </w:pPr>
  </w:style>
  <w:style w:type="numbering" w:customStyle="1" w:styleId="4">
    <w:name w:val="已导入的样式“4”"/>
  </w:style>
  <w:style w:type="character" w:customStyle="1" w:styleId="a0">
    <w:name w:val="无"/>
  </w:style>
  <w:style w:type="character" w:customStyle="1" w:styleId="Hyperlink0">
    <w:name w:val="Hyperlink.0"/>
    <w:basedOn w:val="a0"/>
    <w:rPr>
      <w:color w:val="0000FF"/>
      <w:u w:val="single" w:color="0000FF"/>
    </w:rPr>
  </w:style>
  <w:style w:type="character" w:customStyle="1" w:styleId="Hyperlink1">
    <w:name w:val="Hyperlink.1"/>
    <w:basedOn w:val="Hyperlink"/>
    <w:rPr>
      <w:u w:val="single"/>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Arial Unicode MS" w:eastAsia="Times New Roman" w:hAnsi="Arial Unicode MS" w:cs="Arial Unicode MS"/>
      <w:color w:val="000000"/>
      <w:kern w:val="2"/>
      <w:sz w:val="21"/>
      <w:szCs w:val="21"/>
      <w:u w:color="000000"/>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0D231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2319"/>
    <w:rPr>
      <w:rFonts w:ascii="Lucida Grande" w:eastAsia="Times New Roman" w:hAnsi="Lucida Grande" w:cs="Lucida Grande"/>
      <w:color w:val="000000"/>
      <w:kern w:val="2"/>
      <w:sz w:val="18"/>
      <w:szCs w:val="18"/>
      <w:u w:color="000000"/>
    </w:rPr>
  </w:style>
  <w:style w:type="paragraph" w:styleId="CommentSubject">
    <w:name w:val="annotation subject"/>
    <w:basedOn w:val="CommentText"/>
    <w:next w:val="CommentText"/>
    <w:link w:val="CommentSubjectChar"/>
    <w:uiPriority w:val="99"/>
    <w:semiHidden/>
    <w:unhideWhenUsed/>
    <w:rsid w:val="001C3233"/>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1C3233"/>
    <w:rPr>
      <w:rFonts w:ascii="Arial Unicode MS" w:eastAsia="Times New Roman" w:hAnsi="Arial Unicode MS" w:cs="Arial Unicode MS"/>
      <w:b/>
      <w:bCs/>
      <w:color w:val="000000"/>
      <w:kern w:val="2"/>
      <w:sz w:val="21"/>
      <w:szCs w:val="21"/>
      <w:u w:color="000000"/>
    </w:rPr>
  </w:style>
  <w:style w:type="paragraph" w:styleId="ListParagraph">
    <w:name w:val="List Paragraph"/>
    <w:basedOn w:val="Normal"/>
    <w:uiPriority w:val="34"/>
    <w:qFormat/>
    <w:rsid w:val="00B02214"/>
    <w:pPr>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87704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bbs.iosre.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宋体"/>
        <a:cs typeface="Cambri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537</TotalTime>
  <Pages>10</Pages>
  <Words>2745</Words>
  <Characters>15651</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606</cp:revision>
  <dcterms:created xsi:type="dcterms:W3CDTF">2015-02-25T06:35:00Z</dcterms:created>
  <dcterms:modified xsi:type="dcterms:W3CDTF">2015-04-18T06:12:00Z</dcterms:modified>
</cp:coreProperties>
</file>