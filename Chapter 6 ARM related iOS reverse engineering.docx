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A7D7FC" w14:textId="77777777" w:rsidR="00C13018" w:rsidRDefault="00E910D2">
      <w:pPr>
        <w:pStyle w:val="Heading1"/>
        <w:rPr>
          <w:rFonts w:hint="default"/>
        </w:rPr>
      </w:pPr>
      <w:bookmarkStart w:id="0" w:name="_GoBack"/>
      <w:bookmarkEnd w:id="0"/>
      <w:r>
        <w:rPr>
          <w:rFonts w:ascii="Times New Roman" w:eastAsia="Arial Unicode MS"/>
        </w:rPr>
        <w:t>Chapter 6 ARM related iOS reverse engineering</w:t>
      </w:r>
    </w:p>
    <w:p w14:paraId="02F6BAAB" w14:textId="20C13181" w:rsidR="00C13018" w:rsidRDefault="00E910D2">
      <w:pPr>
        <w:rPr>
          <w:rFonts w:hint="default"/>
        </w:rPr>
      </w:pPr>
      <w:r>
        <w:rPr>
          <w:rFonts w:ascii="Times New Roman" w:eastAsia="Arial Unicode MS"/>
        </w:rPr>
        <w:t>In previous chapters we have already introduced the fundamental knowledge and tool usage in iOS reverse engineering. Now, you should be able to satisfy your curiosity by playing with private methods and develop some mini tweaks. However, since you</w:t>
      </w:r>
      <w:r>
        <w:rPr>
          <w:rFonts w:eastAsia="Arial Unicode MS" w:hAnsi="Times New Roman" w:hint="default"/>
        </w:rPr>
        <w:t>’</w:t>
      </w:r>
      <w:r>
        <w:rPr>
          <w:rFonts w:ascii="Times New Roman" w:eastAsia="Arial Unicode MS"/>
        </w:rPr>
        <w:t xml:space="preserve">ve come so far, I believe you have a strong delving spirit and truly want to improve your </w:t>
      </w:r>
      <w:r w:rsidR="00FE153E">
        <w:rPr>
          <w:rFonts w:ascii="Times New Roman" w:eastAsia="Arial Unicode MS"/>
        </w:rPr>
        <w:t>programmatic</w:t>
      </w:r>
      <w:r>
        <w:rPr>
          <w:rFonts w:ascii="Times New Roman" w:eastAsia="Arial Unicode MS"/>
        </w:rPr>
        <w:t xml:space="preserve"> ability. If so, it</w:t>
      </w:r>
      <w:r>
        <w:rPr>
          <w:rFonts w:eastAsia="Arial Unicode MS" w:hAnsi="Times New Roman" w:hint="default"/>
        </w:rPr>
        <w:t>’</w:t>
      </w:r>
      <w:r>
        <w:rPr>
          <w:rFonts w:ascii="Times New Roman" w:eastAsia="Arial Unicode MS"/>
        </w:rPr>
        <w:t>d be better for you to try something more challenging. Well, starting from this chapter, iOS reverse engineering will enter polar night, and you</w:t>
      </w:r>
      <w:r>
        <w:rPr>
          <w:rFonts w:eastAsia="Arial Unicode MS" w:hAnsi="Times New Roman" w:hint="default"/>
        </w:rPr>
        <w:t>’</w:t>
      </w:r>
      <w:r>
        <w:rPr>
          <w:rFonts w:ascii="Times New Roman" w:eastAsia="Arial Unicode MS"/>
        </w:rPr>
        <w:t xml:space="preserve">ll have to face the most arcane yet magical hieroglyphics in the programming world. Take a deep breath first, and then ask yourself, </w:t>
      </w:r>
      <w:r>
        <w:rPr>
          <w:rFonts w:eastAsia="Arial Unicode MS" w:hAnsi="Times New Roman" w:hint="default"/>
        </w:rPr>
        <w:t>“</w:t>
      </w:r>
      <w:r>
        <w:rPr>
          <w:rFonts w:ascii="Times New Roman" w:eastAsia="Arial Unicode MS"/>
        </w:rPr>
        <w:t>Is iOS reverse engineering a right choice for me?</w:t>
      </w:r>
      <w:r>
        <w:rPr>
          <w:rFonts w:eastAsia="Arial Unicode MS" w:hAnsi="Times New Roman" w:hint="default"/>
        </w:rPr>
        <w:t>”</w:t>
      </w:r>
      <w:r>
        <w:rPr>
          <w:rFonts w:eastAsia="Arial Unicode MS" w:hAnsi="Times New Roman" w:hint="default"/>
        </w:rPr>
        <w:t xml:space="preserve"> </w:t>
      </w:r>
      <w:r>
        <w:rPr>
          <w:rFonts w:ascii="Times New Roman" w:eastAsia="Arial Unicode MS"/>
        </w:rPr>
        <w:t>After finishing this chapter, hopefully you will get the answer.</w:t>
      </w:r>
    </w:p>
    <w:p w14:paraId="6BF2B328" w14:textId="77777777" w:rsidR="00C13018" w:rsidRDefault="00E910D2">
      <w:pPr>
        <w:rPr>
          <w:rFonts w:hint="default"/>
        </w:rPr>
      </w:pPr>
      <w:r>
        <w:rPr>
          <w:rFonts w:ascii="Times New Roman" w:eastAsia="Arial Unicode MS"/>
        </w:rPr>
        <w:t>Next, we</w:t>
      </w:r>
      <w:r>
        <w:rPr>
          <w:rFonts w:eastAsia="Arial Unicode MS" w:hAnsi="Times New Roman" w:hint="default"/>
        </w:rPr>
        <w:t>’</w:t>
      </w:r>
      <w:r>
        <w:rPr>
          <w:rFonts w:ascii="Times New Roman" w:eastAsia="Arial Unicode MS"/>
        </w:rPr>
        <w:t>ll meet the first advanced challenge in iOS reverse engineering: reading ARM assembly. According to the previous chapters, you have already got the idea that Objective-C code would become machine code after compiling, and then will be executed directly by CPU. It is overwhelming work to read machine code let alone write them. However, it</w:t>
      </w:r>
      <w:r>
        <w:rPr>
          <w:rFonts w:eastAsia="Arial Unicode MS" w:hAnsi="Times New Roman" w:hint="default"/>
        </w:rPr>
        <w:t>’</w:t>
      </w:r>
      <w:r>
        <w:rPr>
          <w:rFonts w:ascii="Times New Roman" w:eastAsia="Arial Unicode MS"/>
        </w:rPr>
        <w:t>s lucky that there is assembly, which bridges Objective-C code with machine code. Even though the readability of assembly is not as good as Objective-C, it</w:t>
      </w:r>
      <w:r>
        <w:rPr>
          <w:rFonts w:eastAsia="Arial Unicode MS" w:hAnsi="Times New Roman" w:hint="default"/>
        </w:rPr>
        <w:t>’</w:t>
      </w:r>
      <w:r>
        <w:rPr>
          <w:rFonts w:ascii="Times New Roman" w:eastAsia="Arial Unicode MS"/>
        </w:rPr>
        <w:t>s much better than machine code. If you can crash this hard nut, congratulations, you have the talents to be a reverse engineer. Conversely, if you cannot, AppStore may suit you better.</w:t>
      </w:r>
    </w:p>
    <w:p w14:paraId="3C203595" w14:textId="77777777" w:rsidR="00C13018" w:rsidRDefault="00E910D2">
      <w:pPr>
        <w:pStyle w:val="Heading2"/>
      </w:pPr>
      <w:r>
        <w:t xml:space="preserve">6.1 Introduction to ARM assembly </w:t>
      </w:r>
    </w:p>
    <w:p w14:paraId="381D45BD" w14:textId="056B7DCA" w:rsidR="00C13018" w:rsidRDefault="00E910D2">
      <w:pPr>
        <w:rPr>
          <w:rFonts w:hint="default"/>
        </w:rPr>
      </w:pPr>
      <w:r>
        <w:rPr>
          <w:rFonts w:ascii="Times New Roman" w:eastAsia="Arial Unicode MS"/>
        </w:rPr>
        <w:t>ARM assembly is a brand new language to most iOS developers. If your major in college is Computer related, you may already have some impression about assembly. Actually, assembly is too esoteric for most college students; we</w:t>
      </w:r>
      <w:r>
        <w:rPr>
          <w:rFonts w:eastAsia="Arial Unicode MS" w:hAnsi="Times New Roman" w:hint="default"/>
        </w:rPr>
        <w:t>’</w:t>
      </w:r>
      <w:r>
        <w:rPr>
          <w:rFonts w:ascii="Times New Roman" w:eastAsia="Arial Unicode MS"/>
        </w:rPr>
        <w:t>re nervous and uncomfortable dealing with it. Is assembly really too hard to learn? Yes, it</w:t>
      </w:r>
      <w:r>
        <w:rPr>
          <w:rFonts w:eastAsia="Arial Unicode MS" w:hAnsi="Times New Roman" w:hint="default"/>
        </w:rPr>
        <w:t>’</w:t>
      </w:r>
      <w:r>
        <w:rPr>
          <w:rFonts w:ascii="Times New Roman" w:eastAsia="Arial Unicode MS"/>
        </w:rPr>
        <w:t xml:space="preserve">s obscure and difficult to understand. On the other hand, however, as a human readable language, it is no much difference with other human languages, namely, if </w:t>
      </w:r>
      <w:r w:rsidR="00B14B35">
        <w:rPr>
          <w:rFonts w:ascii="Times New Roman" w:eastAsia="Arial Unicode MS"/>
        </w:rPr>
        <w:t>we</w:t>
      </w:r>
      <w:r>
        <w:rPr>
          <w:rFonts w:ascii="Times New Roman" w:eastAsia="Arial Unicode MS"/>
        </w:rPr>
        <w:t xml:space="preserve"> use it more often, </w:t>
      </w:r>
      <w:r w:rsidR="004634DF">
        <w:rPr>
          <w:rFonts w:ascii="Times New Roman" w:eastAsia="Arial Unicode MS"/>
        </w:rPr>
        <w:t>we</w:t>
      </w:r>
      <w:r>
        <w:rPr>
          <w:rFonts w:ascii="Times New Roman" w:eastAsia="Arial Unicode MS"/>
        </w:rPr>
        <w:t xml:space="preserve"> will get familiar with it quicker.</w:t>
      </w:r>
    </w:p>
    <w:p w14:paraId="3B86494D" w14:textId="31ED6739" w:rsidR="00C13018" w:rsidRDefault="00E910D2">
      <w:pPr>
        <w:rPr>
          <w:rFonts w:hint="default"/>
        </w:rPr>
      </w:pPr>
      <w:r>
        <w:rPr>
          <w:rFonts w:ascii="Times New Roman" w:eastAsia="Arial Unicode MS"/>
        </w:rPr>
        <w:t xml:space="preserve">As App developers, chances are rare for us to deal with assembly in our daily work. In this situation, if </w:t>
      </w:r>
      <w:r w:rsidR="002875D5">
        <w:rPr>
          <w:rFonts w:ascii="Times New Roman" w:eastAsia="Arial Unicode MS"/>
        </w:rPr>
        <w:t>we</w:t>
      </w:r>
      <w:r>
        <w:rPr>
          <w:rFonts w:ascii="Times New Roman" w:eastAsia="Arial Unicode MS"/>
        </w:rPr>
        <w:t xml:space="preserve"> don</w:t>
      </w:r>
      <w:r>
        <w:rPr>
          <w:rFonts w:eastAsia="Arial Unicode MS" w:hAnsi="Times New Roman" w:hint="default"/>
        </w:rPr>
        <w:t>’</w:t>
      </w:r>
      <w:r>
        <w:rPr>
          <w:rFonts w:ascii="Times New Roman" w:eastAsia="Arial Unicode MS"/>
        </w:rPr>
        <w:t xml:space="preserve">t practice deliberately, </w:t>
      </w:r>
      <w:r w:rsidR="002875D5">
        <w:rPr>
          <w:rFonts w:ascii="Times New Roman" w:eastAsia="Arial Unicode MS"/>
        </w:rPr>
        <w:t>we</w:t>
      </w:r>
      <w:r>
        <w:rPr>
          <w:rFonts w:ascii="Times New Roman" w:eastAsia="Arial Unicode MS"/>
        </w:rPr>
        <w:t xml:space="preserve"> cannot handle it for sure. In a nutshell, it</w:t>
      </w:r>
      <w:r>
        <w:rPr>
          <w:rFonts w:eastAsia="Arial Unicode MS" w:hAnsi="Times New Roman" w:hint="default"/>
        </w:rPr>
        <w:t>’</w:t>
      </w:r>
      <w:r>
        <w:rPr>
          <w:rFonts w:ascii="Times New Roman" w:eastAsia="Arial Unicode MS"/>
        </w:rPr>
        <w:t xml:space="preserve">s all about whether </w:t>
      </w:r>
      <w:r w:rsidR="00CF1A1F">
        <w:rPr>
          <w:rFonts w:ascii="Times New Roman" w:eastAsia="Arial Unicode MS"/>
        </w:rPr>
        <w:t>our</w:t>
      </w:r>
      <w:r>
        <w:rPr>
          <w:rFonts w:ascii="Times New Roman" w:eastAsia="Arial Unicode MS"/>
        </w:rPr>
        <w:t xml:space="preserve"> time and energy is poured into learning it. </w:t>
      </w:r>
      <w:r w:rsidR="0090440D">
        <w:rPr>
          <w:rFonts w:ascii="Times New Roman" w:eastAsia="Arial Unicode MS"/>
        </w:rPr>
        <w:t>Well</w:t>
      </w:r>
      <w:r>
        <w:rPr>
          <w:rFonts w:ascii="Times New Roman" w:eastAsia="Arial Unicode MS"/>
        </w:rPr>
        <w:t xml:space="preserve">, iOS reverse engineering offers </w:t>
      </w:r>
      <w:r w:rsidR="00F7682B">
        <w:rPr>
          <w:rFonts w:ascii="Times New Roman" w:eastAsia="Arial Unicode MS"/>
        </w:rPr>
        <w:t>us</w:t>
      </w:r>
      <w:r>
        <w:rPr>
          <w:rFonts w:ascii="Times New Roman" w:eastAsia="Arial Unicode MS"/>
        </w:rPr>
        <w:t xml:space="preserve"> a great chance to learn ARM assembly. When we</w:t>
      </w:r>
      <w:r>
        <w:rPr>
          <w:rFonts w:eastAsia="Arial Unicode MS" w:hAnsi="Times New Roman" w:hint="default"/>
        </w:rPr>
        <w:t>’</w:t>
      </w:r>
      <w:r>
        <w:rPr>
          <w:rFonts w:ascii="Times New Roman" w:eastAsia="Arial Unicode MS"/>
        </w:rPr>
        <w:t>re reversing a function, we need to analyze massive lines of ARM assembly, and translate them to high-level language manually to reconstruct the function</w:t>
      </w:r>
      <w:r w:rsidR="00DE72D8">
        <w:rPr>
          <w:rFonts w:ascii="Times New Roman" w:eastAsia="Arial Unicode MS"/>
        </w:rPr>
        <w:t>s</w:t>
      </w:r>
      <w:r>
        <w:rPr>
          <w:rFonts w:ascii="Times New Roman" w:eastAsia="Arial Unicode MS"/>
        </w:rPr>
        <w:t xml:space="preserve">. Even though there is no need to write assembly yet, a vast reading will definitely improve our understanding </w:t>
      </w:r>
      <w:r w:rsidR="003663C6">
        <w:rPr>
          <w:rFonts w:ascii="Times New Roman" w:eastAsia="Arial Unicode MS"/>
        </w:rPr>
        <w:t>of</w:t>
      </w:r>
      <w:r>
        <w:rPr>
          <w:rFonts w:ascii="Times New Roman" w:eastAsia="Arial Unicode MS"/>
        </w:rPr>
        <w:t xml:space="preserve"> it. ARM assembly is a necessity in iOS reverse engineering; you have to master it if you really want to be a </w:t>
      </w:r>
      <w:r w:rsidR="00E17794">
        <w:rPr>
          <w:rFonts w:ascii="Times New Roman" w:eastAsia="Arial Unicode MS"/>
        </w:rPr>
        <w:t>member</w:t>
      </w:r>
      <w:r>
        <w:rPr>
          <w:rFonts w:ascii="Times New Roman" w:eastAsia="Arial Unicode MS"/>
        </w:rPr>
        <w:t xml:space="preserve"> </w:t>
      </w:r>
      <w:r w:rsidR="003E6120">
        <w:rPr>
          <w:rFonts w:ascii="Times New Roman" w:eastAsia="Arial Unicode MS"/>
        </w:rPr>
        <w:t>of</w:t>
      </w:r>
      <w:r>
        <w:rPr>
          <w:rFonts w:ascii="Times New Roman" w:eastAsia="Arial Unicode MS"/>
        </w:rPr>
        <w:t xml:space="preserve"> this field. Like English, basic ARM assembly concepts correspond to 26 letters and phonetic symbols in English; its instructions correspond to words, and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variants correspond to different word tenses; its calling conventions correspond to grammars, which define the connection between words. Sounds not </w:t>
      </w:r>
      <w:r>
        <w:rPr>
          <w:rFonts w:ascii="Times New Roman" w:eastAsia="Arial Unicode MS"/>
        </w:rPr>
        <w:lastRenderedPageBreak/>
        <w:t>that bad, right? Let</w:t>
      </w:r>
      <w:r>
        <w:rPr>
          <w:rFonts w:eastAsia="Arial Unicode MS" w:hAnsi="Times New Roman" w:hint="default"/>
        </w:rPr>
        <w:t>’</w:t>
      </w:r>
      <w:r>
        <w:rPr>
          <w:rFonts w:ascii="Times New Roman" w:eastAsia="Arial Unicode MS"/>
        </w:rPr>
        <w:t>s delve into it step by step.</w:t>
      </w:r>
    </w:p>
    <w:p w14:paraId="699B1EE5" w14:textId="77777777" w:rsidR="00C13018" w:rsidRDefault="00E910D2">
      <w:pPr>
        <w:pStyle w:val="Heading3"/>
        <w:ind w:firstLine="0"/>
      </w:pPr>
      <w:r>
        <w:t>6.1.1 Basic concepts</w:t>
      </w:r>
    </w:p>
    <w:p w14:paraId="51ADA199" w14:textId="1E3A6820" w:rsidR="00C13018" w:rsidRDefault="00E910D2">
      <w:pPr>
        <w:rPr>
          <w:rFonts w:hint="default"/>
        </w:rPr>
      </w:pPr>
      <w:r>
        <w:rPr>
          <w:rFonts w:ascii="Times New Roman" w:eastAsia="Arial Unicode MS"/>
        </w:rPr>
        <w:t>For a thorough introduction to ARM assembly, the ARM</w:t>
      </w:r>
      <w:r>
        <w:rPr>
          <w:rFonts w:eastAsia="Arial Unicode MS" w:hAnsi="Times New Roman" w:hint="default"/>
        </w:rPr>
        <w:t xml:space="preserve"> </w:t>
      </w:r>
      <w:r>
        <w:rPr>
          <w:rFonts w:ascii="Times New Roman" w:eastAsia="Arial Unicode MS"/>
        </w:rPr>
        <w:t>Architecture Reference Manual does a great job. However, as rookies, most of us don</w:t>
      </w:r>
      <w:r>
        <w:rPr>
          <w:rFonts w:eastAsia="Arial Unicode MS" w:hAnsi="Times New Roman" w:hint="default"/>
        </w:rPr>
        <w:t>’</w:t>
      </w:r>
      <w:r>
        <w:rPr>
          <w:rFonts w:ascii="Times New Roman" w:eastAsia="Arial Unicode MS"/>
        </w:rPr>
        <w:t>t need a thorough introduction at all, the thousands pages ARM</w:t>
      </w:r>
      <w:r>
        <w:rPr>
          <w:rFonts w:eastAsia="Arial Unicode MS" w:hAnsi="Times New Roman" w:hint="default"/>
        </w:rPr>
        <w:t xml:space="preserve"> </w:t>
      </w:r>
      <w:r>
        <w:rPr>
          <w:rFonts w:ascii="Times New Roman" w:eastAsia="Arial Unicode MS"/>
        </w:rPr>
        <w:t>Architecture Reference Manual is no better than my limited knowledge about ARM assembly, which is enough and fits junior iOS reverse engineers better. With the release of iPhone 5s, Apple brings in the more powerful 64</w:t>
      </w:r>
      <w:r w:rsidR="009E0C21">
        <w:rPr>
          <w:rFonts w:ascii="Times New Roman" w:eastAsia="Arial Unicode MS"/>
        </w:rPr>
        <w:t>-</w:t>
      </w:r>
      <w:r>
        <w:rPr>
          <w:rFonts w:ascii="Times New Roman" w:eastAsia="Arial Unicode MS"/>
        </w:rPr>
        <w:t>bit processor, arm64. However, the tools introduced in the previous chapters do not fully support arm64. Therefore, the following chapters will still focus on 32</w:t>
      </w:r>
      <w:r w:rsidR="00860EBA">
        <w:rPr>
          <w:rFonts w:ascii="Times New Roman" w:eastAsia="Arial Unicode MS"/>
        </w:rPr>
        <w:t>-</w:t>
      </w:r>
      <w:r>
        <w:rPr>
          <w:rFonts w:ascii="Times New Roman" w:eastAsia="Arial Unicode MS"/>
        </w:rPr>
        <w:t>bit processors, i.e. armv7 and armv7s. Nonetheless, the general methods and thoughts work on both 32</w:t>
      </w:r>
      <w:r w:rsidR="00860EBA">
        <w:rPr>
          <w:rFonts w:ascii="Times New Roman" w:eastAsia="Arial Unicode MS"/>
        </w:rPr>
        <w:t>-</w:t>
      </w:r>
      <w:r>
        <w:rPr>
          <w:rFonts w:ascii="Times New Roman" w:eastAsia="Arial Unicode MS"/>
        </w:rPr>
        <w:t>bit and 64</w:t>
      </w:r>
      <w:r w:rsidR="00860EBA">
        <w:rPr>
          <w:rFonts w:ascii="Times New Roman" w:eastAsia="Arial Unicode MS"/>
        </w:rPr>
        <w:t>-</w:t>
      </w:r>
      <w:r>
        <w:rPr>
          <w:rFonts w:ascii="Times New Roman" w:eastAsia="Arial Unicode MS"/>
        </w:rPr>
        <w:t>bit processors.</w:t>
      </w:r>
    </w:p>
    <w:p w14:paraId="379FEBDB" w14:textId="77777777" w:rsidR="00C13018" w:rsidRDefault="00E910D2" w:rsidP="00E910D2">
      <w:pPr>
        <w:pStyle w:val="Heading3"/>
        <w:numPr>
          <w:ilvl w:val="0"/>
          <w:numId w:val="1"/>
        </w:numPr>
        <w:tabs>
          <w:tab w:val="num" w:pos="380"/>
        </w:tabs>
        <w:ind w:left="380" w:hanging="380"/>
      </w:pPr>
      <w:r>
        <w:t>Register, memory, and stack</w:t>
      </w:r>
    </w:p>
    <w:p w14:paraId="5115DFE7" w14:textId="77777777" w:rsidR="00C13018" w:rsidRDefault="00E910D2">
      <w:pPr>
        <w:rPr>
          <w:rFonts w:hint="default"/>
        </w:rPr>
      </w:pPr>
      <w:r>
        <w:rPr>
          <w:rFonts w:ascii="Times New Roman" w:eastAsia="Arial Unicode MS"/>
        </w:rPr>
        <w:t>In high-level languages like Objective-C, C, and C++, our operands are variables; whereas in ARM assembly, the operands are registers, memory, and stack. Registers can be regarded as CPU built-in variables; their amounts are often very limited. If we need more variables, we can put them in memory. However, this is a trade off between performance and amounts; memory operation is slower than register operation.</w:t>
      </w:r>
    </w:p>
    <w:p w14:paraId="3911E871" w14:textId="77777777" w:rsidR="00C13018" w:rsidRDefault="00E910D2">
      <w:pPr>
        <w:rPr>
          <w:rFonts w:hint="default"/>
        </w:rPr>
      </w:pPr>
      <w:r>
        <w:rPr>
          <w:rFonts w:ascii="Times New Roman" w:eastAsia="Arial Unicode MS"/>
        </w:rPr>
        <w:t xml:space="preserve">In fact, stack is in memory as well. But it works like a stack, i.e. follows the </w:t>
      </w:r>
      <w:r>
        <w:rPr>
          <w:rFonts w:eastAsia="Arial Unicode MS" w:hAnsi="Times New Roman" w:hint="default"/>
        </w:rPr>
        <w:t>“</w:t>
      </w:r>
      <w:r>
        <w:rPr>
          <w:rFonts w:ascii="Times New Roman" w:eastAsia="Arial Unicode MS"/>
        </w:rPr>
        <w:t>first in last out</w:t>
      </w:r>
      <w:r>
        <w:rPr>
          <w:rFonts w:eastAsia="Arial Unicode MS" w:hAnsi="Times New Roman" w:hint="default"/>
        </w:rPr>
        <w:t>”</w:t>
      </w:r>
      <w:r>
        <w:rPr>
          <w:rFonts w:eastAsia="Arial Unicode MS" w:hAnsi="Times New Roman" w:hint="default"/>
        </w:rPr>
        <w:t xml:space="preserve"> </w:t>
      </w:r>
      <w:r>
        <w:rPr>
          <w:rFonts w:ascii="Times New Roman" w:eastAsia="Arial Unicode MS"/>
        </w:rPr>
        <w:t>rule. The stack of ARM is full descending, meaning that the stack grows towards lower address, the latest object is placed at the bottom, which is at the lowest address, as shown in the figure 6-1.</w:t>
      </w:r>
    </w:p>
    <w:p w14:paraId="7F0F019A" w14:textId="77777777" w:rsidR="00C13018" w:rsidRDefault="00E910D2">
      <w:pPr>
        <w:keepNext/>
        <w:ind w:firstLine="0"/>
        <w:jc w:val="center"/>
        <w:rPr>
          <w:rFonts w:hint="default"/>
        </w:rPr>
      </w:pPr>
      <w:r>
        <w:rPr>
          <w:noProof/>
          <w:lang w:eastAsia="en-US"/>
        </w:rPr>
        <w:lastRenderedPageBreak/>
        <w:drawing>
          <wp:inline distT="0" distB="0" distL="0" distR="0" wp14:anchorId="7BB206EB" wp14:editId="77C06233">
            <wp:extent cx="2077593" cy="3598037"/>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6-1.png"/>
                    <pic:cNvPicPr/>
                  </pic:nvPicPr>
                  <pic:blipFill>
                    <a:blip r:embed="rId7">
                      <a:extLst/>
                    </a:blip>
                    <a:stretch>
                      <a:fillRect/>
                    </a:stretch>
                  </pic:blipFill>
                  <pic:spPr>
                    <a:xfrm>
                      <a:off x="0" y="0"/>
                      <a:ext cx="2077593" cy="3598037"/>
                    </a:xfrm>
                    <a:prstGeom prst="rect">
                      <a:avLst/>
                    </a:prstGeom>
                    <a:ln w="12700" cap="flat">
                      <a:noFill/>
                      <a:miter lim="400000"/>
                    </a:ln>
                    <a:effectLst/>
                  </pic:spPr>
                </pic:pic>
              </a:graphicData>
            </a:graphic>
          </wp:inline>
        </w:drawing>
      </w:r>
    </w:p>
    <w:p w14:paraId="6620C258" w14:textId="77777777" w:rsidR="00C13018" w:rsidRDefault="00E910D2">
      <w:pPr>
        <w:jc w:val="center"/>
        <w:rPr>
          <w:rFonts w:hint="default"/>
        </w:rPr>
      </w:pPr>
      <w:r>
        <w:rPr>
          <w:rFonts w:ascii="Times New Roman"/>
        </w:rPr>
        <w:t>Figure 6-1 The stack of ARM</w:t>
      </w:r>
    </w:p>
    <w:p w14:paraId="6E50E936" w14:textId="77777777" w:rsidR="00C13018" w:rsidRDefault="00E910D2">
      <w:pPr>
        <w:rPr>
          <w:rFonts w:hint="default"/>
        </w:rPr>
      </w:pPr>
      <w:r>
        <w:rPr>
          <w:rFonts w:ascii="Times New Roman" w:eastAsia="Arial Unicode MS"/>
        </w:rPr>
        <w:t xml:space="preserve">A register, named </w:t>
      </w:r>
      <w:r>
        <w:rPr>
          <w:rFonts w:eastAsia="Arial Unicode MS" w:hAnsi="Times New Roman" w:hint="default"/>
        </w:rPr>
        <w:t>“</w:t>
      </w:r>
      <w:r>
        <w:rPr>
          <w:rFonts w:ascii="Times New Roman" w:eastAsia="Arial Unicode MS"/>
        </w:rPr>
        <w:t>stack pointer</w:t>
      </w:r>
      <w:r>
        <w:rPr>
          <w:rFonts w:eastAsia="Arial Unicode MS" w:hAnsi="Times New Roman" w:hint="default"/>
        </w:rPr>
        <w:t>”</w:t>
      </w:r>
      <w:r>
        <w:rPr>
          <w:rFonts w:eastAsia="Arial Unicode MS" w:hAnsi="Times New Roman" w:hint="default"/>
        </w:rPr>
        <w:t xml:space="preserve"> </w:t>
      </w:r>
      <w:r>
        <w:rPr>
          <w:rFonts w:ascii="Times New Roman" w:eastAsia="Arial Unicode MS"/>
        </w:rPr>
        <w:t>(hereafter referred to as SP), holds the bottom address of stack, i.e. the stack address. We can push a register into stack to save its value, or pop a register out of stack to load its value. During process running, SP changes a lot, but before and after a block of code is executed, SP should stay the same, otherwise there will be a fatal problem. Why? Let</w:t>
      </w:r>
      <w:r>
        <w:rPr>
          <w:rFonts w:eastAsia="Arial Unicode MS" w:hAnsi="Times New Roman" w:hint="default"/>
        </w:rPr>
        <w:t>’</w:t>
      </w:r>
      <w:r>
        <w:rPr>
          <w:rFonts w:ascii="Times New Roman" w:eastAsia="Arial Unicode MS"/>
        </w:rPr>
        <w:t>s take an example:</w:t>
      </w:r>
    </w:p>
    <w:p w14:paraId="310FC177"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static int global_var0;</w:t>
      </w:r>
    </w:p>
    <w:p w14:paraId="447DCE05"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static int global_var1;</w:t>
      </w:r>
    </w:p>
    <w:p w14:paraId="29555CDA" w14:textId="77777777" w:rsidR="00C13018" w:rsidRPr="00783F49"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p>
    <w:p w14:paraId="4AD7D22A"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54A66D39" w14:textId="77777777" w:rsidR="00C13018" w:rsidRPr="00783F49"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p>
    <w:p w14:paraId="0FB906FE"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void foo(void)</w:t>
      </w:r>
    </w:p>
    <w:p w14:paraId="484DE53C"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6F601A04"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ab/>
        <w:t>bar();</w:t>
      </w:r>
    </w:p>
    <w:p w14:paraId="54D308E2"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ab/>
        <w:t>// other operations;</w:t>
      </w:r>
    </w:p>
    <w:p w14:paraId="3F08A2A3" w14:textId="77777777" w:rsidR="00C13018" w:rsidRPr="00783F49"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rFonts w:hAnsi="Courier New"/>
        </w:rPr>
      </w:pPr>
      <w:r w:rsidRPr="00783F49">
        <w:rPr>
          <w:rFonts w:hAnsi="Courier New"/>
        </w:rPr>
        <w:t>}</w:t>
      </w:r>
    </w:p>
    <w:p w14:paraId="3D64F229" w14:textId="31FE15E2" w:rsidR="00C13018" w:rsidRDefault="00E910D2">
      <w:pPr>
        <w:rPr>
          <w:rFonts w:hint="default"/>
        </w:rPr>
      </w:pPr>
      <w:r>
        <w:rPr>
          <w:rFonts w:ascii="Times New Roman" w:eastAsia="Arial Unicode MS"/>
        </w:rPr>
        <w:t>In the above code snippet, suppose that foo() uses registers A, B, C, and D; foo() calls bar(), and suppose that bar() uses registers A, B, and C. Because registers A, B and C are overlapped in foo() and bar(), bar() need</w:t>
      </w:r>
      <w:r w:rsidR="006A60E3">
        <w:rPr>
          <w:rFonts w:ascii="Times New Roman" w:eastAsia="Arial Unicode MS"/>
        </w:rPr>
        <w:t>s</w:t>
      </w:r>
      <w:r>
        <w:rPr>
          <w:rFonts w:ascii="Times New Roman" w:eastAsia="Arial Unicode MS"/>
        </w:rPr>
        <w:t xml:space="preserve"> to save values of A, B, and C into stack before it starts execution. Also, it needs to restore these 3 registers from stack before it ends execution, to make sure foo() can work correctly. Let</w:t>
      </w:r>
      <w:r>
        <w:rPr>
          <w:rFonts w:eastAsia="Arial Unicode MS" w:hAnsi="Times New Roman" w:hint="default"/>
        </w:rPr>
        <w:t>’</w:t>
      </w:r>
      <w:r>
        <w:rPr>
          <w:rFonts w:ascii="Times New Roman" w:eastAsia="Arial Unicode MS"/>
        </w:rPr>
        <w:t>s look at some pseudo code:</w:t>
      </w:r>
    </w:p>
    <w:p w14:paraId="2AEAEA9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foo()</w:t>
      </w:r>
    </w:p>
    <w:p w14:paraId="1136B4B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7AC0A999" w14:textId="3B134B9B"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ush A, B, C, D into stack, save their values</w:t>
      </w:r>
    </w:p>
    <w:p w14:paraId="4C3744D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 B, C, D}  </w:t>
      </w:r>
    </w:p>
    <w:p w14:paraId="7F5912D1" w14:textId="645AB0A0"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U</w:t>
      </w:r>
      <w:r>
        <w:t xml:space="preserve">se A ~ D </w:t>
      </w:r>
    </w:p>
    <w:p w14:paraId="1733E1E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A, #1        // A = 1  </w:t>
      </w:r>
    </w:p>
    <w:p w14:paraId="3C6E05B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B, #2        // B = 2  </w:t>
      </w:r>
    </w:p>
    <w:p w14:paraId="63DD995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C, #3        // C = 3</w:t>
      </w:r>
    </w:p>
    <w:p w14:paraId="47516FD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ab/>
        <w:t xml:space="preserve">call    bar   </w:t>
      </w:r>
    </w:p>
    <w:p w14:paraId="1A3D140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move    D, global_var0      </w:t>
      </w:r>
    </w:p>
    <w:p w14:paraId="34371B5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global_var1 = A + B + C + D  </w:t>
      </w:r>
    </w:p>
    <w:p w14:paraId="4121235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B        // A = A + B</w:t>
      </w:r>
      <w:r>
        <w:rPr>
          <w:rFonts w:eastAsia="KaiTi" w:hint="eastAsia"/>
          <w:lang w:val="zh-TW" w:eastAsia="zh-TW"/>
        </w:rPr>
        <w:t>，</w:t>
      </w:r>
      <w:r>
        <w:t>notice A</w:t>
      </w:r>
      <w:r>
        <w:rPr>
          <w:rFonts w:hAnsi="Courier New"/>
        </w:rPr>
        <w:t>’</w:t>
      </w:r>
      <w:r>
        <w:t>s value</w:t>
      </w:r>
    </w:p>
    <w:p w14:paraId="2F566E31"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C        // A = A + C</w:t>
      </w:r>
      <w:r>
        <w:rPr>
          <w:rFonts w:eastAsia="KaiTi" w:hint="eastAsia"/>
          <w:lang w:val="zh-TW" w:eastAsia="zh-TW"/>
        </w:rPr>
        <w:t>，</w:t>
      </w:r>
      <w:r>
        <w:t>notice A</w:t>
      </w:r>
      <w:r>
        <w:rPr>
          <w:rFonts w:hAnsi="Courier New"/>
        </w:rPr>
        <w:t>’</w:t>
      </w:r>
      <w:r>
        <w:t>s value</w:t>
      </w:r>
    </w:p>
    <w:p w14:paraId="21CE2B9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D        // A = A + D</w:t>
      </w:r>
      <w:r>
        <w:rPr>
          <w:rFonts w:eastAsia="KaiTi" w:hint="eastAsia"/>
          <w:lang w:val="zh-TW" w:eastAsia="zh-TW"/>
        </w:rPr>
        <w:t>，</w:t>
      </w:r>
      <w:r>
        <w:t>notice A</w:t>
      </w:r>
      <w:r>
        <w:rPr>
          <w:rFonts w:hAnsi="Courier New"/>
        </w:rPr>
        <w:t>’</w:t>
      </w:r>
      <w:r>
        <w:t>s value</w:t>
      </w:r>
    </w:p>
    <w:p w14:paraId="7D6BE96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global_var1, A</w:t>
      </w:r>
    </w:p>
    <w:p w14:paraId="2FE5ACD9" w14:textId="01F0FF6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op A, B, C, D out of stack, restore their values</w:t>
      </w:r>
    </w:p>
    <w:p w14:paraId="1924BCB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{A-D}   </w:t>
      </w:r>
    </w:p>
    <w:p w14:paraId="3167FDE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return  </w:t>
      </w:r>
    </w:p>
    <w:p w14:paraId="7D83C5A7"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43428FD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bar()</w:t>
      </w:r>
    </w:p>
    <w:p w14:paraId="6B958585"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bar:     </w:t>
      </w:r>
    </w:p>
    <w:p w14:paraId="62302BA9" w14:textId="52AA0DFD"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P</w:t>
      </w:r>
      <w:r>
        <w:t>ush A</w:t>
      </w:r>
      <w:r>
        <w:rPr>
          <w:rFonts w:eastAsia="KaiTi" w:hint="eastAsia"/>
          <w:lang w:val="zh-TW" w:eastAsia="zh-TW"/>
        </w:rPr>
        <w:t>、</w:t>
      </w:r>
      <w:r>
        <w:t>B</w:t>
      </w:r>
      <w:r>
        <w:rPr>
          <w:rFonts w:eastAsia="KaiTi" w:hint="eastAsia"/>
          <w:lang w:val="zh-TW" w:eastAsia="zh-TW"/>
        </w:rPr>
        <w:t>、</w:t>
      </w:r>
      <w:r>
        <w:t>C into the stack, store their values</w:t>
      </w:r>
    </w:p>
    <w:p w14:paraId="6D07E56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push    {A-C}      </w:t>
      </w:r>
    </w:p>
    <w:p w14:paraId="62F8C003" w14:textId="2D50306A"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w:t>
      </w:r>
      <w:r w:rsidR="00D174DE">
        <w:rPr>
          <w:rFonts w:hint="eastAsia"/>
        </w:rPr>
        <w:t>U</w:t>
      </w:r>
      <w:r>
        <w:t xml:space="preserve">se A ~ C   </w:t>
      </w:r>
    </w:p>
    <w:p w14:paraId="7BEB2F6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A, #2        // Do you know what this instruction do?</w:t>
      </w:r>
    </w:p>
    <w:p w14:paraId="08861CA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B, #5</w:t>
      </w:r>
    </w:p>
    <w:p w14:paraId="1C05AF9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C, A</w:t>
      </w:r>
    </w:p>
    <w:p w14:paraId="212E494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B        // C = 7</w:t>
      </w:r>
    </w:p>
    <w:p w14:paraId="07BD708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 global_var0 = A + B + C (== 2 * C)  </w:t>
      </w:r>
    </w:p>
    <w:p w14:paraId="09928EB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C, C</w:t>
      </w:r>
    </w:p>
    <w:p w14:paraId="5679A14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move     global_var0, C        // A = 2</w:t>
      </w:r>
      <w:r>
        <w:rPr>
          <w:rFonts w:eastAsia="KaiTi" w:hint="eastAsia"/>
          <w:lang w:val="zh-TW" w:eastAsia="zh-TW"/>
        </w:rPr>
        <w:t>，</w:t>
      </w:r>
      <w:r>
        <w:t>B = 5</w:t>
      </w:r>
      <w:r>
        <w:rPr>
          <w:rFonts w:eastAsia="KaiTi" w:hint="eastAsia"/>
          <w:lang w:val="zh-TW" w:eastAsia="zh-TW"/>
        </w:rPr>
        <w:t>，</w:t>
      </w:r>
      <w:r>
        <w:t>C = 14</w:t>
      </w:r>
    </w:p>
    <w:p w14:paraId="132CED5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   </w:t>
      </w:r>
    </w:p>
    <w:p w14:paraId="3D9B216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Do you get the meaning of push and pop now?</w:t>
      </w:r>
    </w:p>
    <w:p w14:paraId="035DB96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pop     {A-C} </w:t>
      </w:r>
    </w:p>
    <w:p w14:paraId="3D9F3CE0"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return</w:t>
      </w:r>
    </w:p>
    <w:p w14:paraId="1376B28B" w14:textId="3E534F81" w:rsidR="00C13018" w:rsidRDefault="00E910D2">
      <w:pPr>
        <w:rPr>
          <w:ins w:id="1" w:author="ninny snake" w:date="2014-12-25T09:47:00Z"/>
          <w:rFonts w:hint="default"/>
        </w:rPr>
      </w:pPr>
      <w:r>
        <w:rPr>
          <w:rFonts w:ascii="Times New Roman" w:eastAsia="Arial Unicode MS"/>
        </w:rPr>
        <w:t>Let</w:t>
      </w:r>
      <w:r>
        <w:rPr>
          <w:rFonts w:eastAsia="Arial Unicode MS" w:hAnsi="Times New Roman" w:hint="default"/>
        </w:rPr>
        <w:t>’</w:t>
      </w:r>
      <w:r>
        <w:rPr>
          <w:rFonts w:ascii="Times New Roman" w:eastAsia="Arial Unicode MS"/>
        </w:rPr>
        <w:t>s shortly explain this snippet of pseudo code: firstly, foo() sets registers A, B and C to 1, 2 and 3 respectively, then calls bar(), which changes values of A, B and C as well sets global_var0, a global variable, to the sum of registers A</w:t>
      </w:r>
      <w:r w:rsidR="00206C8E">
        <w:rPr>
          <w:rFonts w:ascii="Times New Roman" w:eastAsia="Arial Unicode MS"/>
        </w:rPr>
        <w:t xml:space="preserve">, </w:t>
      </w:r>
      <w:r>
        <w:rPr>
          <w:rFonts w:ascii="Times New Roman" w:eastAsia="Arial Unicode MS"/>
        </w:rPr>
        <w:t>B</w:t>
      </w:r>
      <w:r w:rsidR="00206C8E">
        <w:rPr>
          <w:rFonts w:ascii="Times New Roman" w:eastAsia="Arial Unicode MS"/>
        </w:rPr>
        <w:t xml:space="preserve"> and </w:t>
      </w:r>
      <w:r>
        <w:rPr>
          <w:rFonts w:ascii="Times New Roman" w:eastAsia="Arial Unicode MS"/>
        </w:rPr>
        <w:t>C. If we directly use the current values of A, B and C to calculate the value of global_var1 for now, then the result would be wrong. So before executing bar(),values of A, B and C should be pushed into stack first, and pop them out after the execution of bar() for restoration, then we can get a correct global_var1. Notice that, for the same reason, foo() has done the same operations on A, B, C and D, which saves its callers</w:t>
      </w:r>
      <w:r>
        <w:rPr>
          <w:rFonts w:eastAsia="Arial Unicode MS" w:hAnsi="Times New Roman" w:hint="default"/>
        </w:rPr>
        <w:t>’</w:t>
      </w:r>
      <w:r>
        <w:rPr>
          <w:rFonts w:eastAsia="Arial Unicode MS" w:hAnsi="Times New Roman" w:hint="default"/>
        </w:rPr>
        <w:t xml:space="preserve"> </w:t>
      </w:r>
      <w:r>
        <w:rPr>
          <w:rFonts w:ascii="Times New Roman" w:eastAsia="Arial Unicode MS"/>
        </w:rPr>
        <w:t>days.</w:t>
      </w:r>
    </w:p>
    <w:p w14:paraId="2B222B4F" w14:textId="77777777" w:rsidR="00C13018" w:rsidRDefault="00E910D2" w:rsidP="00E910D2">
      <w:pPr>
        <w:pStyle w:val="Heading3"/>
        <w:numPr>
          <w:ilvl w:val="0"/>
          <w:numId w:val="1"/>
        </w:numPr>
        <w:tabs>
          <w:tab w:val="num" w:pos="380"/>
        </w:tabs>
        <w:ind w:left="380" w:hanging="380"/>
        <w:rPr>
          <w:ins w:id="2" w:author="ninny snake" w:date="2014-12-25T09:47:00Z"/>
        </w:rPr>
      </w:pPr>
      <w:r>
        <w:t>Preserved registers</w:t>
      </w:r>
    </w:p>
    <w:p w14:paraId="456285A1" w14:textId="77777777" w:rsidR="00C13018" w:rsidRDefault="00E910D2">
      <w:pPr>
        <w:rPr>
          <w:ins w:id="3" w:author="ninny snake" w:date="2014-12-25T09:47:00Z"/>
          <w:rFonts w:hint="default"/>
        </w:rPr>
      </w:pPr>
      <w:r>
        <w:rPr>
          <w:rFonts w:ascii="Times New Roman" w:eastAsia="Arial Unicode MS"/>
        </w:rPr>
        <w:t>Some registers in ARM processors must preserve their values after a function call, as shown below:</w:t>
      </w:r>
    </w:p>
    <w:p w14:paraId="36F9055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4" w:author="ninny snake" w:date="2014-12-25T09:47:00Z"/>
        </w:rPr>
      </w:pPr>
      <w:ins w:id="5" w:author="ninny snake" w:date="2014-12-25T09:47:00Z">
        <w:r>
          <w:t>R0-R3</w:t>
        </w:r>
        <w:r>
          <w:tab/>
        </w:r>
        <w:r>
          <w:tab/>
        </w:r>
      </w:ins>
      <w:r>
        <w:t>Passes arguments and return values</w:t>
      </w:r>
    </w:p>
    <w:p w14:paraId="0A4E4747" w14:textId="49C86083"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6" w:author="ninny snake" w:date="2014-12-25T09:47:00Z"/>
        </w:rPr>
      </w:pPr>
      <w:ins w:id="7" w:author="ninny snake" w:date="2014-12-25T09:47:00Z">
        <w:r>
          <w:t>R7</w:t>
        </w:r>
        <w:r>
          <w:tab/>
        </w:r>
        <w:r>
          <w:tab/>
        </w:r>
        <w:r>
          <w:tab/>
        </w:r>
      </w:ins>
      <w:r>
        <w:t>Frame pointer, which points</w:t>
      </w:r>
      <w:r w:rsidR="0066777A">
        <w:rPr>
          <w:rFonts w:hint="eastAsia"/>
        </w:rPr>
        <w:t xml:space="preserve"> </w:t>
      </w:r>
      <w:r>
        <w:t>to the previously saved stack frame and the saved link register</w:t>
      </w:r>
    </w:p>
    <w:p w14:paraId="7811278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8" w:author="ninny snake" w:date="2014-12-25T09:47:00Z"/>
        </w:rPr>
      </w:pPr>
      <w:ins w:id="9" w:author="ninny snake" w:date="2014-12-25T09:47:00Z">
        <w:r>
          <w:t>R9</w:t>
        </w:r>
        <w:r>
          <w:tab/>
        </w:r>
        <w:r>
          <w:tab/>
        </w:r>
        <w:r>
          <w:tab/>
        </w:r>
      </w:ins>
      <w:r>
        <w:t>Reserved by system before iOS 3.0</w:t>
      </w:r>
    </w:p>
    <w:p w14:paraId="4525B9A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10" w:author="ninny snake" w:date="2014-12-25T09:47:00Z"/>
        </w:rPr>
      </w:pPr>
      <w:ins w:id="11" w:author="ninny snake" w:date="2014-12-25T09:47:00Z">
        <w:r>
          <w:t>R12</w:t>
        </w:r>
        <w:r>
          <w:tab/>
        </w:r>
        <w:r>
          <w:tab/>
        </w:r>
        <w:r>
          <w:tab/>
        </w:r>
      </w:ins>
      <w:r>
        <w:t>IP register</w:t>
      </w:r>
      <w:r>
        <w:rPr>
          <w:rFonts w:eastAsia="KaiTi" w:hint="eastAsia"/>
          <w:lang w:val="zh-TW" w:eastAsia="zh-TW"/>
        </w:rPr>
        <w:t>，</w:t>
      </w:r>
      <w:r>
        <w:t>used by dynamic linker</w:t>
      </w:r>
    </w:p>
    <w:p w14:paraId="53515A65"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2" w:author="ninny snake" w:date="2014-12-25T09:47:00Z"/>
        </w:rPr>
      </w:pPr>
      <w:ins w:id="13" w:author="ninny snake" w:date="2014-12-25T09:47:00Z">
        <w:r>
          <w:t>R13</w:t>
        </w:r>
        <w:r>
          <w:tab/>
        </w:r>
        <w:r>
          <w:tab/>
        </w:r>
        <w:r>
          <w:tab/>
        </w:r>
      </w:ins>
      <w:r>
        <w:t>Stack Pointer, i.e. SP</w:t>
      </w:r>
    </w:p>
    <w:p w14:paraId="7305BD2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2740" w:hanging="2320"/>
        <w:rPr>
          <w:ins w:id="14" w:author="ninny snake" w:date="2014-12-25T09:47:00Z"/>
        </w:rPr>
      </w:pPr>
      <w:ins w:id="15" w:author="ninny snake" w:date="2014-12-25T09:47:00Z">
        <w:r>
          <w:t>R14</w:t>
        </w:r>
        <w:r>
          <w:tab/>
        </w:r>
        <w:r>
          <w:tab/>
        </w:r>
        <w:r>
          <w:tab/>
        </w:r>
      </w:ins>
      <w:r>
        <w:t>Link Register, i.e. LR, saves function return address</w:t>
      </w:r>
    </w:p>
    <w:p w14:paraId="3E35EFD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rPr>
          <w:ins w:id="16" w:author="ninny snake" w:date="2014-12-25T09:47:00Z"/>
        </w:rPr>
      </w:pPr>
      <w:ins w:id="17" w:author="ninny snake" w:date="2014-12-25T09:47:00Z">
        <w:r>
          <w:t>R15</w:t>
        </w:r>
        <w:r>
          <w:tab/>
        </w:r>
        <w:r>
          <w:tab/>
        </w:r>
        <w:r>
          <w:tab/>
        </w:r>
      </w:ins>
      <w:r>
        <w:t>Program Counter, i.e. PC</w:t>
      </w:r>
    </w:p>
    <w:p w14:paraId="42DFDBAB" w14:textId="77777777" w:rsidR="00C13018" w:rsidRDefault="00E910D2">
      <w:pPr>
        <w:rPr>
          <w:ins w:id="18" w:author="ninny snake" w:date="2014-12-25T09:47:00Z"/>
          <w:rFonts w:hint="default"/>
        </w:rPr>
      </w:pPr>
      <w:r>
        <w:rPr>
          <w:rFonts w:ascii="Times New Roman" w:eastAsia="Arial Unicode MS"/>
        </w:rPr>
        <w:t>We</w:t>
      </w:r>
      <w:r>
        <w:rPr>
          <w:rFonts w:eastAsia="Arial Unicode MS" w:hAnsi="Times New Roman" w:hint="default"/>
        </w:rPr>
        <w:t>’</w:t>
      </w:r>
      <w:r>
        <w:rPr>
          <w:rFonts w:ascii="Times New Roman" w:eastAsia="Arial Unicode MS"/>
        </w:rPr>
        <w:t>re not writing ARM assembly yet, so treat the above table as a reference would be enough.</w:t>
      </w:r>
    </w:p>
    <w:p w14:paraId="576BAFDE" w14:textId="7CB2621F" w:rsidR="00C13018" w:rsidRDefault="00E910D2" w:rsidP="00E910D2">
      <w:pPr>
        <w:pStyle w:val="Heading3"/>
        <w:numPr>
          <w:ilvl w:val="0"/>
          <w:numId w:val="1"/>
        </w:numPr>
        <w:tabs>
          <w:tab w:val="num" w:pos="380"/>
        </w:tabs>
        <w:ind w:left="380" w:hanging="380"/>
      </w:pPr>
      <w:r>
        <w:lastRenderedPageBreak/>
        <w:t>Branch</w:t>
      </w:r>
      <w:r w:rsidR="00F03B27">
        <w:rPr>
          <w:rFonts w:hint="eastAsia"/>
        </w:rPr>
        <w:t>e</w:t>
      </w:r>
      <w:r>
        <w:t>s</w:t>
      </w:r>
    </w:p>
    <w:p w14:paraId="0B9A717A" w14:textId="7DC3EF91" w:rsidR="00C13018" w:rsidRDefault="008135FC">
      <w:pPr>
        <w:rPr>
          <w:rFonts w:hint="default"/>
        </w:rPr>
      </w:pPr>
      <w:r>
        <w:rPr>
          <w:rFonts w:ascii="Times New Roman" w:eastAsia="Arial Unicode MS"/>
        </w:rPr>
        <w:t>The</w:t>
      </w:r>
      <w:r w:rsidR="00E910D2">
        <w:rPr>
          <w:rFonts w:ascii="Times New Roman" w:eastAsia="Arial Unicode MS"/>
        </w:rPr>
        <w:t xml:space="preserve"> process saves the address of the next instruction in PC register. Usually, CPU will execute instructions in order. When it has done with one instruction, PC will increase 1 to point to the next instruction, as shown in figure 6-2.</w:t>
      </w:r>
    </w:p>
    <w:p w14:paraId="3F0012B0" w14:textId="77777777" w:rsidR="00C13018" w:rsidRDefault="00E910D2">
      <w:pPr>
        <w:keepNext/>
        <w:ind w:firstLine="0"/>
        <w:jc w:val="center"/>
        <w:rPr>
          <w:rFonts w:hint="default"/>
        </w:rPr>
      </w:pPr>
      <w:r>
        <w:rPr>
          <w:noProof/>
          <w:lang w:eastAsia="en-US"/>
        </w:rPr>
        <w:drawing>
          <wp:inline distT="0" distB="0" distL="0" distR="0" wp14:anchorId="2A84300C" wp14:editId="2C33F708">
            <wp:extent cx="2077263" cy="359989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6-2.png"/>
                    <pic:cNvPicPr/>
                  </pic:nvPicPr>
                  <pic:blipFill>
                    <a:blip r:embed="rId8">
                      <a:extLst/>
                    </a:blip>
                    <a:stretch>
                      <a:fillRect/>
                    </a:stretch>
                  </pic:blipFill>
                  <pic:spPr>
                    <a:xfrm>
                      <a:off x="0" y="0"/>
                      <a:ext cx="2077263" cy="3599892"/>
                    </a:xfrm>
                    <a:prstGeom prst="rect">
                      <a:avLst/>
                    </a:prstGeom>
                    <a:ln w="12700" cap="flat">
                      <a:noFill/>
                      <a:miter lim="400000"/>
                    </a:ln>
                    <a:effectLst/>
                  </pic:spPr>
                </pic:pic>
              </a:graphicData>
            </a:graphic>
          </wp:inline>
        </w:drawing>
      </w:r>
    </w:p>
    <w:p w14:paraId="3BDCAA9D" w14:textId="77777777" w:rsidR="00C13018" w:rsidRDefault="00E910D2">
      <w:pPr>
        <w:jc w:val="center"/>
        <w:rPr>
          <w:rFonts w:hint="default"/>
        </w:rPr>
      </w:pPr>
      <w:r>
        <w:rPr>
          <w:rFonts w:ascii="Times New Roman"/>
        </w:rPr>
        <w:t>Figure 6-2 Execute instructions in order</w:t>
      </w:r>
    </w:p>
    <w:p w14:paraId="1D54A96B" w14:textId="77777777" w:rsidR="00C13018" w:rsidRDefault="00E910D2">
      <w:pPr>
        <w:rPr>
          <w:rFonts w:hint="default"/>
        </w:rPr>
      </w:pPr>
      <w:r>
        <w:rPr>
          <w:rFonts w:ascii="Times New Roman" w:eastAsia="Arial Unicode MS"/>
        </w:rPr>
        <w:t>The processor will execute instructions from 1 to 5 in a plain and trivial way. However, if we change the value of PC, the execution order will be very different, as shown in figure 6-3.</w:t>
      </w:r>
    </w:p>
    <w:p w14:paraId="53F435BA" w14:textId="77777777" w:rsidR="00C13018" w:rsidRDefault="00E910D2">
      <w:pPr>
        <w:keepNext/>
        <w:ind w:firstLine="0"/>
        <w:jc w:val="center"/>
        <w:rPr>
          <w:rFonts w:hint="default"/>
        </w:rPr>
      </w:pPr>
      <w:r>
        <w:rPr>
          <w:noProof/>
          <w:lang w:eastAsia="en-US"/>
        </w:rPr>
        <w:lastRenderedPageBreak/>
        <w:drawing>
          <wp:inline distT="0" distB="0" distL="0" distR="0" wp14:anchorId="6098A9FF" wp14:editId="5BBE8F66">
            <wp:extent cx="2186801" cy="359833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6-3.png"/>
                    <pic:cNvPicPr/>
                  </pic:nvPicPr>
                  <pic:blipFill>
                    <a:blip r:embed="rId9">
                      <a:extLst/>
                    </a:blip>
                    <a:stretch>
                      <a:fillRect/>
                    </a:stretch>
                  </pic:blipFill>
                  <pic:spPr>
                    <a:xfrm>
                      <a:off x="0" y="0"/>
                      <a:ext cx="2186801" cy="3598330"/>
                    </a:xfrm>
                    <a:prstGeom prst="rect">
                      <a:avLst/>
                    </a:prstGeom>
                    <a:ln w="12700" cap="flat">
                      <a:noFill/>
                      <a:miter lim="400000"/>
                    </a:ln>
                    <a:effectLst/>
                  </pic:spPr>
                </pic:pic>
              </a:graphicData>
            </a:graphic>
          </wp:inline>
        </w:drawing>
      </w:r>
    </w:p>
    <w:p w14:paraId="4658F303" w14:textId="77777777" w:rsidR="00C13018" w:rsidRDefault="00E910D2">
      <w:pPr>
        <w:jc w:val="center"/>
        <w:rPr>
          <w:rFonts w:hint="default"/>
        </w:rPr>
      </w:pPr>
      <w:r>
        <w:rPr>
          <w:rFonts w:ascii="Times New Roman"/>
        </w:rPr>
        <w:t>Figure 6-3 Execute instructions out of order</w:t>
      </w:r>
    </w:p>
    <w:p w14:paraId="1E932BBA" w14:textId="67415BD6" w:rsidR="00C13018" w:rsidRDefault="00E910D2">
      <w:pPr>
        <w:rPr>
          <w:rFonts w:hint="default"/>
        </w:rPr>
      </w:pPr>
      <w:r>
        <w:rPr>
          <w:rFonts w:ascii="Times New Roman" w:eastAsia="Arial Unicode MS"/>
        </w:rPr>
        <w:t>The instructions</w:t>
      </w:r>
      <w:r>
        <w:rPr>
          <w:rFonts w:eastAsia="Arial Unicode MS" w:hAnsi="Times New Roman" w:hint="default"/>
        </w:rPr>
        <w:t>’</w:t>
      </w:r>
      <w:r w:rsidR="008562A1">
        <w:rPr>
          <w:rFonts w:eastAsia="Arial Unicode MS" w:hAnsi="Times New Roman"/>
        </w:rPr>
        <w:t xml:space="preserve"> </w:t>
      </w:r>
      <w:r>
        <w:rPr>
          <w:rFonts w:ascii="Times New Roman" w:eastAsia="Arial Unicode MS"/>
        </w:rPr>
        <w:t xml:space="preserve">execution has been disordered to 1, 5, 4, 2, 3 and 6, which is bizarre and remarkable. This kind of </w:t>
      </w:r>
      <w:r>
        <w:rPr>
          <w:rFonts w:eastAsia="Arial Unicode MS" w:hAnsi="Times New Roman" w:hint="default"/>
        </w:rPr>
        <w:t>“</w:t>
      </w:r>
      <w:r>
        <w:rPr>
          <w:rFonts w:ascii="Times New Roman" w:eastAsia="Arial Unicode MS"/>
        </w:rPr>
        <w:t>disorder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officially called </w:t>
      </w:r>
      <w:r>
        <w:rPr>
          <w:rFonts w:eastAsia="Arial Unicode MS" w:hAnsi="Times New Roman" w:hint="default"/>
        </w:rPr>
        <w:t>“</w:t>
      </w:r>
      <w:r>
        <w:rPr>
          <w:rFonts w:ascii="Times New Roman" w:eastAsia="Arial Unicode MS"/>
        </w:rPr>
        <w:t>branch</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or </w:t>
      </w:r>
      <w:r>
        <w:rPr>
          <w:rFonts w:eastAsia="Arial Unicode MS" w:hAnsi="Times New Roman" w:hint="default"/>
        </w:rPr>
        <w:t>“</w:t>
      </w:r>
      <w:r>
        <w:rPr>
          <w:rFonts w:ascii="Times New Roman" w:eastAsia="Arial Unicode MS"/>
        </w:rPr>
        <w:t>jump</w:t>
      </w:r>
      <w:r>
        <w:rPr>
          <w:rFonts w:eastAsia="Arial Unicode MS" w:hAnsi="Times New Roman" w:hint="default"/>
        </w:rPr>
        <w:t>”</w:t>
      </w:r>
      <w:r>
        <w:rPr>
          <w:rFonts w:ascii="Times New Roman" w:eastAsia="Arial Unicode MS"/>
        </w:rPr>
        <w:t>, which makes loop and subroutine possible. For example:</w:t>
      </w:r>
    </w:p>
    <w:p w14:paraId="4F79D65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endless()</w:t>
      </w:r>
    </w:p>
    <w:p w14:paraId="1020259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endless: </w:t>
      </w:r>
    </w:p>
    <w:p w14:paraId="3C4ED9D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operate    op1, op2</w:t>
      </w:r>
    </w:p>
    <w:p w14:paraId="3808BC1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branch     endless</w:t>
      </w:r>
    </w:p>
    <w:p w14:paraId="422593A7" w14:textId="3FCAF1E9"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return    // </w:t>
      </w:r>
      <w:r w:rsidR="006C60E5">
        <w:rPr>
          <w:rFonts w:hint="eastAsia"/>
        </w:rPr>
        <w:t>D</w:t>
      </w:r>
      <w:r>
        <w:t>ead loop, we cannot reach here!</w:t>
      </w:r>
    </w:p>
    <w:p w14:paraId="734F1F32" w14:textId="26937184" w:rsidR="00C13018" w:rsidRDefault="00E910D2">
      <w:pPr>
        <w:rPr>
          <w:rFonts w:hint="default"/>
        </w:rPr>
      </w:pPr>
      <w:r>
        <w:rPr>
          <w:rFonts w:ascii="Times New Roman" w:eastAsia="Arial Unicode MS"/>
        </w:rPr>
        <w:t xml:space="preserve">In actual cases, conditional branches, which are triggered under some specific conditions, are the most practical branches. </w:t>
      </w:r>
      <w:r>
        <w:rPr>
          <w:rFonts w:eastAsia="Arial Unicode MS" w:hAnsi="Times New Roman" w:hint="default"/>
        </w:rPr>
        <w:t>“</w:t>
      </w:r>
      <w:r w:rsidR="00BA79B8">
        <w:rPr>
          <w:rFonts w:ascii="Times New Roman" w:eastAsia="Arial Unicode MS"/>
        </w:rPr>
        <w:t>i</w:t>
      </w:r>
      <w:r>
        <w:rPr>
          <w:rFonts w:ascii="Times New Roman" w:eastAsia="Arial Unicode MS"/>
        </w:rPr>
        <w:t>f else</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w:t>
      </w:r>
      <w:r>
        <w:rPr>
          <w:rFonts w:eastAsia="Arial Unicode MS" w:hAnsi="Times New Roman" w:hint="default"/>
        </w:rPr>
        <w:t>“</w:t>
      </w:r>
      <w:r>
        <w:rPr>
          <w:rFonts w:ascii="Times New Roman" w:eastAsia="Arial Unicode MS"/>
        </w:rPr>
        <w:t>while</w:t>
      </w:r>
      <w:r>
        <w:rPr>
          <w:rFonts w:eastAsia="Arial Unicode MS" w:hAnsi="Times New Roman" w:hint="default"/>
        </w:rPr>
        <w:t>”</w:t>
      </w:r>
      <w:r>
        <w:rPr>
          <w:rFonts w:eastAsia="Arial Unicode MS" w:hAnsi="Times New Roman" w:hint="default"/>
        </w:rPr>
        <w:t xml:space="preserve"> </w:t>
      </w:r>
      <w:r>
        <w:rPr>
          <w:rFonts w:ascii="Times New Roman" w:eastAsia="Arial Unicode MS"/>
        </w:rPr>
        <w:t>are both based on conditional branches. In ARM assembly, there are 4 kinds of conditional branches:</w:t>
      </w:r>
    </w:p>
    <w:p w14:paraId="0D3807DF"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result of operation is zero (or non-zero).</w:t>
      </w:r>
    </w:p>
    <w:p w14:paraId="4B0F8B7C"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result of operation is negative.</w:t>
      </w:r>
    </w:p>
    <w:p w14:paraId="40AF2D62"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result of operation has carry.</w:t>
      </w:r>
    </w:p>
    <w:p w14:paraId="3AEFFDF5" w14:textId="77777777" w:rsidR="00C13018" w:rsidRPr="00783F49" w:rsidRDefault="00E910D2" w:rsidP="00601BC4">
      <w:pPr>
        <w:numPr>
          <w:ilvl w:val="0"/>
          <w:numId w:val="2"/>
        </w:numPr>
        <w:tabs>
          <w:tab w:val="num" w:pos="480"/>
        </w:tabs>
        <w:ind w:left="480" w:hanging="480"/>
        <w:rPr>
          <w:rFonts w:ascii="Times New Roman" w:hint="default"/>
        </w:rPr>
      </w:pPr>
      <w:r>
        <w:rPr>
          <w:rFonts w:ascii="Times New Roman"/>
        </w:rPr>
        <w:t>The operation overflows (for example, the sum of two positive numbers exceeds 32 bits).</w:t>
      </w:r>
    </w:p>
    <w:p w14:paraId="0CE51ABE" w14:textId="77777777" w:rsidR="00C13018" w:rsidRDefault="00E910D2">
      <w:pPr>
        <w:rPr>
          <w:rFonts w:hint="default"/>
        </w:rPr>
      </w:pPr>
      <w:r>
        <w:rPr>
          <w:rFonts w:ascii="Times New Roman" w:eastAsia="Arial Unicode MS"/>
        </w:rPr>
        <w:t>These operation results are often represented as flags and are saved in the Program Status Register (PSR). Some instructions will change these flags according to their operation results, and conditional branches decide whether to branch according to these flags. The pseudo code below shows an example of for loop:</w:t>
      </w:r>
    </w:p>
    <w:p w14:paraId="70E2E5D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for: </w:t>
      </w:r>
    </w:p>
    <w:p w14:paraId="4B9826E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add        A, #1</w:t>
      </w:r>
    </w:p>
    <w:p w14:paraId="271A0008" w14:textId="0627F909"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compare   </w:t>
      </w:r>
      <w:r w:rsidR="00CE433F">
        <w:rPr>
          <w:rFonts w:hint="eastAsia"/>
        </w:rPr>
        <w:t xml:space="preserve"> </w:t>
      </w:r>
      <w:r>
        <w:t>A, #16</w:t>
      </w:r>
    </w:p>
    <w:p w14:paraId="2B7FF3A5" w14:textId="7F27D711"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bne       </w:t>
      </w:r>
      <w:r w:rsidR="00CE433F">
        <w:rPr>
          <w:rFonts w:hint="eastAsia"/>
        </w:rPr>
        <w:t xml:space="preserve"> </w:t>
      </w:r>
      <w:r>
        <w:t xml:space="preserve">for  // </w:t>
      </w:r>
      <w:r w:rsidR="00CE433F">
        <w:rPr>
          <w:rFonts w:hint="eastAsia"/>
        </w:rPr>
        <w:t>I</w:t>
      </w:r>
      <w:r>
        <w:t>f A</w:t>
      </w:r>
      <w:r w:rsidR="00CE433F">
        <w:rPr>
          <w:rFonts w:hint="eastAsia"/>
        </w:rPr>
        <w:t xml:space="preserve"> </w:t>
      </w:r>
      <w:r>
        <w:t>-</w:t>
      </w:r>
      <w:r w:rsidR="00CE433F">
        <w:rPr>
          <w:rFonts w:hint="eastAsia"/>
        </w:rPr>
        <w:t xml:space="preserve"> </w:t>
      </w:r>
      <w:r>
        <w:t>16 != 0 then jump to for</w:t>
      </w:r>
    </w:p>
    <w:p w14:paraId="76240077" w14:textId="77777777" w:rsidR="00C13018" w:rsidRDefault="00E910D2">
      <w:pPr>
        <w:rPr>
          <w:rFonts w:hint="default"/>
        </w:rPr>
      </w:pPr>
      <w:r>
        <w:rPr>
          <w:rFonts w:ascii="Times New Roman" w:eastAsia="Arial Unicode MS"/>
        </w:rPr>
        <w:t>The above code compares A and #16, if they</w:t>
      </w:r>
      <w:r>
        <w:rPr>
          <w:rFonts w:eastAsia="Arial Unicode MS" w:hAnsi="Times New Roman" w:hint="default"/>
        </w:rPr>
        <w:t>’</w:t>
      </w:r>
      <w:r>
        <w:rPr>
          <w:rFonts w:ascii="Times New Roman" w:eastAsia="Arial Unicode MS"/>
        </w:rPr>
        <w:t xml:space="preserve">re not equal, increase A by 1 and compare again. </w:t>
      </w:r>
      <w:r>
        <w:rPr>
          <w:rFonts w:ascii="Times New Roman" w:eastAsia="Arial Unicode MS"/>
        </w:rPr>
        <w:lastRenderedPageBreak/>
        <w:t>Otherwise break out the loop and go on to the next instruction.</w:t>
      </w:r>
    </w:p>
    <w:p w14:paraId="5BE5BB17" w14:textId="77777777" w:rsidR="00C13018" w:rsidRDefault="00E910D2">
      <w:pPr>
        <w:pStyle w:val="Heading3"/>
        <w:ind w:firstLine="0"/>
      </w:pPr>
      <w:r>
        <w:t>6.1.2 Interpretation of ARM/THUMB instructions</w:t>
      </w:r>
    </w:p>
    <w:p w14:paraId="27096D0C" w14:textId="77777777" w:rsidR="00C13018" w:rsidRDefault="00E910D2">
      <w:pPr>
        <w:rPr>
          <w:rFonts w:hint="default"/>
        </w:rPr>
      </w:pPr>
      <w:r>
        <w:rPr>
          <w:rFonts w:ascii="Times New Roman" w:eastAsia="Arial Unicode MS"/>
        </w:rPr>
        <w:t>ARM processors use 2 different instruction sets: ARM and THUMB. The length of ARM instructions is universally 32 bits, whereas it</w:t>
      </w:r>
      <w:r>
        <w:rPr>
          <w:rFonts w:eastAsia="Arial Unicode MS" w:hAnsi="Times New Roman" w:hint="default"/>
        </w:rPr>
        <w:t>’</w:t>
      </w:r>
      <w:r>
        <w:rPr>
          <w:rFonts w:ascii="Times New Roman" w:eastAsia="Arial Unicode MS"/>
        </w:rPr>
        <w:t>s 16 bits for THUMB instructions. Broadly, both sets have 3 kinds of instructions: data processing instructions, register processing instructions, and branch instructions.</w:t>
      </w:r>
    </w:p>
    <w:p w14:paraId="08CB11A5" w14:textId="77777777" w:rsidR="00C13018" w:rsidRDefault="00E910D2" w:rsidP="00601BC4">
      <w:pPr>
        <w:pStyle w:val="Heading3"/>
        <w:numPr>
          <w:ilvl w:val="0"/>
          <w:numId w:val="4"/>
        </w:numPr>
        <w:tabs>
          <w:tab w:val="num" w:pos="380"/>
        </w:tabs>
        <w:ind w:left="380" w:hanging="380"/>
      </w:pPr>
      <w:r>
        <w:t>Data processing instructions</w:t>
      </w:r>
    </w:p>
    <w:p w14:paraId="098D1947" w14:textId="77777777" w:rsidR="00C13018" w:rsidRDefault="00E910D2">
      <w:pPr>
        <w:rPr>
          <w:rFonts w:hint="default"/>
        </w:rPr>
      </w:pPr>
      <w:r>
        <w:rPr>
          <w:rFonts w:ascii="Times New Roman" w:eastAsia="Arial Unicode MS"/>
        </w:rPr>
        <w:t>There</w:t>
      </w:r>
      <w:r>
        <w:rPr>
          <w:rFonts w:eastAsia="Arial Unicode MS" w:hAnsi="Times New Roman" w:hint="default"/>
        </w:rPr>
        <w:t>’</w:t>
      </w:r>
      <w:r>
        <w:rPr>
          <w:rFonts w:ascii="Times New Roman" w:eastAsia="Arial Unicode MS"/>
        </w:rPr>
        <w:t>re 2 rules in data processing instructions:</w:t>
      </w:r>
    </w:p>
    <w:p w14:paraId="3BA265C6" w14:textId="77777777" w:rsidR="00C13018" w:rsidRDefault="00E910D2" w:rsidP="00601BC4">
      <w:pPr>
        <w:numPr>
          <w:ilvl w:val="1"/>
          <w:numId w:val="5"/>
        </w:numPr>
        <w:tabs>
          <w:tab w:val="num" w:pos="960"/>
        </w:tabs>
        <w:ind w:left="960" w:hanging="480"/>
        <w:rPr>
          <w:rFonts w:hint="default"/>
        </w:rPr>
      </w:pPr>
      <w:r>
        <w:rPr>
          <w:rFonts w:ascii="Times New Roman"/>
        </w:rPr>
        <w:t>All operands are 32 bits.</w:t>
      </w:r>
    </w:p>
    <w:p w14:paraId="5A8CBF53" w14:textId="77777777" w:rsidR="00C13018" w:rsidRDefault="00E910D2" w:rsidP="00601BC4">
      <w:pPr>
        <w:numPr>
          <w:ilvl w:val="1"/>
          <w:numId w:val="5"/>
        </w:numPr>
        <w:tabs>
          <w:tab w:val="num" w:pos="960"/>
        </w:tabs>
        <w:ind w:left="960" w:hanging="480"/>
        <w:rPr>
          <w:rFonts w:hint="default"/>
        </w:rPr>
      </w:pPr>
      <w:r>
        <w:rPr>
          <w:rFonts w:ascii="Times New Roman"/>
        </w:rPr>
        <w:t>All results are 32 bits, and can only be stored in registers.</w:t>
      </w:r>
    </w:p>
    <w:p w14:paraId="38D9C5A2" w14:textId="77777777" w:rsidR="00C13018" w:rsidRDefault="00E910D2">
      <w:pPr>
        <w:rPr>
          <w:rFonts w:hint="default"/>
        </w:rPr>
      </w:pPr>
      <w:r>
        <w:rPr>
          <w:rFonts w:ascii="Times New Roman" w:eastAsia="Arial Unicode MS"/>
        </w:rPr>
        <w:t>In a nutshell, the basic syntax of data processing instructions is:</w:t>
      </w:r>
    </w:p>
    <w:p w14:paraId="157FA9C0"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op{cond}{s} Rd, Rn, Op2</w:t>
      </w:r>
    </w:p>
    <w:p w14:paraId="5C2DE56F" w14:textId="65678C27" w:rsidR="00C13018" w:rsidRDefault="00A30F53">
      <w:pPr>
        <w:rPr>
          <w:rFonts w:hint="default"/>
        </w:rPr>
      </w:pPr>
      <w:r>
        <w:rPr>
          <w:rFonts w:eastAsia="Arial Unicode MS" w:hAnsi="Times New Roman" w:hint="default"/>
        </w:rPr>
        <w:t xml:space="preserve"> </w:t>
      </w:r>
      <w:r w:rsidR="00E910D2">
        <w:rPr>
          <w:rFonts w:eastAsia="Arial Unicode MS" w:hAnsi="Times New Roman" w:hint="default"/>
        </w:rPr>
        <w:t>“</w:t>
      </w:r>
      <w:r w:rsidR="00E910D2">
        <w:rPr>
          <w:rFonts w:ascii="Times New Roman" w:eastAsia="Arial Unicode MS"/>
        </w:rPr>
        <w:t>cond</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 xml:space="preserve">and </w:t>
      </w:r>
      <w:r w:rsidR="00E910D2">
        <w:rPr>
          <w:rFonts w:eastAsia="Arial Unicode MS" w:hAnsi="Times New Roman" w:hint="default"/>
        </w:rPr>
        <w:t>“</w:t>
      </w:r>
      <w:r w:rsidR="00E910D2">
        <w:rPr>
          <w:rFonts w:ascii="Times New Roman" w:eastAsia="Arial Unicode MS"/>
        </w:rPr>
        <w:t>s</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 xml:space="preserve">are two optional suffixes. </w:t>
      </w:r>
      <w:r w:rsidR="00E910D2">
        <w:rPr>
          <w:rFonts w:eastAsia="Arial Unicode MS" w:hAnsi="Times New Roman" w:hint="default"/>
        </w:rPr>
        <w:t>“</w:t>
      </w:r>
      <w:r w:rsidR="00E910D2">
        <w:rPr>
          <w:rFonts w:ascii="Times New Roman" w:eastAsia="Arial Unicode MS"/>
        </w:rPr>
        <w:t>cond</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 xml:space="preserve">decides the execution condition of </w:t>
      </w:r>
      <w:r w:rsidR="00E910D2">
        <w:rPr>
          <w:rFonts w:eastAsia="Arial Unicode MS" w:hAnsi="Times New Roman" w:hint="default"/>
        </w:rPr>
        <w:t>“</w:t>
      </w:r>
      <w:r w:rsidR="00E910D2">
        <w:rPr>
          <w:rFonts w:ascii="Times New Roman" w:eastAsia="Arial Unicode MS"/>
        </w:rPr>
        <w:t>op</w:t>
      </w:r>
      <w:r w:rsidR="00E910D2">
        <w:rPr>
          <w:rFonts w:eastAsia="Arial Unicode MS" w:hAnsi="Times New Roman" w:hint="default"/>
        </w:rPr>
        <w:t>”</w:t>
      </w:r>
      <w:r w:rsidR="00E910D2">
        <w:rPr>
          <w:rFonts w:ascii="Times New Roman" w:eastAsia="Arial Unicode MS"/>
        </w:rPr>
        <w:t>, and there are 17 conditions:</w:t>
      </w:r>
    </w:p>
    <w:p w14:paraId="3F3AA05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The result equals to 0 (EQual to 0)</w:t>
      </w:r>
    </w:p>
    <w:p w14:paraId="4726554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The result doesn</w:t>
      </w:r>
      <w:r>
        <w:rPr>
          <w:rFonts w:hAnsi="Courier New"/>
        </w:rPr>
        <w:t>’</w:t>
      </w:r>
      <w:r>
        <w:t>t equal to 0 (Not Equal)</w:t>
      </w:r>
    </w:p>
    <w:p w14:paraId="24A1F0DD" w14:textId="09C27349"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 xml:space="preserve">The </w:t>
      </w:r>
      <w:r w:rsidR="00300CBA">
        <w:t xml:space="preserve">operation </w:t>
      </w:r>
      <w:r>
        <w:t>has carry or borrow (Carry Set)</w:t>
      </w:r>
    </w:p>
    <w:p w14:paraId="73A21BF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Same to CS (unsigned Higher or Same)</w:t>
      </w:r>
    </w:p>
    <w:p w14:paraId="2D187A40"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CC</w:t>
      </w:r>
      <w:r>
        <w:tab/>
      </w:r>
      <w:r>
        <w:tab/>
        <w:t>The operation has no carry or borrow (Carry Clear)</w:t>
      </w:r>
    </w:p>
    <w:p w14:paraId="1F16ABB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Same to CC (unsigned LOwer)</w:t>
      </w:r>
    </w:p>
    <w:p w14:paraId="43C64361"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The result is negative (MInus)</w:t>
      </w:r>
    </w:p>
    <w:p w14:paraId="2813A70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The result is greater than or equal to 0 (PLus)</w:t>
      </w:r>
    </w:p>
    <w:p w14:paraId="14FC43C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The operation overflows (oVerflow Set)</w:t>
      </w:r>
    </w:p>
    <w:p w14:paraId="2CC15A5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The operation doesn</w:t>
      </w:r>
      <w:r>
        <w:rPr>
          <w:rFonts w:hAnsi="Courier New"/>
        </w:rPr>
        <w:t>’</w:t>
      </w:r>
      <w:r>
        <w:t>t overflow (oVerflow Clear)</w:t>
      </w:r>
    </w:p>
    <w:p w14:paraId="10B3EA7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If operand1 is unsigned HIgher than operand2</w:t>
      </w:r>
    </w:p>
    <w:p w14:paraId="6137954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If operand1 is unsigned Lower or Same than operand2</w:t>
      </w:r>
    </w:p>
    <w:p w14:paraId="2C67874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1840" w:hanging="1420"/>
      </w:pPr>
      <w:r>
        <w:t>GE</w:t>
      </w:r>
      <w:r>
        <w:tab/>
      </w:r>
      <w:r>
        <w:tab/>
        <w:t>If operand1 is signed Greater than or Equal to operand2</w:t>
      </w:r>
    </w:p>
    <w:p w14:paraId="1ABDCCF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If operand1 is signed Less Than operand2</w:t>
      </w:r>
    </w:p>
    <w:p w14:paraId="7E6D0A9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If operand1 is signed Greater Than operand2</w:t>
      </w:r>
    </w:p>
    <w:p w14:paraId="383BAA5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If operand1 is signed Less than or Equal operand2</w:t>
      </w:r>
    </w:p>
    <w:p w14:paraId="64032FC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AL</w:t>
      </w:r>
      <w:r>
        <w:tab/>
      </w:r>
      <w:r>
        <w:tab/>
        <w:t>ALways</w:t>
      </w:r>
      <w:r>
        <w:rPr>
          <w:rFonts w:eastAsia="KaiTi" w:hint="eastAsia"/>
          <w:lang w:val="zh-TW" w:eastAsia="zh-TW"/>
        </w:rPr>
        <w:t>，</w:t>
      </w:r>
      <w:r>
        <w:t>this is the default</w:t>
      </w:r>
    </w:p>
    <w:p w14:paraId="29DB2F8C" w14:textId="77777777" w:rsidR="00C13018" w:rsidRDefault="00E910D2">
      <w:pPr>
        <w:ind w:left="420" w:firstLine="0"/>
        <w:rPr>
          <w:rFonts w:hint="default"/>
        </w:rPr>
      </w:pPr>
      <w:r>
        <w:rPr>
          <w:rFonts w:hAnsi="Times New Roman" w:hint="default"/>
        </w:rPr>
        <w:t xml:space="preserve"> </w:t>
      </w:r>
      <w:r>
        <w:rPr>
          <w:rFonts w:hAnsi="Times New Roman" w:hint="default"/>
        </w:rPr>
        <w:t>“</w:t>
      </w:r>
      <w:r>
        <w:rPr>
          <w:rFonts w:ascii="Times New Roman"/>
        </w:rPr>
        <w:t>cond</w:t>
      </w:r>
      <w:r>
        <w:rPr>
          <w:rFonts w:hAnsi="Times New Roman" w:hint="default"/>
        </w:rPr>
        <w:t>”</w:t>
      </w:r>
      <w:r>
        <w:rPr>
          <w:rFonts w:hAnsi="Times New Roman" w:hint="default"/>
        </w:rPr>
        <w:t xml:space="preserve"> </w:t>
      </w:r>
      <w:r>
        <w:rPr>
          <w:rFonts w:ascii="Times New Roman"/>
        </w:rPr>
        <w:t>is easy to use, for example:</w:t>
      </w:r>
    </w:p>
    <w:p w14:paraId="1D3EDDC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compare  R0, R1</w:t>
      </w:r>
    </w:p>
    <w:p w14:paraId="0FD00FE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moveGE   R2, R0</w:t>
      </w:r>
    </w:p>
    <w:p w14:paraId="3BFF42F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moveLT   R2, R1</w:t>
      </w:r>
    </w:p>
    <w:p w14:paraId="16C6F282" w14:textId="77777777" w:rsidR="00C13018" w:rsidRDefault="00E910D2">
      <w:pPr>
        <w:ind w:left="420" w:firstLine="0"/>
        <w:rPr>
          <w:rFonts w:hint="default"/>
        </w:rPr>
      </w:pPr>
      <w:r>
        <w:rPr>
          <w:rFonts w:ascii="Times New Roman"/>
        </w:rPr>
        <w:t>Compare R0 with R1, if R0 is greater than or equal to R1, then R2 = R0, otherwise R2 = R1.</w:t>
      </w:r>
    </w:p>
    <w:p w14:paraId="0EA43664" w14:textId="5078AE3A" w:rsidR="00C13018" w:rsidRDefault="00A30F53">
      <w:pPr>
        <w:ind w:left="420" w:firstLine="0"/>
        <w:rPr>
          <w:rFonts w:hint="default"/>
        </w:rPr>
      </w:pPr>
      <w:r>
        <w:rPr>
          <w:rFonts w:hAnsi="Times New Roman" w:hint="default"/>
        </w:rPr>
        <w:t xml:space="preserve"> </w:t>
      </w:r>
      <w:r w:rsidR="00E910D2">
        <w:rPr>
          <w:rFonts w:hAnsi="Times New Roman" w:hint="default"/>
        </w:rPr>
        <w:t>“</w:t>
      </w:r>
      <w:r w:rsidR="00E910D2">
        <w:rPr>
          <w:rFonts w:ascii="Times New Roman"/>
        </w:rPr>
        <w:t>s</w:t>
      </w:r>
      <w:r w:rsidR="00E910D2">
        <w:rPr>
          <w:rFonts w:hAnsi="Times New Roman" w:hint="default"/>
        </w:rPr>
        <w:t>”</w:t>
      </w:r>
      <w:r w:rsidR="00E910D2">
        <w:rPr>
          <w:rFonts w:hAnsi="Times New Roman" w:hint="default"/>
        </w:rPr>
        <w:t xml:space="preserve"> </w:t>
      </w:r>
      <w:r w:rsidR="00E910D2">
        <w:rPr>
          <w:rFonts w:ascii="Times New Roman"/>
        </w:rPr>
        <w:t xml:space="preserve">decides whether </w:t>
      </w:r>
      <w:r w:rsidR="00E910D2">
        <w:rPr>
          <w:rFonts w:hAnsi="Times New Roman" w:hint="default"/>
        </w:rPr>
        <w:t>“</w:t>
      </w:r>
      <w:r w:rsidR="00E910D2">
        <w:rPr>
          <w:rFonts w:ascii="Times New Roman"/>
        </w:rPr>
        <w:t>op</w:t>
      </w:r>
      <w:r w:rsidR="00E910D2">
        <w:rPr>
          <w:rFonts w:hAnsi="Times New Roman" w:hint="default"/>
        </w:rPr>
        <w:t>”</w:t>
      </w:r>
      <w:r w:rsidR="00E910D2">
        <w:rPr>
          <w:rFonts w:hAnsi="Times New Roman" w:hint="default"/>
        </w:rPr>
        <w:t xml:space="preserve"> </w:t>
      </w:r>
      <w:r w:rsidR="00E910D2">
        <w:rPr>
          <w:rFonts w:ascii="Times New Roman"/>
        </w:rPr>
        <w:t>sets flags or not, there are 4 flags:</w:t>
      </w:r>
    </w:p>
    <w:p w14:paraId="07389B7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 (Negative)</w:t>
      </w:r>
    </w:p>
    <w:p w14:paraId="21B0331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result is negative then assign 1 to N, otherwise assign 0 to N.</w:t>
      </w:r>
    </w:p>
    <w:p w14:paraId="7FA4C88D"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6FAEC93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lastRenderedPageBreak/>
        <w:t>Z (Zero)</w:t>
      </w:r>
    </w:p>
    <w:p w14:paraId="1F698CA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result is zero then assign 1 to Z, otherwise assign 0 to Z.</w:t>
      </w:r>
    </w:p>
    <w:p w14:paraId="2F45EEDC"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8E941F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 (Carry)</w:t>
      </w:r>
    </w:p>
    <w:p w14:paraId="17957F7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add operations (including CMN), if they have carry then assign 1 to C, otherwise assign 0 to C; for sub operations (including CMP), Carry acts as Not-Borrow, if borrow happens then assign 0 to C, otherwise assign 1 to C; for shift operations (excluding add or sub), assign C the last bit to be shifted out; for the rest of operations, C stays unchanged.</w:t>
      </w:r>
    </w:p>
    <w:p w14:paraId="5D480266"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E90DAC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 (oVerflow)</w:t>
      </w:r>
    </w:p>
    <w:p w14:paraId="0626927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If the operation overflows then assign 1 to V, otherwise assign 0 to V.</w:t>
      </w:r>
    </w:p>
    <w:p w14:paraId="5BFAAE65" w14:textId="77777777" w:rsidR="00C13018" w:rsidRDefault="00E910D2">
      <w:pPr>
        <w:rPr>
          <w:rFonts w:hint="default"/>
        </w:rPr>
      </w:pPr>
      <w:r>
        <w:rPr>
          <w:rFonts w:ascii="Times New Roman" w:eastAsia="Arial Unicode MS"/>
        </w:rPr>
        <w:t>One thing to note, C flag works on unsigned calculations, whereas V flag works on signed calculations.</w:t>
      </w:r>
    </w:p>
    <w:p w14:paraId="39274FA1" w14:textId="77777777" w:rsidR="00C13018" w:rsidRDefault="00E910D2">
      <w:pPr>
        <w:rPr>
          <w:rFonts w:hint="default"/>
        </w:rPr>
      </w:pPr>
      <w:r>
        <w:rPr>
          <w:rFonts w:ascii="Times New Roman" w:eastAsia="Arial Unicode MS"/>
        </w:rPr>
        <w:t>Data processing instructions can be divided into 4 kinds:</w:t>
      </w:r>
    </w:p>
    <w:p w14:paraId="49C60D58" w14:textId="77777777" w:rsidR="00C13018" w:rsidRDefault="00E910D2" w:rsidP="00601BC4">
      <w:pPr>
        <w:numPr>
          <w:ilvl w:val="0"/>
          <w:numId w:val="6"/>
        </w:numPr>
        <w:tabs>
          <w:tab w:val="num" w:pos="900"/>
        </w:tabs>
        <w:ind w:left="900" w:hanging="480"/>
        <w:rPr>
          <w:rFonts w:hint="default"/>
        </w:rPr>
      </w:pPr>
      <w:r>
        <w:rPr>
          <w:rFonts w:ascii="Times New Roman"/>
        </w:rPr>
        <w:t>Arithmetic instructions</w:t>
      </w:r>
    </w:p>
    <w:p w14:paraId="4DFAC61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R2</w:t>
      </w:r>
      <w:r>
        <w:tab/>
      </w:r>
      <w:r>
        <w:tab/>
        <w:t>; R0 = R1 + R2</w:t>
      </w:r>
    </w:p>
    <w:p w14:paraId="288ECB2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ADC R0, R1, R2</w:t>
      </w:r>
      <w:r>
        <w:tab/>
      </w:r>
      <w:r>
        <w:tab/>
        <w:t>; R0 = R1 + R2 + C(arry)</w:t>
      </w:r>
    </w:p>
    <w:p w14:paraId="0915879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SUB R0, R1, R2</w:t>
      </w:r>
      <w:r>
        <w:tab/>
      </w:r>
      <w:r>
        <w:tab/>
        <w:t>; R0 = R1 - R2</w:t>
      </w:r>
    </w:p>
    <w:p w14:paraId="19FF8A91"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SBC R0, R1, R2</w:t>
      </w:r>
      <w:r>
        <w:tab/>
      </w:r>
      <w:r>
        <w:tab/>
        <w:t>; R0 = R1 - R2 - !C</w:t>
      </w:r>
    </w:p>
    <w:p w14:paraId="7B73A6E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RSB R0, R1, R2</w:t>
      </w:r>
      <w:r>
        <w:tab/>
      </w:r>
      <w:r>
        <w:tab/>
        <w:t>; R0 = R2 - R1</w:t>
      </w:r>
    </w:p>
    <w:p w14:paraId="1ED7D28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RSC R0, R1, R2</w:t>
      </w:r>
      <w:r>
        <w:tab/>
      </w:r>
      <w:r>
        <w:tab/>
        <w:t>; R0 = R2 - R1 - !C</w:t>
      </w:r>
    </w:p>
    <w:p w14:paraId="16D781BF" w14:textId="512EA5F2" w:rsidR="00C13018" w:rsidRDefault="00E910D2">
      <w:pPr>
        <w:rPr>
          <w:rFonts w:hint="default"/>
        </w:rPr>
      </w:pPr>
      <w:r>
        <w:rPr>
          <w:rFonts w:ascii="Times New Roman" w:eastAsia="Arial Unicode MS"/>
        </w:rPr>
        <w:t xml:space="preserve">All arithmetic instructions are based on ADD and SUB. RSB is the abbreviation of </w:t>
      </w:r>
      <w:r>
        <w:rPr>
          <w:rFonts w:eastAsia="Arial Unicode MS" w:hAnsi="Times New Roman" w:hint="default"/>
        </w:rPr>
        <w:t>“</w:t>
      </w:r>
      <w:r>
        <w:rPr>
          <w:rFonts w:ascii="Times New Roman" w:eastAsia="Arial Unicode MS"/>
        </w:rPr>
        <w:t>Reverse SuB</w:t>
      </w:r>
      <w:r>
        <w:rPr>
          <w:rFonts w:eastAsia="Arial Unicode MS" w:hAnsi="Times New Roman" w:hint="default"/>
        </w:rPr>
        <w:t>”</w:t>
      </w:r>
      <w:r>
        <w:rPr>
          <w:rFonts w:ascii="Times New Roman" w:eastAsia="Arial Unicode MS"/>
        </w:rPr>
        <w:t xml:space="preserve">, which just reverse the two operands of SUB; instructions end with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stands for ADD with carry or SUB with borrow, and they will assign 1 to C flag when there is carry or </w:t>
      </w:r>
      <w:r w:rsidR="00FD6420">
        <w:rPr>
          <w:rFonts w:ascii="Times New Roman" w:eastAsia="Arial Unicode MS"/>
        </w:rPr>
        <w:t xml:space="preserve">there </w:t>
      </w:r>
      <w:r w:rsidR="00B11D43">
        <w:rPr>
          <w:rFonts w:ascii="Times New Roman" w:eastAsia="Arial Unicode MS"/>
        </w:rPr>
        <w:t>isn</w:t>
      </w:r>
      <w:r w:rsidR="00B11D43">
        <w:rPr>
          <w:rFonts w:ascii="Times New Roman" w:eastAsia="Arial Unicode MS" w:hint="default"/>
        </w:rPr>
        <w:t>’</w:t>
      </w:r>
      <w:r w:rsidR="00B11D43">
        <w:rPr>
          <w:rFonts w:ascii="Times New Roman" w:eastAsia="Arial Unicode MS"/>
        </w:rPr>
        <w:t>t</w:t>
      </w:r>
      <w:r>
        <w:rPr>
          <w:rFonts w:ascii="Times New Roman" w:eastAsia="Arial Unicode MS"/>
        </w:rPr>
        <w:t xml:space="preserve"> borrow.</w:t>
      </w:r>
    </w:p>
    <w:p w14:paraId="66BF2112" w14:textId="77777777" w:rsidR="00C13018" w:rsidRDefault="00E910D2" w:rsidP="00601BC4">
      <w:pPr>
        <w:numPr>
          <w:ilvl w:val="0"/>
          <w:numId w:val="7"/>
        </w:numPr>
        <w:tabs>
          <w:tab w:val="num" w:pos="900"/>
        </w:tabs>
        <w:ind w:left="900" w:hanging="480"/>
        <w:rPr>
          <w:rFonts w:hint="default"/>
        </w:rPr>
      </w:pPr>
      <w:r>
        <w:rPr>
          <w:rFonts w:ascii="Times New Roman"/>
        </w:rPr>
        <w:t>Logical operation instructions</w:t>
      </w:r>
    </w:p>
    <w:p w14:paraId="4D64A9B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AND R0, R1, R2</w:t>
      </w:r>
      <w:r>
        <w:tab/>
      </w:r>
      <w:r>
        <w:tab/>
        <w:t>; R0 = R1 &amp; R2</w:t>
      </w:r>
    </w:p>
    <w:p w14:paraId="29D0E80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ORR R0, R1, R2</w:t>
      </w:r>
      <w:r>
        <w:tab/>
      </w:r>
      <w:r>
        <w:tab/>
        <w:t>; R0 = R1 | R2</w:t>
      </w:r>
    </w:p>
    <w:p w14:paraId="4E62B7C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EOR R0, R1, R2</w:t>
      </w:r>
      <w:r>
        <w:tab/>
      </w:r>
      <w:r>
        <w:tab/>
        <w:t>; R0 = R1 ^ R2</w:t>
      </w:r>
    </w:p>
    <w:p w14:paraId="3C320A1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BIC R0, R1, R2</w:t>
      </w:r>
      <w:r>
        <w:tab/>
      </w:r>
      <w:r>
        <w:tab/>
        <w:t>; R0 = R1 &amp;~ R2</w:t>
      </w:r>
    </w:p>
    <w:p w14:paraId="66B9ED4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MOV R0, R2</w:t>
      </w:r>
      <w:r>
        <w:tab/>
      </w:r>
      <w:r>
        <w:tab/>
      </w:r>
      <w:r>
        <w:tab/>
        <w:t>; R0 = R2</w:t>
      </w:r>
    </w:p>
    <w:p w14:paraId="05D1476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MVN R0, R2</w:t>
      </w:r>
      <w:r>
        <w:tab/>
      </w:r>
      <w:r>
        <w:tab/>
      </w:r>
      <w:r>
        <w:tab/>
        <w:t>; R0 = ~R2</w:t>
      </w:r>
    </w:p>
    <w:p w14:paraId="1D883025" w14:textId="77777777" w:rsidR="00C13018" w:rsidRDefault="00E910D2">
      <w:pPr>
        <w:rPr>
          <w:rFonts w:hint="default"/>
        </w:rPr>
      </w:pPr>
      <w:r>
        <w:rPr>
          <w:rFonts w:ascii="Times New Roman" w:eastAsia="Arial Unicode MS"/>
        </w:rPr>
        <w:t>There is not much to explain about these instructions with their corresponding C operators. You may have noticed that there</w:t>
      </w:r>
      <w:r>
        <w:rPr>
          <w:rFonts w:eastAsia="Arial Unicode MS" w:hAnsi="Times New Roman" w:hint="default"/>
        </w:rPr>
        <w:t>’</w:t>
      </w:r>
      <w:r>
        <w:rPr>
          <w:rFonts w:ascii="Times New Roman" w:eastAsia="Arial Unicode MS"/>
        </w:rPr>
        <w:t>s no shift instruction, because ARM uses barrel shift with 4 instructions:</w:t>
      </w:r>
    </w:p>
    <w:p w14:paraId="359B0E6B" w14:textId="1F1BE491"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LSL</w:t>
      </w:r>
      <w:r>
        <w:tab/>
      </w:r>
      <w:r>
        <w:tab/>
        <w:t>Logic</w:t>
      </w:r>
      <w:r w:rsidR="00FD7FED">
        <w:rPr>
          <w:rFonts w:hint="eastAsia"/>
        </w:rPr>
        <w:t>al</w:t>
      </w:r>
      <w:r>
        <w:t xml:space="preserve"> Shift Left, as shown in figure 6-4</w:t>
      </w:r>
    </w:p>
    <w:p w14:paraId="1884E947" w14:textId="77777777" w:rsidR="00C13018" w:rsidRDefault="00E910D2">
      <w:pPr>
        <w:keepNext/>
        <w:ind w:firstLine="0"/>
        <w:rPr>
          <w:rFonts w:hint="default"/>
        </w:rPr>
      </w:pPr>
      <w:r>
        <w:rPr>
          <w:noProof/>
          <w:lang w:eastAsia="en-US"/>
        </w:rPr>
        <w:drawing>
          <wp:inline distT="0" distB="0" distL="0" distR="0" wp14:anchorId="38902E3F" wp14:editId="0E4AF9D6">
            <wp:extent cx="5667701" cy="115533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LSL.png"/>
                    <pic:cNvPicPr/>
                  </pic:nvPicPr>
                  <pic:blipFill>
                    <a:blip r:embed="rId10">
                      <a:extLst/>
                    </a:blip>
                    <a:stretch>
                      <a:fillRect/>
                    </a:stretch>
                  </pic:blipFill>
                  <pic:spPr>
                    <a:xfrm>
                      <a:off x="0" y="0"/>
                      <a:ext cx="5667701" cy="1155337"/>
                    </a:xfrm>
                    <a:prstGeom prst="rect">
                      <a:avLst/>
                    </a:prstGeom>
                    <a:ln w="12700" cap="flat">
                      <a:noFill/>
                      <a:miter lim="400000"/>
                    </a:ln>
                    <a:effectLst/>
                  </pic:spPr>
                </pic:pic>
              </a:graphicData>
            </a:graphic>
          </wp:inline>
        </w:drawing>
      </w:r>
    </w:p>
    <w:p w14:paraId="22FAFC4C" w14:textId="77777777" w:rsidR="00C13018" w:rsidRDefault="00E910D2">
      <w:pPr>
        <w:jc w:val="center"/>
        <w:rPr>
          <w:rFonts w:hint="default"/>
        </w:rPr>
      </w:pPr>
      <w:r>
        <w:rPr>
          <w:rFonts w:ascii="Times New Roman"/>
        </w:rPr>
        <w:t>Figure 6-4 LSL</w:t>
      </w:r>
    </w:p>
    <w:p w14:paraId="51474745" w14:textId="0C1C5928"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LSR</w:t>
      </w:r>
      <w:r>
        <w:tab/>
      </w:r>
      <w:r>
        <w:tab/>
        <w:t>Logic</w:t>
      </w:r>
      <w:r w:rsidR="00FD7FED">
        <w:rPr>
          <w:rFonts w:hint="eastAsia"/>
        </w:rPr>
        <w:t>al</w:t>
      </w:r>
      <w:r>
        <w:t xml:space="preserve"> Shift Right, as shown in figure 6-5</w:t>
      </w:r>
    </w:p>
    <w:p w14:paraId="368606C5" w14:textId="77777777" w:rsidR="00C13018" w:rsidRDefault="00E910D2">
      <w:pPr>
        <w:keepNext/>
        <w:ind w:firstLine="0"/>
        <w:rPr>
          <w:rFonts w:hint="default"/>
        </w:rPr>
      </w:pPr>
      <w:r>
        <w:rPr>
          <w:noProof/>
          <w:lang w:eastAsia="en-US"/>
        </w:rPr>
        <w:lastRenderedPageBreak/>
        <w:drawing>
          <wp:inline distT="0" distB="0" distL="0" distR="0" wp14:anchorId="6D5F3D23" wp14:editId="79B962F8">
            <wp:extent cx="5668455" cy="1152145"/>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LSR.png"/>
                    <pic:cNvPicPr/>
                  </pic:nvPicPr>
                  <pic:blipFill>
                    <a:blip r:embed="rId11">
                      <a:extLst/>
                    </a:blip>
                    <a:stretch>
                      <a:fillRect/>
                    </a:stretch>
                  </pic:blipFill>
                  <pic:spPr>
                    <a:xfrm>
                      <a:off x="0" y="0"/>
                      <a:ext cx="5668455" cy="1152145"/>
                    </a:xfrm>
                    <a:prstGeom prst="rect">
                      <a:avLst/>
                    </a:prstGeom>
                    <a:ln w="12700" cap="flat">
                      <a:noFill/>
                      <a:miter lim="400000"/>
                    </a:ln>
                    <a:effectLst/>
                  </pic:spPr>
                </pic:pic>
              </a:graphicData>
            </a:graphic>
          </wp:inline>
        </w:drawing>
      </w:r>
    </w:p>
    <w:p w14:paraId="7FFB982C" w14:textId="77777777" w:rsidR="00C13018" w:rsidRDefault="00E910D2">
      <w:pPr>
        <w:jc w:val="center"/>
        <w:rPr>
          <w:rFonts w:hint="default"/>
        </w:rPr>
      </w:pPr>
      <w:r>
        <w:rPr>
          <w:rFonts w:ascii="Times New Roman"/>
        </w:rPr>
        <w:t>Figure 6-5 LSR</w:t>
      </w:r>
    </w:p>
    <w:p w14:paraId="7E2B4BA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ASR</w:t>
      </w:r>
      <w:r>
        <w:tab/>
      </w:r>
      <w:r>
        <w:tab/>
        <w:t>Arithmetic Shift Right, as shown in figure 6-6</w:t>
      </w:r>
    </w:p>
    <w:p w14:paraId="5E03502A" w14:textId="77777777" w:rsidR="00C13018" w:rsidRDefault="00E910D2">
      <w:pPr>
        <w:keepNext/>
        <w:ind w:firstLine="0"/>
        <w:rPr>
          <w:rFonts w:hint="default"/>
        </w:rPr>
      </w:pPr>
      <w:r>
        <w:rPr>
          <w:noProof/>
          <w:lang w:eastAsia="en-US"/>
        </w:rPr>
        <w:drawing>
          <wp:inline distT="0" distB="0" distL="0" distR="0" wp14:anchorId="5816BCA7" wp14:editId="7B50368B">
            <wp:extent cx="5669371" cy="115074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ASR.png"/>
                    <pic:cNvPicPr/>
                  </pic:nvPicPr>
                  <pic:blipFill>
                    <a:blip r:embed="rId12">
                      <a:extLst/>
                    </a:blip>
                    <a:stretch>
                      <a:fillRect/>
                    </a:stretch>
                  </pic:blipFill>
                  <pic:spPr>
                    <a:xfrm>
                      <a:off x="0" y="0"/>
                      <a:ext cx="5669371" cy="1150740"/>
                    </a:xfrm>
                    <a:prstGeom prst="rect">
                      <a:avLst/>
                    </a:prstGeom>
                    <a:ln w="12700" cap="flat">
                      <a:noFill/>
                      <a:miter lim="400000"/>
                    </a:ln>
                    <a:effectLst/>
                  </pic:spPr>
                </pic:pic>
              </a:graphicData>
            </a:graphic>
          </wp:inline>
        </w:drawing>
      </w:r>
    </w:p>
    <w:p w14:paraId="3D20FB40" w14:textId="77777777" w:rsidR="00C13018" w:rsidRDefault="00E910D2">
      <w:pPr>
        <w:jc w:val="center"/>
        <w:rPr>
          <w:rFonts w:hint="default"/>
        </w:rPr>
      </w:pPr>
      <w:r>
        <w:rPr>
          <w:rFonts w:ascii="Times New Roman"/>
        </w:rPr>
        <w:t>Figure 6-6 ASR</w:t>
      </w:r>
    </w:p>
    <w:p w14:paraId="65E6505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ROR</w:t>
      </w:r>
      <w:r>
        <w:tab/>
      </w:r>
      <w:r>
        <w:tab/>
        <w:t>ROtate Right, as shown in figure 6-7</w:t>
      </w:r>
    </w:p>
    <w:p w14:paraId="4FA61950" w14:textId="77777777" w:rsidR="00C13018" w:rsidRDefault="00E910D2">
      <w:pPr>
        <w:keepNext/>
        <w:ind w:firstLine="0"/>
        <w:rPr>
          <w:rFonts w:hint="default"/>
        </w:rPr>
      </w:pPr>
      <w:r>
        <w:rPr>
          <w:noProof/>
          <w:lang w:eastAsia="en-US"/>
        </w:rPr>
        <w:drawing>
          <wp:inline distT="0" distB="0" distL="0" distR="0" wp14:anchorId="4F497791" wp14:editId="507CE64B">
            <wp:extent cx="5667473" cy="1154536"/>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OR.png"/>
                    <pic:cNvPicPr/>
                  </pic:nvPicPr>
                  <pic:blipFill>
                    <a:blip r:embed="rId13">
                      <a:extLst/>
                    </a:blip>
                    <a:stretch>
                      <a:fillRect/>
                    </a:stretch>
                  </pic:blipFill>
                  <pic:spPr>
                    <a:xfrm>
                      <a:off x="0" y="0"/>
                      <a:ext cx="5667473" cy="1154536"/>
                    </a:xfrm>
                    <a:prstGeom prst="rect">
                      <a:avLst/>
                    </a:prstGeom>
                    <a:ln w="12700" cap="flat">
                      <a:noFill/>
                      <a:miter lim="400000"/>
                    </a:ln>
                    <a:effectLst/>
                  </pic:spPr>
                </pic:pic>
              </a:graphicData>
            </a:graphic>
          </wp:inline>
        </w:drawing>
      </w:r>
    </w:p>
    <w:p w14:paraId="74E3228F" w14:textId="77777777" w:rsidR="00C13018" w:rsidRDefault="00E910D2">
      <w:pPr>
        <w:jc w:val="center"/>
        <w:rPr>
          <w:rFonts w:hint="default"/>
        </w:rPr>
      </w:pPr>
      <w:r>
        <w:rPr>
          <w:rFonts w:ascii="Times New Roman"/>
        </w:rPr>
        <w:t>Figure 6-7 ROR</w:t>
      </w:r>
    </w:p>
    <w:p w14:paraId="6755721E" w14:textId="77777777" w:rsidR="00C13018" w:rsidRDefault="00E910D2" w:rsidP="00601BC4">
      <w:pPr>
        <w:numPr>
          <w:ilvl w:val="0"/>
          <w:numId w:val="8"/>
        </w:numPr>
        <w:tabs>
          <w:tab w:val="num" w:pos="900"/>
        </w:tabs>
        <w:ind w:left="900" w:hanging="480"/>
        <w:rPr>
          <w:rFonts w:hint="default"/>
        </w:rPr>
      </w:pPr>
      <w:r>
        <w:rPr>
          <w:rFonts w:ascii="Times New Roman"/>
        </w:rPr>
        <w:t>Compare instructions</w:t>
      </w:r>
    </w:p>
    <w:p w14:paraId="2AE37524" w14:textId="101F7612" w:rsidR="00C13018" w:rsidRDefault="00A30F53">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CMP R1, R2</w:t>
      </w:r>
      <w:r>
        <w:tab/>
      </w:r>
      <w:r w:rsidR="00E910D2">
        <w:t xml:space="preserve">; </w:t>
      </w:r>
      <w:r>
        <w:rPr>
          <w:rFonts w:hint="eastAsia"/>
        </w:rPr>
        <w:tab/>
      </w:r>
      <w:r w:rsidR="00E910D2">
        <w:t>Set flag according to the result of R1 - R2</w:t>
      </w:r>
    </w:p>
    <w:p w14:paraId="7311C0BD" w14:textId="22013794" w:rsidR="00C13018" w:rsidRDefault="00A30F53">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CMN R1, R2</w:t>
      </w:r>
      <w:r>
        <w:tab/>
      </w:r>
      <w:r w:rsidR="00E910D2">
        <w:t xml:space="preserve">; </w:t>
      </w:r>
      <w:r>
        <w:rPr>
          <w:rFonts w:hint="eastAsia"/>
        </w:rPr>
        <w:tab/>
      </w:r>
      <w:r w:rsidR="00E910D2">
        <w:t>Set flag according to the result of R1 + R2</w:t>
      </w:r>
    </w:p>
    <w:p w14:paraId="0B1C0AA0" w14:textId="23BDF498" w:rsidR="00C13018" w:rsidRDefault="00A30F53">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TST R1, R2</w:t>
      </w:r>
      <w:r>
        <w:tab/>
      </w:r>
      <w:r w:rsidR="00E910D2">
        <w:t xml:space="preserve">; </w:t>
      </w:r>
      <w:r>
        <w:rPr>
          <w:rFonts w:hint="eastAsia"/>
        </w:rPr>
        <w:tab/>
      </w:r>
      <w:r w:rsidR="00E910D2">
        <w:t>Set flag according to the result of R1 &amp; R2</w:t>
      </w:r>
    </w:p>
    <w:p w14:paraId="4DD04842" w14:textId="495D3E2A" w:rsidR="00C13018" w:rsidRDefault="00A30F53">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TEQ R1, R2</w:t>
      </w:r>
      <w:r>
        <w:tab/>
      </w:r>
      <w:r w:rsidR="00E910D2">
        <w:t xml:space="preserve">; </w:t>
      </w:r>
      <w:r>
        <w:rPr>
          <w:rFonts w:hint="eastAsia"/>
        </w:rPr>
        <w:tab/>
      </w:r>
      <w:r w:rsidR="00E910D2">
        <w:t>Set flag according to the result of R1 ^ R2</w:t>
      </w:r>
    </w:p>
    <w:p w14:paraId="68193580" w14:textId="116544EF" w:rsidR="00C13018" w:rsidRDefault="00E910D2">
      <w:pPr>
        <w:rPr>
          <w:rFonts w:hint="default"/>
        </w:rPr>
      </w:pPr>
      <w:r>
        <w:rPr>
          <w:rFonts w:ascii="Times New Roman" w:eastAsia="Arial Unicode MS"/>
        </w:rPr>
        <w:t>Compare instructions are just arithmetic or logical operation instructions that change flags, but they don</w:t>
      </w:r>
      <w:r>
        <w:rPr>
          <w:rFonts w:eastAsia="Arial Unicode MS" w:hAnsi="Times New Roman" w:hint="default"/>
        </w:rPr>
        <w:t>’</w:t>
      </w:r>
      <w:r>
        <w:rPr>
          <w:rFonts w:ascii="Times New Roman" w:eastAsia="Arial Unicode MS"/>
        </w:rPr>
        <w:t xml:space="preserve">t save the results </w:t>
      </w:r>
      <w:r w:rsidR="00FD7FED">
        <w:rPr>
          <w:rFonts w:ascii="Times New Roman" w:eastAsia="Arial Unicode MS"/>
        </w:rPr>
        <w:t>in</w:t>
      </w:r>
      <w:r>
        <w:rPr>
          <w:rFonts w:ascii="Times New Roman" w:eastAsia="Arial Unicode MS"/>
        </w:rPr>
        <w:t xml:space="preserve"> registers.</w:t>
      </w:r>
    </w:p>
    <w:p w14:paraId="1E19CF44" w14:textId="77777777" w:rsidR="00C13018" w:rsidRDefault="00E910D2" w:rsidP="00601BC4">
      <w:pPr>
        <w:numPr>
          <w:ilvl w:val="0"/>
          <w:numId w:val="9"/>
        </w:numPr>
        <w:tabs>
          <w:tab w:val="num" w:pos="900"/>
        </w:tabs>
        <w:ind w:left="900" w:hanging="480"/>
        <w:rPr>
          <w:rFonts w:hint="default"/>
        </w:rPr>
      </w:pPr>
      <w:r>
        <w:rPr>
          <w:rFonts w:ascii="Times New Roman"/>
        </w:rPr>
        <w:t>Multiply instructions</w:t>
      </w:r>
    </w:p>
    <w:p w14:paraId="5F3121B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MUL R4, R3, R2</w:t>
      </w:r>
      <w:r>
        <w:tab/>
      </w:r>
      <w:r>
        <w:tab/>
        <w:t>; R4 = R3 * R2</w:t>
      </w:r>
    </w:p>
    <w:p w14:paraId="7AE85F25"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MLA R4, R3, R2, R1</w:t>
      </w:r>
      <w:r>
        <w:tab/>
      </w:r>
      <w:r>
        <w:tab/>
        <w:t>; R4 = R3 * R2 + R1</w:t>
      </w:r>
    </w:p>
    <w:p w14:paraId="2030CC3E" w14:textId="77777777" w:rsidR="00C13018" w:rsidRDefault="00E910D2">
      <w:pPr>
        <w:ind w:left="420" w:firstLine="0"/>
        <w:rPr>
          <w:rFonts w:hint="default"/>
        </w:rPr>
      </w:pPr>
      <w:r>
        <w:rPr>
          <w:rFonts w:ascii="Times New Roman"/>
        </w:rPr>
        <w:t>The operands of multiply instructions must come from registers.</w:t>
      </w:r>
    </w:p>
    <w:p w14:paraId="36F7E02E" w14:textId="77777777" w:rsidR="00C13018" w:rsidRDefault="00E910D2" w:rsidP="00601BC4">
      <w:pPr>
        <w:pStyle w:val="Heading3"/>
        <w:numPr>
          <w:ilvl w:val="0"/>
          <w:numId w:val="4"/>
        </w:numPr>
        <w:tabs>
          <w:tab w:val="num" w:pos="380"/>
        </w:tabs>
        <w:ind w:left="380" w:hanging="380"/>
      </w:pPr>
      <w:r>
        <w:t>Register processing instructions</w:t>
      </w:r>
    </w:p>
    <w:p w14:paraId="29023314" w14:textId="77777777" w:rsidR="00C13018" w:rsidRDefault="00E910D2">
      <w:pPr>
        <w:rPr>
          <w:rFonts w:hint="default"/>
        </w:rPr>
      </w:pPr>
      <w:r>
        <w:rPr>
          <w:rFonts w:ascii="Times New Roman" w:eastAsia="Arial Unicode MS"/>
        </w:rPr>
        <w:t>The basic syntax of register processing instructions is:</w:t>
      </w:r>
    </w:p>
    <w:p w14:paraId="546E3FA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op{cond}{type} Rd, [Rn,</w:t>
      </w:r>
      <w:r>
        <w:rPr>
          <w:rFonts w:hAnsi="Courier New"/>
        </w:rPr>
        <w:t> </w:t>
      </w:r>
      <w:r>
        <w:t>Op2]</w:t>
      </w:r>
    </w:p>
    <w:p w14:paraId="537DD66A" w14:textId="77777777" w:rsidR="00C13018" w:rsidRDefault="00E910D2">
      <w:pPr>
        <w:rPr>
          <w:rFonts w:hint="default"/>
        </w:rPr>
      </w:pPr>
      <w:r>
        <w:rPr>
          <w:rFonts w:ascii="Times New Roman" w:eastAsia="Arial Unicode MS"/>
        </w:rPr>
        <w:t xml:space="preserve">Rn, the base register, stores base address; the function of </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the same to data processing instructions; </w:t>
      </w:r>
      <w:r>
        <w:rPr>
          <w:rFonts w:eastAsia="Arial Unicode MS" w:hAnsi="Times New Roman" w:hint="default"/>
        </w:rPr>
        <w:t>“</w:t>
      </w:r>
      <w:r>
        <w:rPr>
          <w:rFonts w:ascii="Times New Roman" w:eastAsia="Arial Unicode MS"/>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decides the data type which </w:t>
      </w:r>
      <w:r>
        <w:rPr>
          <w:rFonts w:eastAsia="Arial Unicode MS" w:hAnsi="Times New Roman" w:hint="default"/>
        </w:rPr>
        <w:t>“</w:t>
      </w:r>
      <w:r>
        <w:rPr>
          <w:rFonts w:ascii="Times New Roman" w:eastAsia="Arial Unicode MS"/>
        </w:rPr>
        <w:t>op</w:t>
      </w:r>
      <w:r>
        <w:rPr>
          <w:rFonts w:eastAsia="Arial Unicode MS" w:hAnsi="Times New Roman" w:hint="default"/>
        </w:rPr>
        <w:t>”</w:t>
      </w:r>
      <w:r>
        <w:rPr>
          <w:rFonts w:eastAsia="Arial Unicode MS" w:hAnsi="Times New Roman" w:hint="default"/>
        </w:rPr>
        <w:t xml:space="preserve"> </w:t>
      </w:r>
      <w:r>
        <w:rPr>
          <w:rFonts w:ascii="Times New Roman" w:eastAsia="Arial Unicode MS"/>
        </w:rPr>
        <w:t>operates, there are 4 types:</w:t>
      </w:r>
    </w:p>
    <w:p w14:paraId="593EDAC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B (unsigned Byte)</w:t>
      </w:r>
    </w:p>
    <w:p w14:paraId="5B5CB8EC" w14:textId="10F6AE69"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hint="eastAsia"/>
          <w:lang w:val="zh-TW" w:eastAsia="zh-TW"/>
        </w:rPr>
        <w:t>，</w:t>
      </w:r>
      <w:r w:rsidR="003E5C7F">
        <w:t>filled with 0</w:t>
      </w:r>
      <w:r>
        <w:t>.</w:t>
      </w:r>
    </w:p>
    <w:p w14:paraId="0F2F1665"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1C7AE04F"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SB (Signed Byte)</w:t>
      </w:r>
    </w:p>
    <w:p w14:paraId="30FBF258" w14:textId="2FAF49F5"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hint="eastAsia"/>
          <w:lang w:val="zh-TW" w:eastAsia="zh-TW"/>
        </w:rPr>
        <w:t>；</w:t>
      </w:r>
      <w:r>
        <w:t>extends to 32 bits when executing</w:t>
      </w:r>
      <w:r>
        <w:rPr>
          <w:rFonts w:eastAsia="KaiTi" w:hint="eastAsia"/>
          <w:lang w:val="zh-TW" w:eastAsia="zh-TW"/>
        </w:rPr>
        <w:t>，</w:t>
      </w:r>
      <w:r>
        <w:t>filled with the si</w:t>
      </w:r>
      <w:r w:rsidR="003E5C7F">
        <w:t>gn bit</w:t>
      </w:r>
      <w:r>
        <w:t>.</w:t>
      </w:r>
    </w:p>
    <w:p w14:paraId="4C8CE3EC"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410B94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 (unsigned Halfword)</w:t>
      </w:r>
    </w:p>
    <w:p w14:paraId="20A11C95" w14:textId="58AF0FBC"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Extends to 32 bits when executing</w:t>
      </w:r>
      <w:r>
        <w:rPr>
          <w:rFonts w:eastAsia="KaiTi" w:hint="eastAsia"/>
          <w:lang w:val="zh-TW" w:eastAsia="zh-TW"/>
        </w:rPr>
        <w:t>，</w:t>
      </w:r>
      <w:r w:rsidR="003E5C7F">
        <w:t>filled with 0</w:t>
      </w:r>
      <w:r>
        <w:t>.</w:t>
      </w:r>
    </w:p>
    <w:p w14:paraId="5FD24BA8"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1AD497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SH (Signed Halfword)</w:t>
      </w:r>
    </w:p>
    <w:p w14:paraId="0FE8477B" w14:textId="38F45798"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For LDR only</w:t>
      </w:r>
      <w:r>
        <w:rPr>
          <w:rFonts w:eastAsia="KaiTi" w:hint="eastAsia"/>
          <w:lang w:val="zh-TW" w:eastAsia="zh-TW"/>
        </w:rPr>
        <w:t>；</w:t>
      </w:r>
      <w:r>
        <w:t>extends to 32 bits when executing</w:t>
      </w:r>
      <w:r>
        <w:rPr>
          <w:rFonts w:eastAsia="KaiTi" w:hint="eastAsia"/>
          <w:lang w:val="zh-TW" w:eastAsia="zh-TW"/>
        </w:rPr>
        <w:t>，</w:t>
      </w:r>
      <w:r w:rsidR="003E5C7F">
        <w:t>filled with the sign bit</w:t>
      </w:r>
      <w:r>
        <w:t>.</w:t>
      </w:r>
    </w:p>
    <w:p w14:paraId="0641DAB1" w14:textId="77777777" w:rsidR="00C13018" w:rsidRDefault="00E910D2">
      <w:pPr>
        <w:rPr>
          <w:rFonts w:hint="default"/>
        </w:rPr>
      </w:pPr>
      <w:r>
        <w:rPr>
          <w:rFonts w:ascii="Times New Roman" w:eastAsia="Arial Unicode MS"/>
        </w:rPr>
        <w:t xml:space="preserve">The default data type is word if no </w:t>
      </w:r>
      <w:r>
        <w:rPr>
          <w:rFonts w:eastAsia="Arial Unicode MS" w:hAnsi="Times New Roman" w:hint="default"/>
        </w:rPr>
        <w:t>“</w:t>
      </w:r>
      <w:r>
        <w:rPr>
          <w:rFonts w:ascii="Times New Roman" w:eastAsia="Arial Unicode MS"/>
        </w:rPr>
        <w:t>type</w:t>
      </w:r>
      <w:r>
        <w:rPr>
          <w:rFonts w:eastAsia="Arial Unicode MS" w:hAnsi="Times New Roman" w:hint="default"/>
        </w:rPr>
        <w:t>”</w:t>
      </w:r>
      <w:r>
        <w:rPr>
          <w:rFonts w:eastAsia="Arial Unicode MS" w:hAnsi="Times New Roman" w:hint="default"/>
        </w:rPr>
        <w:t xml:space="preserve"> </w:t>
      </w:r>
      <w:r>
        <w:rPr>
          <w:rFonts w:ascii="Times New Roman" w:eastAsia="Arial Unicode MS"/>
        </w:rPr>
        <w:t>is specified.</w:t>
      </w:r>
    </w:p>
    <w:p w14:paraId="79D3F3F6" w14:textId="4610DC16" w:rsidR="00C13018" w:rsidRDefault="00E910D2">
      <w:pPr>
        <w:rPr>
          <w:rFonts w:hint="default"/>
        </w:rPr>
      </w:pPr>
      <w:r>
        <w:rPr>
          <w:rFonts w:ascii="Times New Roman" w:eastAsia="Arial Unicode MS"/>
        </w:rPr>
        <w:t xml:space="preserve">There are only </w:t>
      </w:r>
      <w:r w:rsidR="003E5C7F">
        <w:rPr>
          <w:rFonts w:ascii="Times New Roman" w:eastAsia="Arial Unicode MS"/>
        </w:rPr>
        <w:t>2</w:t>
      </w:r>
      <w:r>
        <w:rPr>
          <w:rFonts w:ascii="Times New Roman" w:eastAsia="Arial Unicode MS"/>
        </w:rPr>
        <w:t xml:space="preserve"> basic register processing instructions: LDR (LoaD Register), which reads data from memory then write to register; and STR (STore Register), which reads data from register then write to memory. They</w:t>
      </w:r>
      <w:r>
        <w:rPr>
          <w:rFonts w:eastAsia="Arial Unicode MS" w:hAnsi="Times New Roman" w:hint="default"/>
        </w:rPr>
        <w:t>’</w:t>
      </w:r>
      <w:r>
        <w:rPr>
          <w:rFonts w:ascii="Times New Roman" w:eastAsia="Arial Unicode MS"/>
        </w:rPr>
        <w:t>re used like this:</w:t>
      </w:r>
    </w:p>
    <w:p w14:paraId="53431270" w14:textId="77777777" w:rsidR="00C13018" w:rsidRDefault="00E910D2" w:rsidP="00601BC4">
      <w:pPr>
        <w:numPr>
          <w:ilvl w:val="0"/>
          <w:numId w:val="10"/>
        </w:numPr>
        <w:tabs>
          <w:tab w:val="num" w:pos="900"/>
        </w:tabs>
        <w:ind w:left="900" w:hanging="480"/>
        <w:rPr>
          <w:rFonts w:hint="default"/>
        </w:rPr>
      </w:pPr>
      <w:r>
        <w:rPr>
          <w:rFonts w:ascii="Times New Roman"/>
        </w:rPr>
        <w:t>LDR</w:t>
      </w:r>
    </w:p>
    <w:p w14:paraId="4491A02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 #offset}] </w:t>
      </w:r>
      <w:r>
        <w:tab/>
      </w:r>
      <w:r>
        <w:tab/>
        <w:t>; Rt = *(Rn {+ offset}), {} is optional</w:t>
      </w:r>
    </w:p>
    <w:p w14:paraId="21BAD80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LDR Rt, [Rn, #offset]! </w:t>
      </w:r>
      <w:r>
        <w:tab/>
      </w:r>
      <w:r>
        <w:tab/>
        <w:t>; Rt = *(Rn + offset); Rn = Rn + offset</w:t>
      </w:r>
    </w:p>
    <w:p w14:paraId="17FE842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LDR Rt, [Rn], #offset </w:t>
      </w:r>
      <w:r>
        <w:tab/>
      </w:r>
      <w:r>
        <w:tab/>
        <w:t>; Rt = *Rn; Rn = Rn + offset</w:t>
      </w:r>
    </w:p>
    <w:p w14:paraId="67F97AB6" w14:textId="77777777" w:rsidR="00C13018" w:rsidRDefault="00E910D2" w:rsidP="00601BC4">
      <w:pPr>
        <w:numPr>
          <w:ilvl w:val="0"/>
          <w:numId w:val="11"/>
        </w:numPr>
        <w:tabs>
          <w:tab w:val="num" w:pos="900"/>
        </w:tabs>
        <w:ind w:left="900" w:hanging="480"/>
        <w:rPr>
          <w:rFonts w:hint="default"/>
        </w:rPr>
      </w:pPr>
      <w:r>
        <w:rPr>
          <w:rFonts w:ascii="Times New Roman"/>
        </w:rPr>
        <w:t>STR</w:t>
      </w:r>
    </w:p>
    <w:p w14:paraId="68E589B5"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 #offset}] </w:t>
      </w:r>
      <w:r>
        <w:tab/>
      </w:r>
      <w:r>
        <w:tab/>
        <w:t>; *(Rn {+ offset}) = Rt</w:t>
      </w:r>
    </w:p>
    <w:p w14:paraId="48E0CCA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ind w:left="4580" w:hanging="4160"/>
      </w:pPr>
      <w:r>
        <w:t xml:space="preserve">STR Rt, [Rn, #offset]! </w:t>
      </w:r>
      <w:r>
        <w:tab/>
      </w:r>
      <w:r>
        <w:tab/>
        <w:t>; *(Rn {+ offset}) = Rt; Rn = Rn + offset</w:t>
      </w:r>
    </w:p>
    <w:p w14:paraId="7319069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STR Rt, [Rn], #offset </w:t>
      </w:r>
      <w:r>
        <w:tab/>
      </w:r>
      <w:r>
        <w:tab/>
        <w:t>; *Rn = Rt; Rn = Rn + offset</w:t>
      </w:r>
    </w:p>
    <w:p w14:paraId="7ACA9AC3" w14:textId="77777777" w:rsidR="00C13018" w:rsidRDefault="00E910D2">
      <w:pPr>
        <w:rPr>
          <w:rFonts w:hint="default"/>
        </w:rPr>
      </w:pPr>
      <w:r>
        <w:rPr>
          <w:rFonts w:ascii="Times New Roman" w:eastAsia="Arial Unicode MS"/>
        </w:rPr>
        <w:t>Besides, LDRD and STRD, the variants of LDR and STR, can operate doubleword, namely, LDR or STR two registers at once. The syntax of them is:</w:t>
      </w:r>
    </w:p>
    <w:p w14:paraId="49A01A0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 Rt, Rt2, [Rn {, #offset}]</w:t>
      </w:r>
    </w:p>
    <w:p w14:paraId="70229254" w14:textId="77777777" w:rsidR="00C13018" w:rsidRDefault="00E910D2">
      <w:pPr>
        <w:rPr>
          <w:rFonts w:hint="default"/>
        </w:rPr>
      </w:pPr>
      <w:r>
        <w:rPr>
          <w:rFonts w:ascii="Times New Roman" w:eastAsia="Arial Unicode MS"/>
        </w:rPr>
        <w:t>The use of LDRD and STRD is just like LDR and STR:</w:t>
      </w:r>
    </w:p>
    <w:p w14:paraId="79548CC9" w14:textId="77777777" w:rsidR="00C13018" w:rsidRDefault="00E910D2" w:rsidP="00601BC4">
      <w:pPr>
        <w:numPr>
          <w:ilvl w:val="0"/>
          <w:numId w:val="12"/>
        </w:numPr>
        <w:tabs>
          <w:tab w:val="num" w:pos="900"/>
        </w:tabs>
        <w:ind w:left="900" w:hanging="480"/>
        <w:rPr>
          <w:rFonts w:hint="default"/>
        </w:rPr>
      </w:pPr>
      <w:r>
        <w:rPr>
          <w:rFonts w:ascii="Times New Roman"/>
        </w:rPr>
        <w:t>STRD</w:t>
      </w:r>
    </w:p>
    <w:p w14:paraId="3BA9E6FE" w14:textId="194D5CC9"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STRD</w:t>
      </w:r>
      <w:r>
        <w:rPr>
          <w:rFonts w:hAnsi="Courier New"/>
        </w:rPr>
        <w:t> </w:t>
      </w:r>
      <w:r>
        <w:t xml:space="preserve">R4, R5, [R9,#offset] </w:t>
      </w:r>
      <w:r>
        <w:tab/>
        <w:t xml:space="preserve">;  *(R9 + offset) = R4; *(R9 </w:t>
      </w:r>
      <w:r w:rsidR="00B67B8E">
        <w:rPr>
          <w:rFonts w:hint="eastAsia"/>
        </w:rPr>
        <w:t xml:space="preserve"> </w:t>
      </w:r>
      <w:r>
        <w:t>+ offset + 4) = R5</w:t>
      </w:r>
    </w:p>
    <w:p w14:paraId="000F6E60" w14:textId="77777777" w:rsidR="00C13018" w:rsidRDefault="00E910D2" w:rsidP="00601BC4">
      <w:pPr>
        <w:numPr>
          <w:ilvl w:val="0"/>
          <w:numId w:val="13"/>
        </w:numPr>
        <w:tabs>
          <w:tab w:val="num" w:pos="900"/>
        </w:tabs>
        <w:ind w:left="900" w:hanging="480"/>
        <w:rPr>
          <w:rFonts w:hint="default"/>
        </w:rPr>
      </w:pPr>
      <w:r>
        <w:rPr>
          <w:rFonts w:ascii="Times New Roman"/>
        </w:rPr>
        <w:t>LDRD</w:t>
      </w:r>
    </w:p>
    <w:p w14:paraId="6B0A130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LDRD</w:t>
      </w:r>
      <w:r>
        <w:rPr>
          <w:rFonts w:hAnsi="Courier New"/>
        </w:rPr>
        <w:t> </w:t>
      </w:r>
      <w:r>
        <w:t xml:space="preserve">R4, R5, [R9,#offset] </w:t>
      </w:r>
      <w:r>
        <w:tab/>
        <w:t>;  R4 = *(R9 + offset); R5 = *(R9 + offset + 4)</w:t>
      </w:r>
    </w:p>
    <w:p w14:paraId="1B778F85" w14:textId="77777777" w:rsidR="00C13018" w:rsidRDefault="00E910D2">
      <w:pPr>
        <w:rPr>
          <w:rFonts w:hint="default"/>
        </w:rPr>
      </w:pPr>
      <w:r>
        <w:rPr>
          <w:rFonts w:ascii="Times New Roman" w:eastAsia="Arial Unicode MS"/>
        </w:rPr>
        <w:t>Beside LDR and STR, LDM (LoaD Multiple) and STM (STore Multiple) can process several registers at the same time like this:</w:t>
      </w:r>
    </w:p>
    <w:p w14:paraId="54C9B3D0"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op{cond}{mode} Rd{!}, reglist</w:t>
      </w:r>
    </w:p>
    <w:p w14:paraId="0B487E00" w14:textId="633E9A50" w:rsidR="00C13018" w:rsidRDefault="00E910D2">
      <w:pPr>
        <w:rPr>
          <w:rFonts w:hint="default"/>
        </w:rPr>
      </w:pPr>
      <w:r>
        <w:rPr>
          <w:rFonts w:ascii="Times New Roman" w:eastAsia="Arial Unicode MS"/>
        </w:rPr>
        <w:t xml:space="preserve">Rd is the base register, and the optional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decides whether the modified Rd is written back to the original Rd if </w:t>
      </w:r>
      <w:r>
        <w:rPr>
          <w:rFonts w:eastAsia="Arial Unicode MS" w:hAnsi="Times New Roman" w:hint="default"/>
        </w:rPr>
        <w:t>“</w:t>
      </w:r>
      <w:r>
        <w:rPr>
          <w:rFonts w:ascii="Times New Roman" w:eastAsia="Arial Unicode MS"/>
        </w:rPr>
        <w:t>op</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modifies Rd; reglist is a list of registers which are curly braced and separated by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ascii="Times New Roman" w:eastAsia="Arial Unicode MS"/>
        </w:rPr>
        <w:t xml:space="preserve">, or we can use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to represent a scope, such as {R4 </w:t>
      </w:r>
      <w:r>
        <w:rPr>
          <w:rFonts w:eastAsia="Arial Unicode MS" w:hAnsi="Times New Roman" w:hint="default"/>
        </w:rPr>
        <w:t>–</w:t>
      </w:r>
      <w:r>
        <w:rPr>
          <w:rFonts w:eastAsia="Arial Unicode MS" w:hAnsi="Times New Roman" w:hint="default"/>
        </w:rPr>
        <w:t xml:space="preserve"> </w:t>
      </w:r>
      <w:r>
        <w:rPr>
          <w:rFonts w:ascii="Times New Roman" w:eastAsia="Arial Unicode MS"/>
        </w:rPr>
        <w:t>R6, R8} stands for R4, R5, R6 and R8; these registers are ordered according to their numbers, regardless of their positions inside the braces.</w:t>
      </w:r>
    </w:p>
    <w:p w14:paraId="32C0C032" w14:textId="77777777" w:rsidR="00C13018" w:rsidRDefault="00E910D2">
      <w:pPr>
        <w:ind w:firstLine="0"/>
        <w:rPr>
          <w:rFonts w:hint="default"/>
        </w:rPr>
      </w:pPr>
      <w:r>
        <w:rPr>
          <w:rFonts w:ascii="Times New Roman"/>
        </w:rPr>
        <w:tab/>
        <w:t>Attention, the operation direction of LDM and STM is opposite to LDR and STR; LDM reads memory starting from Rd then write to reglist, while STM reads from reglist then write to memory starting from Rd. This is a little confusing; please don</w:t>
      </w:r>
      <w:r>
        <w:rPr>
          <w:rFonts w:hAnsi="Times New Roman" w:hint="default"/>
        </w:rPr>
        <w:t>’</w:t>
      </w:r>
      <w:r>
        <w:rPr>
          <w:rFonts w:ascii="Times New Roman"/>
        </w:rPr>
        <w:t>t mess up.</w:t>
      </w:r>
    </w:p>
    <w:p w14:paraId="59701FE2" w14:textId="77777777" w:rsidR="00C13018" w:rsidRDefault="00E910D2">
      <w:pPr>
        <w:rPr>
          <w:rFonts w:hint="default"/>
        </w:rPr>
      </w:pPr>
      <w:r>
        <w:rPr>
          <w:rFonts w:ascii="Times New Roman" w:eastAsia="Arial Unicode MS"/>
        </w:rPr>
        <w:lastRenderedPageBreak/>
        <w:t xml:space="preserve">The function of </w:t>
      </w:r>
      <w:r>
        <w:rPr>
          <w:rFonts w:eastAsia="Arial Unicode MS" w:hAnsi="Times New Roman" w:hint="default"/>
        </w:rPr>
        <w:t>“</w:t>
      </w:r>
      <w:r>
        <w:rPr>
          <w:rFonts w:ascii="Times New Roman" w:eastAsia="Arial Unicode MS"/>
        </w:rPr>
        <w:t>cond</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the same to data processing instructions. And, </w:t>
      </w:r>
      <w:r>
        <w:rPr>
          <w:rFonts w:eastAsia="Arial Unicode MS" w:hAnsi="Times New Roman" w:hint="default"/>
        </w:rPr>
        <w:t>“</w:t>
      </w:r>
      <w:r>
        <w:rPr>
          <w:rFonts w:ascii="Times New Roman" w:eastAsia="Arial Unicode MS"/>
        </w:rPr>
        <w:t>mode</w:t>
      </w:r>
      <w:r>
        <w:rPr>
          <w:rFonts w:eastAsia="Arial Unicode MS" w:hAnsi="Times New Roman" w:hint="default"/>
        </w:rPr>
        <w:t>”</w:t>
      </w:r>
      <w:r>
        <w:rPr>
          <w:rFonts w:eastAsia="Arial Unicode MS" w:hAnsi="Times New Roman" w:hint="default"/>
        </w:rPr>
        <w:t xml:space="preserve"> </w:t>
      </w:r>
      <w:r>
        <w:rPr>
          <w:rFonts w:ascii="Times New Roman" w:eastAsia="Arial Unicode MS"/>
        </w:rPr>
        <w:t>specifies how Rd is modified, including 4 cases:</w:t>
      </w:r>
    </w:p>
    <w:p w14:paraId="4BAE1B12"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IA (Increment After)</w:t>
      </w:r>
    </w:p>
    <w:p w14:paraId="715161F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after </w:t>
      </w:r>
      <w:r>
        <w:rPr>
          <w:rFonts w:hAnsi="Courier New"/>
        </w:rPr>
        <w:t>“</w:t>
      </w:r>
      <w:r>
        <w:t>op</w:t>
      </w:r>
      <w:r>
        <w:rPr>
          <w:rFonts w:hAnsi="Courier New"/>
        </w:rPr>
        <w:t>”</w:t>
      </w:r>
      <w:r>
        <w:t>.</w:t>
      </w:r>
    </w:p>
    <w:p w14:paraId="5A285E87"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59BF4F90"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IB (Increment Before)</w:t>
      </w:r>
    </w:p>
    <w:p w14:paraId="1B5C1E15"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Increment Rd before </w:t>
      </w:r>
      <w:r>
        <w:rPr>
          <w:rFonts w:hAnsi="Courier New"/>
        </w:rPr>
        <w:t>“</w:t>
      </w:r>
      <w:r>
        <w:t>op</w:t>
      </w:r>
      <w:r>
        <w:rPr>
          <w:rFonts w:hAnsi="Courier New"/>
        </w:rPr>
        <w:t>”</w:t>
      </w:r>
      <w:r>
        <w:t>.</w:t>
      </w:r>
    </w:p>
    <w:p w14:paraId="37FACC25"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2B7669F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DA (Decrement After)</w:t>
      </w:r>
    </w:p>
    <w:p w14:paraId="78CC810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after </w:t>
      </w:r>
      <w:r>
        <w:rPr>
          <w:rFonts w:hAnsi="Courier New"/>
        </w:rPr>
        <w:t>“</w:t>
      </w:r>
      <w:r>
        <w:t>op</w:t>
      </w:r>
      <w:r>
        <w:rPr>
          <w:rFonts w:hAnsi="Courier New"/>
        </w:rPr>
        <w:t>”</w:t>
      </w:r>
      <w:r>
        <w:t>.</w:t>
      </w:r>
    </w:p>
    <w:p w14:paraId="587F9268" w14:textId="77777777" w:rsidR="00C13018" w:rsidRDefault="00C13018">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p>
    <w:p w14:paraId="3120931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DB (Decrement Before)</w:t>
      </w:r>
    </w:p>
    <w:p w14:paraId="49B7EE7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Decrement Rd before </w:t>
      </w:r>
      <w:r>
        <w:rPr>
          <w:rFonts w:hAnsi="Courier New"/>
        </w:rPr>
        <w:t>“</w:t>
      </w:r>
      <w:r>
        <w:t>op</w:t>
      </w:r>
      <w:r>
        <w:rPr>
          <w:rFonts w:hAnsi="Courier New"/>
        </w:rPr>
        <w:t>”</w:t>
      </w:r>
      <w:r>
        <w:t>.</w:t>
      </w:r>
    </w:p>
    <w:p w14:paraId="3E3B58A6" w14:textId="77777777" w:rsidR="00C13018" w:rsidRDefault="00E910D2">
      <w:pPr>
        <w:rPr>
          <w:rFonts w:hint="default"/>
        </w:rPr>
      </w:pPr>
      <w:r>
        <w:rPr>
          <w:rFonts w:ascii="Times New Roman" w:eastAsia="Arial Unicode MS"/>
        </w:rPr>
        <w:t>What do they mean? We will use LDM as an example. As figure 6-8 shows, R0 points to 5 currently.</w:t>
      </w:r>
    </w:p>
    <w:p w14:paraId="05C49BF8" w14:textId="77777777" w:rsidR="00C13018" w:rsidRDefault="00E910D2">
      <w:pPr>
        <w:keepNext/>
        <w:ind w:firstLine="0"/>
        <w:jc w:val="center"/>
        <w:rPr>
          <w:rFonts w:hint="default"/>
        </w:rPr>
      </w:pPr>
      <w:r>
        <w:rPr>
          <w:noProof/>
          <w:lang w:eastAsia="en-US"/>
        </w:rPr>
        <w:drawing>
          <wp:inline distT="0" distB="0" distL="0" distR="0" wp14:anchorId="629BA54F" wp14:editId="0821AE48">
            <wp:extent cx="5437296" cy="1772476"/>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LDM.png"/>
                    <pic:cNvPicPr/>
                  </pic:nvPicPr>
                  <pic:blipFill>
                    <a:blip r:embed="rId14">
                      <a:extLst/>
                    </a:blip>
                    <a:stretch>
                      <a:fillRect/>
                    </a:stretch>
                  </pic:blipFill>
                  <pic:spPr>
                    <a:xfrm>
                      <a:off x="0" y="0"/>
                      <a:ext cx="5437296" cy="1772476"/>
                    </a:xfrm>
                    <a:prstGeom prst="rect">
                      <a:avLst/>
                    </a:prstGeom>
                    <a:ln w="12700" cap="flat">
                      <a:noFill/>
                      <a:miter lim="400000"/>
                    </a:ln>
                    <a:effectLst/>
                  </pic:spPr>
                </pic:pic>
              </a:graphicData>
            </a:graphic>
          </wp:inline>
        </w:drawing>
      </w:r>
    </w:p>
    <w:p w14:paraId="35FA4D4A" w14:textId="77777777" w:rsidR="00C13018" w:rsidRDefault="00E910D2">
      <w:pPr>
        <w:jc w:val="center"/>
        <w:rPr>
          <w:rFonts w:hint="default"/>
        </w:rPr>
      </w:pPr>
      <w:r>
        <w:rPr>
          <w:rFonts w:ascii="Times New Roman"/>
        </w:rPr>
        <w:t>Figure 6-8 Simulation of LDM</w:t>
      </w:r>
    </w:p>
    <w:p w14:paraId="1EBD9CAF" w14:textId="77777777" w:rsidR="00C13018" w:rsidRDefault="00E910D2">
      <w:pPr>
        <w:rPr>
          <w:rFonts w:hint="default"/>
        </w:rPr>
      </w:pPr>
      <w:r>
        <w:rPr>
          <w:rFonts w:ascii="Times New Roman" w:eastAsia="Arial Unicode MS"/>
        </w:rPr>
        <w:t>After executing the following instructions, R4, R5 and R6 will change to:</w:t>
      </w:r>
    </w:p>
    <w:p w14:paraId="46015024" w14:textId="49F58FC4"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LDMIA R0, {R4 </w:t>
      </w:r>
      <w:r>
        <w:rPr>
          <w:rFonts w:hAnsi="Courier New"/>
        </w:rPr>
        <w:t xml:space="preserve">– </w:t>
      </w:r>
      <w:r w:rsidR="00B67B8E">
        <w:t xml:space="preserve">R6} </w:t>
      </w:r>
      <w:r w:rsidR="00B67B8E">
        <w:tab/>
      </w:r>
      <w:r w:rsidR="00B67B8E">
        <w:tab/>
      </w:r>
      <w:r>
        <w:t>; R4 = 5, R5 = 6, R6 = 7</w:t>
      </w:r>
    </w:p>
    <w:p w14:paraId="3B6C4447" w14:textId="6C992140"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LDMIB R0, {R4 </w:t>
      </w:r>
      <w:r>
        <w:rPr>
          <w:rFonts w:hAnsi="Courier New"/>
        </w:rPr>
        <w:t xml:space="preserve">– </w:t>
      </w:r>
      <w:r>
        <w:t xml:space="preserve">R6} </w:t>
      </w:r>
      <w:r>
        <w:tab/>
      </w:r>
      <w:r>
        <w:tab/>
        <w:t>; R4 = 6, R5 = 7, R6 = 8</w:t>
      </w:r>
    </w:p>
    <w:p w14:paraId="43843168" w14:textId="499D864A"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LDMDA R0, {R4 </w:t>
      </w:r>
      <w:r>
        <w:rPr>
          <w:rFonts w:hAnsi="Courier New"/>
        </w:rPr>
        <w:t xml:space="preserve">– </w:t>
      </w:r>
      <w:r>
        <w:t xml:space="preserve">R6} </w:t>
      </w:r>
      <w:r>
        <w:tab/>
      </w:r>
      <w:r>
        <w:tab/>
        <w:t>; R4 = 5, R5 = 4, R6 = 3</w:t>
      </w:r>
    </w:p>
    <w:p w14:paraId="416845E9" w14:textId="3B35B068"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LDMDB R0, {R4 </w:t>
      </w:r>
      <w:r>
        <w:rPr>
          <w:rFonts w:hAnsi="Courier New"/>
        </w:rPr>
        <w:t xml:space="preserve">– </w:t>
      </w:r>
      <w:r>
        <w:t xml:space="preserve">R6} </w:t>
      </w:r>
      <w:r>
        <w:tab/>
      </w:r>
      <w:r>
        <w:tab/>
        <w:t>; R4 = 4, R5 = 3, R6 = 2</w:t>
      </w:r>
    </w:p>
    <w:p w14:paraId="6529D327" w14:textId="77777777" w:rsidR="00C13018" w:rsidRDefault="00E910D2">
      <w:pPr>
        <w:rPr>
          <w:rFonts w:hint="default"/>
        </w:rPr>
      </w:pPr>
      <w:r>
        <w:rPr>
          <w:rFonts w:ascii="Times New Roman" w:eastAsia="Arial Unicode MS"/>
        </w:rPr>
        <w:t>STM works similarly. Notice again, the operation direction of LDM and STM is just opposite to LDR and STR.</w:t>
      </w:r>
    </w:p>
    <w:p w14:paraId="781A1742" w14:textId="77777777" w:rsidR="00C13018" w:rsidRDefault="00E910D2" w:rsidP="00601BC4">
      <w:pPr>
        <w:pStyle w:val="Heading3"/>
        <w:numPr>
          <w:ilvl w:val="0"/>
          <w:numId w:val="4"/>
        </w:numPr>
        <w:tabs>
          <w:tab w:val="num" w:pos="380"/>
        </w:tabs>
        <w:ind w:left="380" w:hanging="380"/>
      </w:pPr>
      <w:r>
        <w:t>Branch instructions</w:t>
      </w:r>
    </w:p>
    <w:p w14:paraId="10EA3714" w14:textId="77777777" w:rsidR="00C13018" w:rsidRDefault="00E910D2">
      <w:pPr>
        <w:rPr>
          <w:rFonts w:hint="default"/>
        </w:rPr>
      </w:pPr>
      <w:r>
        <w:rPr>
          <w:rFonts w:ascii="Times New Roman" w:eastAsia="Arial Unicode MS"/>
        </w:rPr>
        <w:t>Branch instructions can be divided into 2 kinds: unconditional branches and conditional branches.</w:t>
      </w:r>
    </w:p>
    <w:p w14:paraId="01922F23" w14:textId="77777777" w:rsidR="00C13018" w:rsidRDefault="00E910D2" w:rsidP="00601BC4">
      <w:pPr>
        <w:numPr>
          <w:ilvl w:val="0"/>
          <w:numId w:val="14"/>
        </w:numPr>
        <w:tabs>
          <w:tab w:val="num" w:pos="900"/>
        </w:tabs>
        <w:ind w:left="900" w:hanging="480"/>
        <w:rPr>
          <w:rFonts w:hint="default"/>
        </w:rPr>
      </w:pPr>
      <w:r>
        <w:rPr>
          <w:rFonts w:ascii="Times New Roman"/>
        </w:rPr>
        <w:t>Unconditional branches</w:t>
      </w:r>
    </w:p>
    <w:p w14:paraId="602701AB"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 Label </w:t>
      </w:r>
      <w:r>
        <w:tab/>
      </w:r>
      <w:r>
        <w:tab/>
        <w:t>; PC = Label</w:t>
      </w:r>
    </w:p>
    <w:p w14:paraId="5377E08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BL Label </w:t>
      </w:r>
      <w:r>
        <w:tab/>
      </w:r>
      <w:r>
        <w:tab/>
        <w:t xml:space="preserve">; LR = PC </w:t>
      </w:r>
      <w:r>
        <w:rPr>
          <w:rFonts w:hAnsi="Courier New"/>
        </w:rPr>
        <w:t xml:space="preserve">– </w:t>
      </w:r>
      <w:r>
        <w:t>4; PC = Label</w:t>
      </w:r>
    </w:p>
    <w:p w14:paraId="38EE67F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 xml:space="preserve">BX Rd </w:t>
      </w:r>
      <w:r>
        <w:tab/>
      </w:r>
      <w:r>
        <w:tab/>
        <w:t>; PC = Rd ,and switch instruction set</w:t>
      </w:r>
    </w:p>
    <w:p w14:paraId="5A7401A1" w14:textId="77777777" w:rsidR="00C13018" w:rsidRDefault="00E910D2">
      <w:pPr>
        <w:rPr>
          <w:rFonts w:hint="default"/>
        </w:rPr>
      </w:pPr>
      <w:r>
        <w:rPr>
          <w:rFonts w:ascii="Times New Roman" w:eastAsia="Arial Unicode MS"/>
        </w:rPr>
        <w:t>Unconditional branches are easy to understand, for example:</w:t>
      </w:r>
    </w:p>
    <w:p w14:paraId="5DEFAD42"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foo():</w:t>
      </w:r>
    </w:p>
    <w:p w14:paraId="4ED6A174"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 Label </w:t>
      </w:r>
      <w:r>
        <w:tab/>
      </w:r>
      <w:r>
        <w:tab/>
        <w:t>; Jump to Label to keep executing</w:t>
      </w:r>
    </w:p>
    <w:p w14:paraId="1AFCCF3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r>
        <w:tab/>
      </w:r>
      <w:r>
        <w:tab/>
      </w:r>
      <w:r>
        <w:tab/>
        <w:t>; Can</w:t>
      </w:r>
      <w:r>
        <w:rPr>
          <w:rFonts w:hAnsi="Courier New"/>
        </w:rPr>
        <w:t>’</w:t>
      </w:r>
      <w:r>
        <w:t>t reach here</w:t>
      </w:r>
    </w:p>
    <w:p w14:paraId="6FA70071"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74C8F27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w:t>
      </w:r>
    </w:p>
    <w:p w14:paraId="2C93ED06" w14:textId="77777777" w:rsidR="00C13018" w:rsidRDefault="00E910D2" w:rsidP="00601BC4">
      <w:pPr>
        <w:numPr>
          <w:ilvl w:val="0"/>
          <w:numId w:val="15"/>
        </w:numPr>
        <w:tabs>
          <w:tab w:val="num" w:pos="900"/>
        </w:tabs>
        <w:ind w:left="900" w:hanging="480"/>
        <w:rPr>
          <w:rFonts w:hint="default"/>
        </w:rPr>
      </w:pPr>
      <w:r>
        <w:rPr>
          <w:rFonts w:ascii="Times New Roman"/>
        </w:rPr>
        <w:t xml:space="preserve">Conditional branches </w:t>
      </w:r>
    </w:p>
    <w:p w14:paraId="032600EE" w14:textId="73DF5025" w:rsidR="00C13018" w:rsidRPr="000D31DD" w:rsidRDefault="00E910D2" w:rsidP="000D31DD">
      <w:pPr>
        <w:rPr>
          <w:rFonts w:ascii="Times New Roman" w:eastAsia="Arial Unicode MS" w:hint="default"/>
        </w:rPr>
      </w:pPr>
      <w:r w:rsidRPr="000D31DD">
        <w:rPr>
          <w:rFonts w:ascii="Times New Roman" w:eastAsia="Arial Unicode MS"/>
        </w:rPr>
        <w:lastRenderedPageBreak/>
        <w:t xml:space="preserve">The </w:t>
      </w:r>
      <w:r w:rsidRPr="000D31DD">
        <w:rPr>
          <w:rFonts w:ascii="Times New Roman" w:eastAsia="Arial Unicode MS" w:hint="default"/>
        </w:rPr>
        <w:t>“</w:t>
      </w:r>
      <w:r w:rsidRPr="000D31DD">
        <w:rPr>
          <w:rFonts w:ascii="Times New Roman" w:eastAsia="Arial Unicode MS"/>
        </w:rPr>
        <w:t>cond</w:t>
      </w:r>
      <w:r w:rsidRPr="000D31DD">
        <w:rPr>
          <w:rFonts w:ascii="Times New Roman" w:eastAsia="Arial Unicode MS" w:hint="default"/>
        </w:rPr>
        <w:t>”</w:t>
      </w:r>
      <w:r w:rsidRPr="000D31DD">
        <w:rPr>
          <w:rFonts w:ascii="Times New Roman" w:eastAsia="Arial Unicode MS" w:hint="default"/>
        </w:rPr>
        <w:t xml:space="preserve"> </w:t>
      </w:r>
      <w:r w:rsidRPr="000D31DD">
        <w:rPr>
          <w:rFonts w:ascii="Times New Roman" w:eastAsia="Arial Unicode MS"/>
        </w:rPr>
        <w:t xml:space="preserve">of conditional branches are decided by the 4 flag mentioned </w:t>
      </w:r>
      <w:r w:rsidR="008A76EF">
        <w:rPr>
          <w:rFonts w:ascii="Times New Roman" w:eastAsia="Arial Unicode MS"/>
        </w:rPr>
        <w:t>in section 6.2.1, their correspondence</w:t>
      </w:r>
      <w:r w:rsidRPr="000D31DD">
        <w:rPr>
          <w:rFonts w:ascii="Times New Roman" w:eastAsia="Arial Unicode MS"/>
        </w:rPr>
        <w:t>s are:</w:t>
      </w:r>
    </w:p>
    <w:p w14:paraId="63FE6C1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cond</w:t>
      </w:r>
      <w:r>
        <w:tab/>
        <w:t>flag</w:t>
      </w:r>
    </w:p>
    <w:p w14:paraId="3285D96C"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EQ</w:t>
      </w:r>
      <w:r>
        <w:tab/>
      </w:r>
      <w:r>
        <w:tab/>
        <w:t>Z = 1</w:t>
      </w:r>
    </w:p>
    <w:p w14:paraId="53F2C2A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NE</w:t>
      </w:r>
      <w:r>
        <w:tab/>
      </w:r>
      <w:r>
        <w:tab/>
        <w:t>Z = 0</w:t>
      </w:r>
    </w:p>
    <w:p w14:paraId="23223FE9"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CS</w:t>
      </w:r>
      <w:r>
        <w:tab/>
      </w:r>
      <w:r>
        <w:tab/>
        <w:t>C = 1</w:t>
      </w:r>
    </w:p>
    <w:p w14:paraId="73FA8CC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HS</w:t>
      </w:r>
      <w:r>
        <w:tab/>
      </w:r>
      <w:r>
        <w:tab/>
        <w:t>C = 1</w:t>
      </w:r>
    </w:p>
    <w:p w14:paraId="6DF8BFC2"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CC</w:t>
      </w:r>
      <w:r>
        <w:tab/>
      </w:r>
      <w:r>
        <w:tab/>
        <w:t>C = 0</w:t>
      </w:r>
    </w:p>
    <w:p w14:paraId="7AE1584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LO</w:t>
      </w:r>
      <w:r>
        <w:tab/>
      </w:r>
      <w:r>
        <w:tab/>
        <w:t>C = 0</w:t>
      </w:r>
    </w:p>
    <w:p w14:paraId="320598A8"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MI</w:t>
      </w:r>
      <w:r>
        <w:tab/>
      </w:r>
      <w:r>
        <w:tab/>
        <w:t>N = 1</w:t>
      </w:r>
    </w:p>
    <w:p w14:paraId="1BBE234D"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PL</w:t>
      </w:r>
      <w:r>
        <w:tab/>
      </w:r>
      <w:r>
        <w:tab/>
        <w:t>N = 0</w:t>
      </w:r>
    </w:p>
    <w:p w14:paraId="685CF24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VS</w:t>
      </w:r>
      <w:r>
        <w:tab/>
      </w:r>
      <w:r>
        <w:tab/>
        <w:t>V = 1</w:t>
      </w:r>
    </w:p>
    <w:p w14:paraId="50C7553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VC</w:t>
      </w:r>
      <w:r>
        <w:tab/>
      </w:r>
      <w:r>
        <w:tab/>
        <w:t>V = 0</w:t>
      </w:r>
    </w:p>
    <w:p w14:paraId="0A1C6357"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HI</w:t>
      </w:r>
      <w:r>
        <w:tab/>
      </w:r>
      <w:r>
        <w:tab/>
        <w:t>C = 1 &amp; Z = 0</w:t>
      </w:r>
    </w:p>
    <w:p w14:paraId="7E1BC3F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w:t>
      </w:r>
      <w:r>
        <w:tab/>
      </w:r>
      <w:r>
        <w:tab/>
        <w:t>C = 0 | Z = 1</w:t>
      </w:r>
    </w:p>
    <w:p w14:paraId="0A39BFE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GE</w:t>
      </w:r>
      <w:r>
        <w:tab/>
      </w:r>
      <w:r>
        <w:tab/>
        <w:t>N = V</w:t>
      </w:r>
    </w:p>
    <w:p w14:paraId="64832355" w14:textId="36AB2024" w:rsidR="00C13018" w:rsidRDefault="008A76EF">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LT</w:t>
      </w:r>
      <w:r>
        <w:tab/>
      </w:r>
      <w:r>
        <w:tab/>
        <w:t xml:space="preserve">N != </w:t>
      </w:r>
      <w:r w:rsidR="00E910D2">
        <w:t>V</w:t>
      </w:r>
    </w:p>
    <w:p w14:paraId="15EF52B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GT</w:t>
      </w:r>
      <w:r>
        <w:tab/>
      </w:r>
      <w:r>
        <w:tab/>
        <w:t>Z = 0 &amp; N = V</w:t>
      </w:r>
    </w:p>
    <w:p w14:paraId="1945F4D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LE</w:t>
      </w:r>
      <w:r>
        <w:tab/>
      </w:r>
      <w:r>
        <w:tab/>
        <w:t>Z = 1 | N != V</w:t>
      </w:r>
    </w:p>
    <w:p w14:paraId="44327DC8" w14:textId="77777777" w:rsidR="00C13018" w:rsidRDefault="00E910D2">
      <w:pPr>
        <w:rPr>
          <w:rFonts w:hint="default"/>
        </w:rPr>
      </w:pPr>
      <w:r>
        <w:rPr>
          <w:rFonts w:ascii="Times New Roman" w:eastAsia="Arial Unicode MS"/>
        </w:rPr>
        <w:t>Before every conditional branch there will be a data processing instruction to set the flag, which determines if the condition is met or not, hence influence the code execution flow.</w:t>
      </w:r>
    </w:p>
    <w:p w14:paraId="758DEB51"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Label:</w:t>
      </w:r>
    </w:p>
    <w:p w14:paraId="6089687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LDR R0, [R1], #4</w:t>
      </w:r>
    </w:p>
    <w:p w14:paraId="1279F973"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CMP R0, 0 </w:t>
      </w:r>
      <w:r>
        <w:tab/>
      </w:r>
      <w:r>
        <w:tab/>
        <w:t>; If R0 == 0 then Z = 1; else Z = 0</w:t>
      </w:r>
    </w:p>
    <w:p w14:paraId="6C635E2E"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b/>
        <w:t xml:space="preserve">BNE Label </w:t>
      </w:r>
      <w:r>
        <w:tab/>
      </w:r>
      <w:r>
        <w:tab/>
        <w:t>; If Z == 0 then jump</w:t>
      </w:r>
    </w:p>
    <w:p w14:paraId="3CE17851" w14:textId="77777777" w:rsidR="00C13018" w:rsidRDefault="00E910D2">
      <w:pPr>
        <w:pStyle w:val="Heading3"/>
        <w:ind w:firstLine="0"/>
      </w:pPr>
      <w:r>
        <w:t>4. THUMB instruction</w:t>
      </w:r>
      <w:ins w:id="19" w:author="Author" w:date="2015-03-03T15:09:00Z">
        <w:r>
          <w:t>s</w:t>
        </w:r>
      </w:ins>
    </w:p>
    <w:p w14:paraId="731EA5F5" w14:textId="77777777" w:rsidR="00C13018" w:rsidRDefault="00E910D2">
      <w:pPr>
        <w:rPr>
          <w:rFonts w:hint="default"/>
        </w:rPr>
      </w:pPr>
      <w:r>
        <w:rPr>
          <w:rFonts w:ascii="Times New Roman" w:eastAsia="Arial Unicode MS"/>
        </w:rPr>
        <w:t>THUMB instruction set is a subset of ARM instruction set. Every THUMB instruction is 16 bits long, so THUMB instructions are more space saving than ARM instructions, and can be faster transferred on 16-bit data bus. However, you can</w:t>
      </w:r>
      <w:r>
        <w:rPr>
          <w:rFonts w:eastAsia="Arial Unicode MS" w:hAnsi="Times New Roman" w:hint="default"/>
        </w:rPr>
        <w:t>’</w:t>
      </w:r>
      <w:r>
        <w:rPr>
          <w:rFonts w:ascii="Times New Roman" w:eastAsia="Arial Unicode MS"/>
        </w:rPr>
        <w:t xml:space="preserve">t make an omelet without breaking eggs. All THUMB instructions except </w:t>
      </w:r>
      <w:r>
        <w:rPr>
          <w:rFonts w:eastAsia="Arial Unicode MS" w:hAnsi="Times New Roman" w:hint="default"/>
        </w:rPr>
        <w:t>“</w:t>
      </w:r>
      <w:r>
        <w:rPr>
          <w:rFonts w:ascii="Times New Roman" w:eastAsia="Arial Unicode MS"/>
        </w:rPr>
        <w:t>b</w:t>
      </w:r>
      <w:r>
        <w:rPr>
          <w:rFonts w:eastAsia="Arial Unicode MS" w:hAnsi="Times New Roman" w:hint="default"/>
        </w:rPr>
        <w:t>”</w:t>
      </w:r>
      <w:r>
        <w:rPr>
          <w:rFonts w:eastAsia="Arial Unicode MS" w:hAnsi="Times New Roman" w:hint="default"/>
        </w:rPr>
        <w:t xml:space="preserve"> </w:t>
      </w:r>
      <w:r>
        <w:rPr>
          <w:rFonts w:ascii="Times New Roman" w:eastAsia="Arial Unicode MS"/>
        </w:rPr>
        <w:t>can</w:t>
      </w:r>
      <w:r>
        <w:rPr>
          <w:rFonts w:eastAsia="Arial Unicode MS" w:hAnsi="Times New Roman" w:hint="default"/>
        </w:rPr>
        <w:t>’</w:t>
      </w:r>
      <w:r>
        <w:rPr>
          <w:rFonts w:ascii="Times New Roman" w:eastAsia="Arial Unicode MS"/>
        </w:rPr>
        <w:t>t be executed conditionally; barrel shift can</w:t>
      </w:r>
      <w:r>
        <w:rPr>
          <w:rFonts w:eastAsia="Arial Unicode MS" w:hAnsi="Times New Roman" w:hint="default"/>
        </w:rPr>
        <w:t>’</w:t>
      </w:r>
      <w:r>
        <w:rPr>
          <w:rFonts w:ascii="Times New Roman" w:eastAsia="Arial Unicode MS"/>
        </w:rPr>
        <w:t>t cooperate with other instructions; most THUMB instructions can only make use of registers R0 to R7, etc. Compared with ARM instructions, the features of THUMB instructions are:</w:t>
      </w:r>
    </w:p>
    <w:p w14:paraId="7BF801F2" w14:textId="77777777" w:rsidR="00C13018" w:rsidRDefault="00E910D2" w:rsidP="00601BC4">
      <w:pPr>
        <w:numPr>
          <w:ilvl w:val="0"/>
          <w:numId w:val="16"/>
        </w:numPr>
        <w:tabs>
          <w:tab w:val="num" w:pos="900"/>
        </w:tabs>
        <w:ind w:left="900" w:hanging="480"/>
        <w:rPr>
          <w:rFonts w:hint="default"/>
        </w:rPr>
      </w:pPr>
      <w:r>
        <w:rPr>
          <w:rFonts w:ascii="Times New Roman"/>
        </w:rPr>
        <w:t>There</w:t>
      </w:r>
      <w:r>
        <w:rPr>
          <w:rFonts w:hAnsi="Times New Roman" w:hint="default"/>
        </w:rPr>
        <w:t>’</w:t>
      </w:r>
      <w:r>
        <w:rPr>
          <w:rFonts w:ascii="Times New Roman"/>
        </w:rPr>
        <w:t>re less THUMB instructions than ARM instructions</w:t>
      </w:r>
    </w:p>
    <w:p w14:paraId="778524AA" w14:textId="77777777" w:rsidR="00C13018" w:rsidRDefault="00E910D2">
      <w:pPr>
        <w:rPr>
          <w:rFonts w:hint="default"/>
        </w:rPr>
      </w:pPr>
      <w:r>
        <w:rPr>
          <w:rFonts w:ascii="Times New Roman" w:eastAsia="Arial Unicode MS"/>
        </w:rPr>
        <w:t xml:space="preserve">Since THUMB is just a subset, the number of THUMB instructions is definitely less. For example, among all multiply instructions, only MUL is kept in THUMB. </w:t>
      </w:r>
    </w:p>
    <w:p w14:paraId="292E56EE" w14:textId="77777777" w:rsidR="00C13018" w:rsidRDefault="00E910D2" w:rsidP="00601BC4">
      <w:pPr>
        <w:numPr>
          <w:ilvl w:val="0"/>
          <w:numId w:val="17"/>
        </w:numPr>
        <w:tabs>
          <w:tab w:val="num" w:pos="900"/>
        </w:tabs>
        <w:ind w:left="900" w:hanging="480"/>
        <w:rPr>
          <w:rFonts w:hint="default"/>
        </w:rPr>
      </w:pPr>
      <w:r>
        <w:rPr>
          <w:rFonts w:ascii="Times New Roman"/>
        </w:rPr>
        <w:t>No conditional execution</w:t>
      </w:r>
    </w:p>
    <w:p w14:paraId="648331E4" w14:textId="77777777" w:rsidR="00C13018" w:rsidRDefault="00E910D2">
      <w:pPr>
        <w:rPr>
          <w:rFonts w:hint="default"/>
        </w:rPr>
      </w:pPr>
      <w:r>
        <w:rPr>
          <w:rFonts w:ascii="Times New Roman" w:eastAsia="Arial Unicode MS"/>
        </w:rPr>
        <w:t>Except branch instructions, other instructions cannot be executed conditionally.</w:t>
      </w:r>
    </w:p>
    <w:p w14:paraId="500924DB" w14:textId="77777777" w:rsidR="00C13018" w:rsidRDefault="00E910D2" w:rsidP="00601BC4">
      <w:pPr>
        <w:numPr>
          <w:ilvl w:val="0"/>
          <w:numId w:val="18"/>
        </w:numPr>
        <w:tabs>
          <w:tab w:val="num" w:pos="900"/>
        </w:tabs>
        <w:ind w:left="900" w:hanging="480"/>
        <w:rPr>
          <w:rFonts w:hint="default"/>
        </w:rPr>
      </w:pPr>
      <w:r>
        <w:rPr>
          <w:rFonts w:ascii="Times New Roman"/>
        </w:rPr>
        <w:t>All THUMB instructions set flags by default</w:t>
      </w:r>
    </w:p>
    <w:p w14:paraId="7C612D9C" w14:textId="77777777" w:rsidR="00C13018" w:rsidRDefault="00E910D2" w:rsidP="00601BC4">
      <w:pPr>
        <w:numPr>
          <w:ilvl w:val="0"/>
          <w:numId w:val="19"/>
        </w:numPr>
        <w:ind w:left="900" w:hanging="480"/>
        <w:rPr>
          <w:rFonts w:hint="default"/>
        </w:rPr>
      </w:pPr>
      <w:r>
        <w:rPr>
          <w:rFonts w:ascii="Times New Roman"/>
        </w:rPr>
        <w:t>Barrel shift cannot cooperate with other instructions</w:t>
      </w:r>
    </w:p>
    <w:p w14:paraId="573EB74A" w14:textId="77777777" w:rsidR="00C13018" w:rsidRDefault="00E910D2">
      <w:pPr>
        <w:rPr>
          <w:rFonts w:hint="default"/>
        </w:rPr>
      </w:pPr>
      <w:r>
        <w:rPr>
          <w:rFonts w:ascii="Times New Roman" w:eastAsia="Arial Unicode MS"/>
        </w:rPr>
        <w:t>Shift instructions can only be executed alone, say:</w:t>
      </w:r>
    </w:p>
    <w:p w14:paraId="1C0A82BA"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LSL R0 #2</w:t>
      </w:r>
    </w:p>
    <w:p w14:paraId="4602B290" w14:textId="77777777" w:rsidR="00C13018" w:rsidRDefault="00E910D2">
      <w:pPr>
        <w:rPr>
          <w:rFonts w:hint="default"/>
        </w:rPr>
      </w:pPr>
      <w:r>
        <w:rPr>
          <w:rFonts w:ascii="Times New Roman" w:eastAsia="Arial Unicode MS"/>
        </w:rPr>
        <w:t>But cannot:</w:t>
      </w:r>
    </w:p>
    <w:p w14:paraId="70890C76" w14:textId="77777777" w:rsidR="00C13018" w:rsidRDefault="00E910D2">
      <w:pPr>
        <w:pStyle w:val="a"/>
        <w:tabs>
          <w:tab w:val="clear" w:pos="9160"/>
          <w:tab w:val="clear" w:pos="10076"/>
          <w:tab w:val="clear" w:pos="10992"/>
          <w:tab w:val="clear" w:pos="11908"/>
          <w:tab w:val="clear" w:pos="12824"/>
          <w:tab w:val="clear" w:pos="13740"/>
          <w:tab w:val="clear" w:pos="14656"/>
          <w:tab w:val="left" w:pos="8424"/>
          <w:tab w:val="left" w:pos="8424"/>
          <w:tab w:val="left" w:pos="8424"/>
          <w:tab w:val="left" w:pos="8424"/>
          <w:tab w:val="left" w:pos="8424"/>
          <w:tab w:val="left" w:pos="8424"/>
          <w:tab w:val="left" w:pos="8424"/>
        </w:tabs>
      </w:pPr>
      <w:r>
        <w:t>ADD R0, R1, LSL #2</w:t>
      </w:r>
    </w:p>
    <w:p w14:paraId="7D7DC7B3" w14:textId="77777777" w:rsidR="00C13018" w:rsidRDefault="00E910D2" w:rsidP="00601BC4">
      <w:pPr>
        <w:numPr>
          <w:ilvl w:val="0"/>
          <w:numId w:val="20"/>
        </w:numPr>
        <w:tabs>
          <w:tab w:val="num" w:pos="900"/>
        </w:tabs>
        <w:ind w:left="900" w:hanging="480"/>
        <w:rPr>
          <w:rFonts w:hint="default"/>
        </w:rPr>
      </w:pPr>
      <w:r>
        <w:rPr>
          <w:rFonts w:ascii="Times New Roman"/>
        </w:rPr>
        <w:t>Limitation of registers</w:t>
      </w:r>
    </w:p>
    <w:p w14:paraId="3BE24DE8" w14:textId="739CF618" w:rsidR="00C13018" w:rsidRDefault="00E910D2">
      <w:pPr>
        <w:rPr>
          <w:rFonts w:hint="default"/>
        </w:rPr>
      </w:pPr>
      <w:r>
        <w:rPr>
          <w:rFonts w:ascii="Times New Roman" w:eastAsia="Arial Unicode MS"/>
        </w:rPr>
        <w:t xml:space="preserve">Unless </w:t>
      </w:r>
      <w:r w:rsidR="008A76EF">
        <w:rPr>
          <w:rFonts w:ascii="Times New Roman" w:eastAsia="Arial Unicode MS"/>
        </w:rPr>
        <w:t>declared explicitly</w:t>
      </w:r>
      <w:r>
        <w:rPr>
          <w:rFonts w:ascii="Times New Roman" w:eastAsia="Arial Unicode MS"/>
        </w:rPr>
        <w:t>, THUMB instructions can only make use of R0 to R7. However, there are exceptions: ADD, MOV, and CMP can use R8 to R15 as operands; LDR and STR can use PC or SP; PUSH can use LR, POP can use PC; BX can use all registers.</w:t>
      </w:r>
    </w:p>
    <w:p w14:paraId="16427E7B" w14:textId="77777777" w:rsidR="00C13018" w:rsidRDefault="00E910D2" w:rsidP="00601BC4">
      <w:pPr>
        <w:numPr>
          <w:ilvl w:val="0"/>
          <w:numId w:val="21"/>
        </w:numPr>
        <w:tabs>
          <w:tab w:val="num" w:pos="900"/>
        </w:tabs>
        <w:ind w:left="900" w:hanging="480"/>
        <w:rPr>
          <w:rFonts w:hint="default"/>
        </w:rPr>
      </w:pPr>
      <w:r>
        <w:rPr>
          <w:rFonts w:ascii="Times New Roman"/>
        </w:rPr>
        <w:t>Limitation of immediate values and the second operand</w:t>
      </w:r>
    </w:p>
    <w:p w14:paraId="2A04E369" w14:textId="77777777" w:rsidR="00C13018" w:rsidRDefault="00E910D2">
      <w:pPr>
        <w:rPr>
          <w:rFonts w:hint="default"/>
        </w:rPr>
      </w:pPr>
      <w:r>
        <w:rPr>
          <w:rFonts w:ascii="Times New Roman" w:eastAsia="Arial Unicode MS"/>
        </w:rPr>
        <w:t>Most of THUMB instructions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format is </w:t>
      </w:r>
      <w:r>
        <w:rPr>
          <w:rFonts w:eastAsia="Arial Unicode MS" w:hAnsi="Times New Roman" w:hint="default"/>
        </w:rPr>
        <w:t>“</w:t>
      </w:r>
      <w:r>
        <w:rPr>
          <w:rFonts w:ascii="Times New Roman" w:eastAsia="Arial Unicode MS"/>
        </w:rPr>
        <w:t>op Rd, Rm</w:t>
      </w:r>
      <w:r>
        <w:rPr>
          <w:rFonts w:eastAsia="Arial Unicode MS" w:hAnsi="Times New Roman" w:hint="default"/>
        </w:rPr>
        <w:t>”</w:t>
      </w:r>
      <w:r>
        <w:rPr>
          <w:rFonts w:ascii="Times New Roman" w:eastAsia="Arial Unicode MS"/>
        </w:rPr>
        <w:t>, excluding shift instructions, ADD, SUB, MOV and CMP.</w:t>
      </w:r>
    </w:p>
    <w:p w14:paraId="25D896FC" w14:textId="77777777" w:rsidR="00C13018" w:rsidRDefault="00E910D2" w:rsidP="00601BC4">
      <w:pPr>
        <w:numPr>
          <w:ilvl w:val="0"/>
          <w:numId w:val="22"/>
        </w:numPr>
        <w:tabs>
          <w:tab w:val="num" w:pos="900"/>
        </w:tabs>
        <w:ind w:left="900" w:hanging="480"/>
        <w:rPr>
          <w:rFonts w:hint="default"/>
        </w:rPr>
      </w:pPr>
      <w:r>
        <w:rPr>
          <w:rFonts w:ascii="Times New Roman"/>
        </w:rPr>
        <w:t>Doesn't support data write back</w:t>
      </w:r>
    </w:p>
    <w:p w14:paraId="03E3E151" w14:textId="77777777" w:rsidR="00C13018" w:rsidRDefault="00E910D2">
      <w:pPr>
        <w:rPr>
          <w:rFonts w:hint="default"/>
        </w:rPr>
      </w:pPr>
      <w:r>
        <w:rPr>
          <w:rFonts w:ascii="Times New Roman" w:eastAsia="Arial Unicode MS"/>
        </w:rPr>
        <w:t>All THUMB instructions do not support data write back i.e.</w:t>
      </w:r>
      <w:r>
        <w:rPr>
          <w:rFonts w:eastAsia="Arial Unicode MS" w:hAnsi="Times New Roman" w:hint="default"/>
        </w:rPr>
        <w:t xml:space="preserve"> </w:t>
      </w:r>
      <w:r>
        <w:rPr>
          <w:rFonts w:eastAsia="Arial Unicode MS" w:hAnsi="Times New Roman" w:hint="default"/>
        </w:rPr>
        <w:t>“</w:t>
      </w:r>
      <w:r>
        <w:rPr>
          <w:rFonts w:ascii="Times New Roman" w:eastAsia="Arial Unicode MS"/>
        </w:rPr>
        <w:t>!</w:t>
      </w:r>
      <w:r>
        <w:rPr>
          <w:rFonts w:eastAsia="Arial Unicode MS" w:hAnsi="Times New Roman" w:hint="default"/>
        </w:rPr>
        <w:t>”</w:t>
      </w:r>
      <w:r>
        <w:rPr>
          <w:rFonts w:ascii="Times New Roman" w:eastAsia="Arial Unicode MS"/>
        </w:rPr>
        <w:t>, except LDMIA and STMIA.</w:t>
      </w:r>
    </w:p>
    <w:p w14:paraId="4F85C51E" w14:textId="78D8B6F7" w:rsidR="00C13018" w:rsidRDefault="00E910D2">
      <w:pPr>
        <w:rPr>
          <w:rFonts w:hint="default"/>
        </w:rPr>
      </w:pPr>
      <w:r>
        <w:rPr>
          <w:rFonts w:ascii="Times New Roman" w:eastAsia="Arial Unicode MS"/>
        </w:rPr>
        <w:t xml:space="preserve">We will </w:t>
      </w:r>
      <w:r w:rsidR="00F1426F">
        <w:rPr>
          <w:rFonts w:ascii="Times New Roman" w:eastAsia="Arial Unicode MS"/>
        </w:rPr>
        <w:t>see</w:t>
      </w:r>
      <w:r>
        <w:rPr>
          <w:rFonts w:ascii="Times New Roman" w:eastAsia="Arial Unicode MS"/>
        </w:rPr>
        <w:t xml:space="preserve"> the instructions mentioned above a lot during the junior stage of iOS reverse engineering. If you only have a smattering of the knowledge so far, take it easy. Get your hands dirty and analyze several binaries from now on, you will gradually get familiar with ARM assembly. This section is just an introduction, if you have any questions about instructions in practice, ARM</w:t>
      </w:r>
      <w:r>
        <w:rPr>
          <w:rFonts w:eastAsia="Arial Unicode MS" w:hAnsi="Times New Roman" w:hint="default"/>
        </w:rPr>
        <w:t xml:space="preserve"> </w:t>
      </w:r>
      <w:r>
        <w:rPr>
          <w:rFonts w:ascii="Times New Roman" w:eastAsia="Arial Unicode MS"/>
        </w:rPr>
        <w:t xml:space="preserve">Architecture Reference Manual on </w:t>
      </w:r>
      <w:hyperlink r:id="rId15" w:history="1">
        <w:r>
          <w:rPr>
            <w:rStyle w:val="Hyperlink1"/>
            <w:rFonts w:ascii="Times New Roman" w:eastAsia="Arial Unicode MS"/>
          </w:rPr>
          <w:t>http://infocenter.arm.com</w:t>
        </w:r>
      </w:hyperlink>
      <w:r>
        <w:rPr>
          <w:rFonts w:ascii="Times New Roman" w:eastAsia="Arial Unicode MS"/>
        </w:rPr>
        <w:t xml:space="preserve"> will always be the best reference for you. Of course, things discussed on </w:t>
      </w:r>
      <w:hyperlink r:id="rId16" w:history="1">
        <w:r>
          <w:rPr>
            <w:rStyle w:val="Hyperlink0"/>
            <w:rFonts w:ascii="Times New Roman" w:eastAsia="Arial Unicode MS"/>
          </w:rPr>
          <w:t>http://bbs.iosre.com</w:t>
        </w:r>
      </w:hyperlink>
      <w:r>
        <w:rPr>
          <w:rFonts w:ascii="Times New Roman" w:eastAsia="Arial Unicode MS"/>
        </w:rPr>
        <w:t xml:space="preserve"> are also worth to have a look.</w:t>
      </w:r>
    </w:p>
    <w:p w14:paraId="319FC217" w14:textId="77777777" w:rsidR="00C13018" w:rsidRDefault="00E910D2">
      <w:pPr>
        <w:pStyle w:val="Heading3"/>
        <w:ind w:firstLine="0"/>
      </w:pPr>
      <w:r>
        <w:t>6.1.3 ARM calling conventions</w:t>
      </w:r>
    </w:p>
    <w:p w14:paraId="01C8FFA7" w14:textId="77777777" w:rsidR="00C13018" w:rsidRDefault="00E910D2">
      <w:pPr>
        <w:rPr>
          <w:rFonts w:hint="default"/>
        </w:rPr>
      </w:pPr>
      <w:r>
        <w:rPr>
          <w:rFonts w:ascii="Times New Roman" w:eastAsia="Arial Unicode MS"/>
        </w:rPr>
        <w:t>After a brief look at the commonly used ARM instructions, I believe you can barely read the assembly of a function for now. When a function calls another function, arguments and return values need to be passed between the caller and the callee. The rule of how to pass them is called ARM calling conventions.</w:t>
      </w:r>
    </w:p>
    <w:p w14:paraId="1A8AC7BE" w14:textId="09710D5A" w:rsidR="00C13018" w:rsidRPr="009B1990" w:rsidRDefault="00E910D2" w:rsidP="00601BC4">
      <w:pPr>
        <w:pStyle w:val="Heading3"/>
        <w:numPr>
          <w:ilvl w:val="0"/>
          <w:numId w:val="23"/>
        </w:numPr>
        <w:tabs>
          <w:tab w:val="num" w:pos="380"/>
        </w:tabs>
        <w:ind w:left="380" w:hanging="380"/>
        <w:rPr>
          <w:rFonts w:eastAsia="SimHei"/>
          <w:lang w:val="zh-TW" w:eastAsia="zh-TW"/>
        </w:rPr>
      </w:pPr>
      <w:r w:rsidRPr="009B1990">
        <w:rPr>
          <w:rFonts w:eastAsia="SimHei"/>
          <w:lang w:val="zh-TW" w:eastAsia="zh-TW"/>
        </w:rPr>
        <w:t>Prologs and epilogs</w:t>
      </w:r>
    </w:p>
    <w:p w14:paraId="5D77F8E6" w14:textId="77777777" w:rsidR="00C13018" w:rsidRDefault="00E910D2">
      <w:pPr>
        <w:rPr>
          <w:rFonts w:hint="default"/>
        </w:rPr>
      </w:pPr>
      <w:r>
        <w:rPr>
          <w:rFonts w:ascii="Times New Roman" w:eastAsia="Arial Unicode MS"/>
        </w:rPr>
        <w:t>We</w:t>
      </w:r>
      <w:r>
        <w:rPr>
          <w:rFonts w:eastAsia="Arial Unicode MS" w:hAnsi="Times New Roman" w:hint="default"/>
        </w:rPr>
        <w:t>’</w:t>
      </w:r>
      <w:r>
        <w:rPr>
          <w:rFonts w:ascii="Times New Roman" w:eastAsia="Arial Unicode MS"/>
        </w:rPr>
        <w:t xml:space="preserve">ve mentioned in section 6.1.1 that </w:t>
      </w:r>
      <w:r>
        <w:rPr>
          <w:rFonts w:eastAsia="Arial Unicode MS" w:hAnsi="Times New Roman" w:hint="default"/>
        </w:rPr>
        <w:t>“</w:t>
      </w:r>
      <w:r>
        <w:rPr>
          <w:rFonts w:ascii="Times New Roman" w:eastAsia="Arial Unicode MS"/>
        </w:rPr>
        <w:t>before and after a block of code is executed, SP should stay the same, otherwise there will be a fatal problem</w:t>
      </w:r>
      <w:r>
        <w:rPr>
          <w:rFonts w:eastAsia="Arial Unicode MS" w:hAnsi="Times New Roman" w:hint="default"/>
        </w:rPr>
        <w:t>”</w:t>
      </w:r>
      <w:r>
        <w:rPr>
          <w:rFonts w:ascii="Times New Roman" w:eastAsia="Arial Unicode MS"/>
        </w:rPr>
        <w:t>. This goal is achieved by the cooperation of prolog and epilog of this code block. Generally, prolog does these:</w:t>
      </w:r>
    </w:p>
    <w:p w14:paraId="362D47BE" w14:textId="77777777" w:rsidR="00C13018" w:rsidRDefault="00E910D2" w:rsidP="00601BC4">
      <w:pPr>
        <w:numPr>
          <w:ilvl w:val="0"/>
          <w:numId w:val="24"/>
        </w:numPr>
        <w:tabs>
          <w:tab w:val="num" w:pos="900"/>
        </w:tabs>
        <w:ind w:left="900" w:hanging="480"/>
        <w:rPr>
          <w:rFonts w:hint="default"/>
        </w:rPr>
      </w:pPr>
      <w:r>
        <w:rPr>
          <w:rFonts w:ascii="Times New Roman"/>
        </w:rPr>
        <w:t>PUSH LR;</w:t>
      </w:r>
    </w:p>
    <w:p w14:paraId="022615A0" w14:textId="77777777" w:rsidR="00C13018" w:rsidRDefault="00E910D2" w:rsidP="00601BC4">
      <w:pPr>
        <w:numPr>
          <w:ilvl w:val="0"/>
          <w:numId w:val="25"/>
        </w:numPr>
        <w:tabs>
          <w:tab w:val="num" w:pos="900"/>
        </w:tabs>
        <w:ind w:left="900" w:hanging="480"/>
        <w:rPr>
          <w:rFonts w:hint="default"/>
        </w:rPr>
      </w:pPr>
      <w:r>
        <w:rPr>
          <w:rFonts w:ascii="Times New Roman"/>
        </w:rPr>
        <w:t>PUSH R7;</w:t>
      </w:r>
    </w:p>
    <w:p w14:paraId="0A184730" w14:textId="77777777" w:rsidR="00C13018" w:rsidRDefault="00E910D2" w:rsidP="00601BC4">
      <w:pPr>
        <w:numPr>
          <w:ilvl w:val="0"/>
          <w:numId w:val="26"/>
        </w:numPr>
        <w:tabs>
          <w:tab w:val="num" w:pos="900"/>
        </w:tabs>
        <w:ind w:left="900" w:hanging="480"/>
        <w:rPr>
          <w:rFonts w:hint="default"/>
        </w:rPr>
      </w:pPr>
      <w:r>
        <w:rPr>
          <w:rFonts w:ascii="Times New Roman"/>
        </w:rPr>
        <w:t>R7 = SP;</w:t>
      </w:r>
    </w:p>
    <w:p w14:paraId="606FA86C" w14:textId="77777777" w:rsidR="00C13018" w:rsidRDefault="00E910D2" w:rsidP="00601BC4">
      <w:pPr>
        <w:numPr>
          <w:ilvl w:val="0"/>
          <w:numId w:val="27"/>
        </w:numPr>
        <w:tabs>
          <w:tab w:val="num" w:pos="900"/>
        </w:tabs>
        <w:ind w:left="900" w:hanging="480"/>
        <w:rPr>
          <w:rFonts w:hint="default"/>
        </w:rPr>
      </w:pPr>
      <w:r>
        <w:rPr>
          <w:rFonts w:ascii="Times New Roman"/>
        </w:rPr>
        <w:t>PUSH registers that must be preserved;</w:t>
      </w:r>
    </w:p>
    <w:p w14:paraId="369D199B" w14:textId="77777777" w:rsidR="00C13018" w:rsidRDefault="00E910D2" w:rsidP="00601BC4">
      <w:pPr>
        <w:numPr>
          <w:ilvl w:val="0"/>
          <w:numId w:val="28"/>
        </w:numPr>
        <w:tabs>
          <w:tab w:val="num" w:pos="900"/>
        </w:tabs>
        <w:ind w:left="900" w:hanging="480"/>
        <w:rPr>
          <w:rFonts w:hint="default"/>
        </w:rPr>
      </w:pPr>
      <w:r>
        <w:rPr>
          <w:rFonts w:ascii="Times New Roman"/>
        </w:rPr>
        <w:t>Allocates space in the stack frame for local storage.</w:t>
      </w:r>
    </w:p>
    <w:p w14:paraId="56804223" w14:textId="77777777" w:rsidR="00C13018" w:rsidRDefault="00E910D2">
      <w:pPr>
        <w:rPr>
          <w:rFonts w:hint="default"/>
        </w:rPr>
      </w:pPr>
      <w:r>
        <w:rPr>
          <w:rFonts w:ascii="Times New Roman" w:eastAsia="Arial Unicode MS"/>
        </w:rPr>
        <w:t>And epilog does an opposite job to prolog:</w:t>
      </w:r>
    </w:p>
    <w:p w14:paraId="6708B486" w14:textId="77777777" w:rsidR="00C13018" w:rsidRDefault="00E910D2" w:rsidP="00601BC4">
      <w:pPr>
        <w:numPr>
          <w:ilvl w:val="0"/>
          <w:numId w:val="29"/>
        </w:numPr>
        <w:tabs>
          <w:tab w:val="num" w:pos="900"/>
        </w:tabs>
        <w:ind w:left="900" w:hanging="480"/>
        <w:rPr>
          <w:rFonts w:hint="default"/>
        </w:rPr>
      </w:pPr>
      <w:r>
        <w:rPr>
          <w:rFonts w:ascii="Times New Roman"/>
        </w:rPr>
        <w:t>Deallocates space that the prolog allocates;</w:t>
      </w:r>
    </w:p>
    <w:p w14:paraId="540260C1" w14:textId="77777777" w:rsidR="00C13018" w:rsidRDefault="00E910D2" w:rsidP="00601BC4">
      <w:pPr>
        <w:numPr>
          <w:ilvl w:val="0"/>
          <w:numId w:val="30"/>
        </w:numPr>
        <w:tabs>
          <w:tab w:val="num" w:pos="900"/>
        </w:tabs>
        <w:ind w:left="900" w:hanging="480"/>
        <w:rPr>
          <w:rFonts w:hint="default"/>
        </w:rPr>
      </w:pPr>
      <w:r>
        <w:rPr>
          <w:rFonts w:ascii="Times New Roman"/>
        </w:rPr>
        <w:t>POP preserved registers;</w:t>
      </w:r>
    </w:p>
    <w:p w14:paraId="7A46B16A" w14:textId="77777777" w:rsidR="00C13018" w:rsidRDefault="00E910D2" w:rsidP="00601BC4">
      <w:pPr>
        <w:numPr>
          <w:ilvl w:val="0"/>
          <w:numId w:val="31"/>
        </w:numPr>
        <w:tabs>
          <w:tab w:val="num" w:pos="900"/>
        </w:tabs>
        <w:ind w:left="900" w:hanging="480"/>
        <w:rPr>
          <w:rFonts w:hint="default"/>
        </w:rPr>
      </w:pPr>
      <w:r>
        <w:rPr>
          <w:rFonts w:ascii="Times New Roman"/>
        </w:rPr>
        <w:t>POP R7;</w:t>
      </w:r>
    </w:p>
    <w:p w14:paraId="05111F88" w14:textId="77777777" w:rsidR="00C13018" w:rsidRDefault="00E910D2" w:rsidP="00601BC4">
      <w:pPr>
        <w:numPr>
          <w:ilvl w:val="0"/>
          <w:numId w:val="32"/>
        </w:numPr>
        <w:tabs>
          <w:tab w:val="num" w:pos="900"/>
        </w:tabs>
        <w:ind w:left="900" w:hanging="480"/>
        <w:rPr>
          <w:rFonts w:hint="default"/>
        </w:rPr>
      </w:pPr>
      <w:r>
        <w:rPr>
          <w:rFonts w:ascii="Times New Roman"/>
        </w:rPr>
        <w:t>POP LR, and PC = LR.</w:t>
      </w:r>
    </w:p>
    <w:p w14:paraId="1BEFE843" w14:textId="145E1ADC" w:rsidR="00C13018" w:rsidRDefault="00E910D2">
      <w:pPr>
        <w:rPr>
          <w:rFonts w:hint="default"/>
        </w:rPr>
      </w:pPr>
      <w:r>
        <w:rPr>
          <w:rFonts w:ascii="Times New Roman" w:eastAsia="Arial Unicode MS"/>
        </w:rPr>
        <w:t>However, the work of prolog and epilog is not indispensable. If the code block doesn</w:t>
      </w:r>
      <w:r>
        <w:rPr>
          <w:rFonts w:eastAsia="Arial Unicode MS" w:hAnsi="Times New Roman" w:hint="default"/>
        </w:rPr>
        <w:t>’</w:t>
      </w:r>
      <w:r>
        <w:rPr>
          <w:rFonts w:ascii="Times New Roman" w:eastAsia="Arial Unicode MS"/>
        </w:rPr>
        <w:t>t make use of a register at all, then there is no need to push it onto stack. In iOS reverse engineering, prologs and epilogs may change the value of SP, which deserves our attention. We</w:t>
      </w:r>
      <w:r>
        <w:rPr>
          <w:rFonts w:eastAsia="Arial Unicode MS" w:hAnsi="Times New Roman" w:hint="default"/>
        </w:rPr>
        <w:t>’</w:t>
      </w:r>
      <w:r>
        <w:rPr>
          <w:rFonts w:ascii="Times New Roman" w:eastAsia="Arial Unicode MS"/>
        </w:rPr>
        <w:t xml:space="preserve">ll come across this situation in chapter </w:t>
      </w:r>
      <w:r w:rsidR="00606632">
        <w:rPr>
          <w:rFonts w:ascii="Times New Roman" w:eastAsia="Arial Unicode MS" w:hint="default"/>
        </w:rPr>
        <w:t>10;</w:t>
      </w:r>
      <w:r>
        <w:rPr>
          <w:rFonts w:ascii="Times New Roman" w:eastAsia="Arial Unicode MS"/>
        </w:rPr>
        <w:t xml:space="preserve"> review this section when you get there.</w:t>
      </w:r>
    </w:p>
    <w:p w14:paraId="7AEAD486" w14:textId="4688E802" w:rsidR="00C13018" w:rsidRPr="009B1990" w:rsidRDefault="00E910D2" w:rsidP="00601BC4">
      <w:pPr>
        <w:pStyle w:val="Heading3"/>
        <w:numPr>
          <w:ilvl w:val="0"/>
          <w:numId w:val="23"/>
        </w:numPr>
        <w:tabs>
          <w:tab w:val="num" w:pos="380"/>
        </w:tabs>
        <w:ind w:left="380" w:hanging="380"/>
        <w:rPr>
          <w:rFonts w:eastAsia="SimHei"/>
          <w:lang w:val="zh-TW" w:eastAsia="zh-TW"/>
        </w:rPr>
      </w:pPr>
      <w:r w:rsidRPr="009B1990">
        <w:rPr>
          <w:rFonts w:eastAsia="SimHei"/>
          <w:lang w:val="zh-TW" w:eastAsia="zh-TW"/>
        </w:rPr>
        <w:t>Pass arguments and return values</w:t>
      </w:r>
    </w:p>
    <w:p w14:paraId="684F530B" w14:textId="77777777" w:rsidR="00C13018" w:rsidRDefault="00E910D2">
      <w:pPr>
        <w:rPr>
          <w:rFonts w:hint="default"/>
        </w:rPr>
      </w:pPr>
      <w:r>
        <w:rPr>
          <w:rFonts w:ascii="Times New Roman" w:eastAsia="Arial Unicode MS"/>
        </w:rPr>
        <w:t xml:space="preserve">If you want to delve deeper into how arguments and return values are passed, you can read </w:t>
      </w:r>
      <w:hyperlink r:id="rId17" w:history="1">
        <w:r>
          <w:rPr>
            <w:rStyle w:val="Hyperlink0"/>
            <w:rFonts w:ascii="Times New Roman" w:eastAsia="Arial Unicode MS"/>
          </w:rPr>
          <w:t>http://infocenter.arm.com/help/topic/com.arm.doc.ihi0042e/IHI0042E_aapcs.pdf</w:t>
        </w:r>
      </w:hyperlink>
      <w:r>
        <w:rPr>
          <w:rFonts w:ascii="Times New Roman" w:eastAsia="Arial Unicode MS"/>
        </w:rPr>
        <w:t xml:space="preserve">. However, in the </w:t>
      </w:r>
      <w:ins w:id="20" w:author="ninny snake" w:date="2015-03-03T16:15:00Z">
        <w:r>
          <w:rPr>
            <w:rFonts w:ascii="Times New Roman" w:eastAsia="Arial Unicode MS"/>
          </w:rPr>
          <w:t xml:space="preserve">majorty </w:t>
        </w:r>
      </w:ins>
      <w:r>
        <w:rPr>
          <w:rFonts w:ascii="Times New Roman" w:eastAsia="Arial Unicode MS"/>
        </w:rPr>
        <w:t xml:space="preserve">of cases, you just need to remember </w:t>
      </w:r>
      <w:r>
        <w:rPr>
          <w:rFonts w:eastAsia="Arial Unicode MS" w:hAnsi="Times New Roman" w:hint="default"/>
        </w:rPr>
        <w:t>“</w:t>
      </w:r>
      <w:r>
        <w:rPr>
          <w:rFonts w:ascii="Times New Roman" w:eastAsia="Arial Unicode MS"/>
        </w:rPr>
        <w:t>sentence of the book</w:t>
      </w:r>
      <w:r>
        <w:rPr>
          <w:rFonts w:eastAsia="Arial Unicode MS" w:hAnsi="Times New Roman" w:hint="default"/>
        </w:rPr>
        <w:t>”</w:t>
      </w:r>
      <w:r>
        <w:rPr>
          <w:rFonts w:ascii="Times New Roman" w:eastAsia="Arial Unicode MS"/>
        </w:rPr>
        <w:t>:</w:t>
      </w:r>
    </w:p>
    <w:p w14:paraId="7A220E2D" w14:textId="1926AE06" w:rsidR="00C13018" w:rsidRDefault="00A30F53">
      <w:pPr>
        <w:rPr>
          <w:rFonts w:hint="default"/>
        </w:rPr>
      </w:pPr>
      <w:r>
        <w:rPr>
          <w:rFonts w:eastAsia="Arial Unicode MS" w:hAnsi="Times New Roman" w:hint="default"/>
        </w:rPr>
        <w:t xml:space="preserve"> </w:t>
      </w:r>
      <w:r w:rsidR="00E910D2">
        <w:rPr>
          <w:rFonts w:eastAsia="Arial Unicode MS" w:hAnsi="Times New Roman" w:hint="default"/>
        </w:rPr>
        <w:t>“</w:t>
      </w:r>
      <w:r w:rsidR="00E910D2">
        <w:rPr>
          <w:rFonts w:ascii="Times New Roman" w:eastAsia="Arial Unicode MS"/>
        </w:rPr>
        <w:t>The first 4 arguments are saved in R0, R1, R2 and R3; the rest are saved on the stack; the return value is saved in R0.</w:t>
      </w:r>
      <w:r w:rsidR="00E910D2">
        <w:rPr>
          <w:rFonts w:eastAsia="Arial Unicode MS" w:hAnsi="Times New Roman" w:hint="default"/>
        </w:rPr>
        <w:t>”</w:t>
      </w:r>
    </w:p>
    <w:p w14:paraId="5C5282FF" w14:textId="77777777" w:rsidR="00C13018" w:rsidRDefault="00E910D2">
      <w:pPr>
        <w:rPr>
          <w:rFonts w:hint="default"/>
        </w:rPr>
      </w:pPr>
      <w:r>
        <w:rPr>
          <w:rFonts w:ascii="Times New Roman" w:eastAsia="Arial Unicode MS"/>
        </w:rPr>
        <w:t>A concise but informative sentence, right? To make a deeper impression, let</w:t>
      </w:r>
      <w:r>
        <w:rPr>
          <w:rFonts w:eastAsia="Arial Unicode MS" w:hAnsi="Times New Roman" w:hint="default"/>
        </w:rPr>
        <w:t>’</w:t>
      </w:r>
      <w:r>
        <w:rPr>
          <w:rFonts w:ascii="Times New Roman" w:eastAsia="Arial Unicode MS"/>
        </w:rPr>
        <w:t>s see an example:</w:t>
      </w:r>
    </w:p>
    <w:p w14:paraId="64786560"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-o MainBinary main.m</w:t>
      </w:r>
    </w:p>
    <w:p w14:paraId="79D5ED90"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07976A"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014878C8" w14:textId="77777777" w:rsidR="00C13018" w:rsidRDefault="00C1301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44E37C5"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57BE535D"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B90F113"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printf("%d, %d, %d, %d, %d", 1, 2, 3, 4, 5);</w:t>
      </w:r>
    </w:p>
    <w:p w14:paraId="427D3B05"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6;</w:t>
      </w:r>
    </w:p>
    <w:p w14:paraId="594E15D7" w14:textId="77777777" w:rsidR="00C13018" w:rsidRDefault="00E910D2">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E3E2D8A" w14:textId="77777777" w:rsidR="00C13018" w:rsidRDefault="00E910D2">
      <w:pPr>
        <w:rPr>
          <w:rFonts w:hint="default"/>
        </w:rPr>
      </w:pPr>
      <w:r>
        <w:rPr>
          <w:rFonts w:ascii="Times New Roman" w:eastAsia="Arial Unicode MS"/>
        </w:rPr>
        <w:t>Save this code snippet as main.m, and compile it with the sentence in comments. Then drag and drop MainBinary into IDA and locate to main, as shown in figure 6-9.</w:t>
      </w:r>
    </w:p>
    <w:p w14:paraId="5265CA91" w14:textId="77777777" w:rsidR="00C13018" w:rsidRDefault="00E910D2">
      <w:pPr>
        <w:keepNext/>
        <w:ind w:firstLine="0"/>
        <w:jc w:val="center"/>
        <w:rPr>
          <w:rFonts w:hint="default"/>
        </w:rPr>
      </w:pPr>
      <w:r>
        <w:rPr>
          <w:noProof/>
          <w:lang w:eastAsia="en-US"/>
        </w:rPr>
        <w:drawing>
          <wp:inline distT="0" distB="0" distL="0" distR="0" wp14:anchorId="0F27A6D3" wp14:editId="7F3795A2">
            <wp:extent cx="3462529" cy="363321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6-9.png"/>
                    <pic:cNvPicPr/>
                  </pic:nvPicPr>
                  <pic:blipFill>
                    <a:blip r:embed="rId18">
                      <a:extLst/>
                    </a:blip>
                    <a:stretch>
                      <a:fillRect/>
                    </a:stretch>
                  </pic:blipFill>
                  <pic:spPr>
                    <a:xfrm>
                      <a:off x="0" y="0"/>
                      <a:ext cx="3462529" cy="3633216"/>
                    </a:xfrm>
                    <a:prstGeom prst="rect">
                      <a:avLst/>
                    </a:prstGeom>
                    <a:ln w="12700" cap="flat">
                      <a:noFill/>
                      <a:miter lim="400000"/>
                    </a:ln>
                    <a:effectLst/>
                  </pic:spPr>
                </pic:pic>
              </a:graphicData>
            </a:graphic>
          </wp:inline>
        </w:drawing>
      </w:r>
    </w:p>
    <w:p w14:paraId="29735812" w14:textId="77777777" w:rsidR="00C13018" w:rsidRDefault="00E910D2">
      <w:pPr>
        <w:jc w:val="center"/>
        <w:rPr>
          <w:rFonts w:hint="default"/>
        </w:rPr>
      </w:pPr>
      <w:r>
        <w:rPr>
          <w:rFonts w:ascii="Times New Roman"/>
        </w:rPr>
        <w:t>Figure 6-9 main in assembly</w:t>
      </w:r>
    </w:p>
    <w:p w14:paraId="18C99DA8" w14:textId="7BEECAB5" w:rsidR="00C13018" w:rsidRDefault="00A30F53">
      <w:pPr>
        <w:rPr>
          <w:rFonts w:hint="default"/>
        </w:rPr>
      </w:pPr>
      <w:r>
        <w:rPr>
          <w:rFonts w:eastAsia="Arial Unicode MS" w:hAnsi="Times New Roman" w:hint="default"/>
        </w:rPr>
        <w:t xml:space="preserve"> </w:t>
      </w:r>
      <w:r w:rsidR="00E910D2">
        <w:rPr>
          <w:rFonts w:eastAsia="Arial Unicode MS" w:hAnsi="Times New Roman" w:hint="default"/>
        </w:rPr>
        <w:t>“</w:t>
      </w:r>
      <w:r w:rsidR="00E910D2">
        <w:rPr>
          <w:rFonts w:ascii="Times New Roman" w:eastAsia="Arial Unicode MS"/>
        </w:rPr>
        <w:t>BLX _printf</w:t>
      </w:r>
      <w:r w:rsidR="00E910D2">
        <w:rPr>
          <w:rFonts w:eastAsia="Arial Unicode MS" w:hAnsi="Times New Roman" w:hint="default"/>
        </w:rPr>
        <w:t>”</w:t>
      </w:r>
      <w:r w:rsidR="00E910D2">
        <w:rPr>
          <w:rFonts w:eastAsia="Arial Unicode MS" w:hAnsi="Times New Roman" w:hint="default"/>
        </w:rPr>
        <w:t xml:space="preserve"> </w:t>
      </w:r>
      <w:r w:rsidR="00E910D2">
        <w:rPr>
          <w:rFonts w:ascii="Times New Roman" w:eastAsia="Arial Unicode MS"/>
        </w:rPr>
        <w:t>calls printf, and its 6 arguments are stored in R0, R1, R2, R3, [SP, #0x20 + var_20], and [SP, #0x20 + var_1C] respectively; the return value is stored in R0. Because var_20 = -0x20</w:t>
      </w:r>
      <w:r w:rsidR="00E910D2">
        <w:rPr>
          <w:rFonts w:eastAsia="宋体"/>
          <w:lang w:val="zh-TW" w:eastAsia="zh-TW"/>
        </w:rPr>
        <w:t>，</w:t>
      </w:r>
      <w:r w:rsidR="00E910D2">
        <w:rPr>
          <w:rFonts w:ascii="Times New Roman" w:eastAsia="Arial Unicode MS"/>
        </w:rPr>
        <w:t>var_1C = -0x1C, 2 arguments in the stack are at [SP] and [SP, #0x4].</w:t>
      </w:r>
    </w:p>
    <w:p w14:paraId="0AB0E262" w14:textId="77777777" w:rsidR="00C13018" w:rsidRDefault="00E910D2">
      <w:pPr>
        <w:rPr>
          <w:rFonts w:hint="default"/>
        </w:rPr>
      </w:pPr>
      <w:r>
        <w:rPr>
          <w:rFonts w:ascii="Times New Roman" w:eastAsia="Arial Unicode MS"/>
        </w:rPr>
        <w:t>I don</w:t>
      </w:r>
      <w:r>
        <w:rPr>
          <w:rFonts w:eastAsia="Arial Unicode MS" w:hAnsi="Times New Roman" w:hint="default"/>
        </w:rPr>
        <w:t>’</w:t>
      </w:r>
      <w:r>
        <w:rPr>
          <w:rFonts w:ascii="Times New Roman" w:eastAsia="Arial Unicode MS"/>
        </w:rPr>
        <w:t>t think we need further explanation.</w:t>
      </w:r>
    </w:p>
    <w:p w14:paraId="1EFFF379" w14:textId="12E37A3E" w:rsidR="00C13018" w:rsidRDefault="00A30F53">
      <w:pPr>
        <w:rPr>
          <w:rFonts w:hint="default"/>
        </w:rPr>
      </w:pPr>
      <w:r>
        <w:rPr>
          <w:rFonts w:eastAsia="Arial Unicode MS" w:hAnsi="Times New Roman" w:hint="default"/>
        </w:rPr>
        <w:t xml:space="preserve"> </w:t>
      </w:r>
      <w:r w:rsidR="00E910D2">
        <w:rPr>
          <w:rFonts w:eastAsia="Arial Unicode MS" w:hAnsi="Times New Roman" w:hint="default"/>
        </w:rPr>
        <w:t>“</w:t>
      </w:r>
      <w:r w:rsidR="00E910D2">
        <w:rPr>
          <w:rFonts w:ascii="Times New Roman" w:eastAsia="Arial Unicode MS"/>
        </w:rPr>
        <w:t>The first 4 arguments are saved in R0, R1, R2 and R3; the rest are saved on the stack; the return value is saved in R0.</w:t>
      </w:r>
      <w:r w:rsidR="00E910D2">
        <w:rPr>
          <w:rFonts w:eastAsia="Arial Unicode MS" w:hAnsi="Times New Roman" w:hint="default"/>
        </w:rPr>
        <w:t>”</w:t>
      </w:r>
    </w:p>
    <w:p w14:paraId="26D7F722" w14:textId="77777777" w:rsidR="00C13018" w:rsidRDefault="00E910D2">
      <w:pPr>
        <w:rPr>
          <w:rFonts w:hint="default"/>
        </w:rPr>
      </w:pPr>
      <w:r>
        <w:rPr>
          <w:rFonts w:ascii="Times New Roman" w:eastAsia="Arial Unicode MS"/>
        </w:rPr>
        <w:t>Promise me you</w:t>
      </w:r>
      <w:r>
        <w:rPr>
          <w:rFonts w:eastAsia="Arial Unicode MS" w:hAnsi="Times New Roman" w:hint="default"/>
        </w:rPr>
        <w:t>’</w:t>
      </w:r>
      <w:r>
        <w:rPr>
          <w:rFonts w:ascii="Times New Roman" w:eastAsia="Arial Unicode MS"/>
        </w:rPr>
        <w:t xml:space="preserve">ll remember </w:t>
      </w:r>
      <w:r>
        <w:rPr>
          <w:rFonts w:eastAsia="Arial Unicode MS" w:hAnsi="Times New Roman" w:hint="default"/>
        </w:rPr>
        <w:t>“</w:t>
      </w:r>
      <w:r>
        <w:rPr>
          <w:rFonts w:ascii="Times New Roman" w:eastAsia="Arial Unicode MS"/>
        </w:rPr>
        <w:t>sentence of the book</w:t>
      </w:r>
      <w:r>
        <w:rPr>
          <w:rFonts w:eastAsia="Arial Unicode MS" w:hAnsi="Times New Roman" w:hint="default"/>
        </w:rPr>
        <w:t>”</w:t>
      </w:r>
      <w:r>
        <w:rPr>
          <w:rFonts w:ascii="Times New Roman" w:eastAsia="Arial Unicode MS"/>
        </w:rPr>
        <w:t>, which is the key to most problems in iOS reverse engineering!</w:t>
      </w:r>
    </w:p>
    <w:p w14:paraId="4EF081D7" w14:textId="235FD422" w:rsidR="00C13018" w:rsidRDefault="00E910D2">
      <w:pPr>
        <w:rPr>
          <w:rFonts w:ascii="Times New Roman" w:eastAsia="Arial Unicode MS" w:hAnsi="Times New Roman" w:hint="default"/>
        </w:rPr>
      </w:pPr>
      <w:r w:rsidRPr="00B94583">
        <w:rPr>
          <w:rFonts w:ascii="Times New Roman" w:eastAsia="Arial Unicode MS" w:hAnsi="Times New Roman" w:hint="default"/>
        </w:rPr>
        <w:t xml:space="preserve">This section just walked you through the most basic knowledge about ARM </w:t>
      </w:r>
      <w:r w:rsidR="008A0563" w:rsidRPr="00B94583">
        <w:rPr>
          <w:rFonts w:ascii="Times New Roman" w:eastAsia="Arial Unicode MS" w:hAnsi="Times New Roman" w:hint="default"/>
        </w:rPr>
        <w:t>assembly;</w:t>
      </w:r>
      <w:r w:rsidRPr="00B94583">
        <w:rPr>
          <w:rFonts w:ascii="Times New Roman" w:eastAsia="Arial Unicode MS" w:hAnsi="Times New Roman" w:hint="default"/>
        </w:rPr>
        <w:t xml:space="preserve"> there were omissions for sure. However, to be honest, with “sentence of the book” </w:t>
      </w:r>
      <w:r w:rsidR="009474CA" w:rsidRPr="00B94583">
        <w:rPr>
          <w:rFonts w:ascii="Times New Roman" w:eastAsia="Arial Unicode MS" w:hAnsi="Times New Roman" w:hint="default"/>
        </w:rPr>
        <w:t xml:space="preserve">and </w:t>
      </w:r>
      <w:r w:rsidRPr="00B94583">
        <w:rPr>
          <w:rFonts w:ascii="Times New Roman" w:eastAsia="Arial Unicode MS" w:hAnsi="Times New Roman" w:hint="default"/>
        </w:rPr>
        <w:t>the official site of ARM, you can start reversing 99% of all Apps. Next, it’s time for us to figure out how to use the knowledge we have just learned in practical iOS reverse engineering.</w:t>
      </w:r>
    </w:p>
    <w:p w14:paraId="1E009F9A" w14:textId="77777777" w:rsidR="00256BF3" w:rsidRDefault="00256BF3" w:rsidP="00256BF3">
      <w:pPr>
        <w:pStyle w:val="Heading2"/>
      </w:pPr>
      <w:r>
        <w:t>6.2 Advanced methodology of writing a tweak</w:t>
      </w:r>
    </w:p>
    <w:p w14:paraId="6D662D4E" w14:textId="11D37D11" w:rsidR="00256BF3" w:rsidRPr="008A0563" w:rsidRDefault="00256BF3" w:rsidP="00256BF3">
      <w:pPr>
        <w:rPr>
          <w:rFonts w:ascii="Times New Roman" w:hAnsi="Times New Roman" w:hint="default"/>
        </w:rPr>
      </w:pPr>
      <w:r w:rsidRPr="008A0563">
        <w:rPr>
          <w:rFonts w:ascii="Times New Roman" w:hAnsi="Times New Roman" w:hint="default"/>
        </w:rPr>
        <w:t>In “Methodology of writing a tweak” of chapter 5, we have concluded the methodology into 5 steps: 1. look for inspiration; 2. locate target files; 3. locate target functions; 4. test private methods; 5. analyze method arguments. These steps seem reasonable, but the most important step “locate target functions” is lame and untenable. Can we refer to “look for interesting keywords in class-dump headers” as “locat</w:t>
      </w:r>
      <w:r w:rsidR="008A0563">
        <w:rPr>
          <w:rFonts w:ascii="Times New Roman" w:hAnsi="Times New Roman"/>
        </w:rPr>
        <w:t>e</w:t>
      </w:r>
      <w:r w:rsidRPr="008A0563">
        <w:rPr>
          <w:rFonts w:ascii="Times New Roman" w:hAnsi="Times New Roman" w:hint="default"/>
        </w:rPr>
        <w:t xml:space="preserve"> target functions”? No.</w:t>
      </w:r>
    </w:p>
    <w:p w14:paraId="04F3A193" w14:textId="62B31A7E" w:rsidR="00256BF3" w:rsidRPr="008A0563" w:rsidRDefault="00256BF3" w:rsidP="00256BF3">
      <w:pPr>
        <w:rPr>
          <w:rFonts w:ascii="Times New Roman" w:hAnsi="Times New Roman" w:hint="default"/>
        </w:rPr>
      </w:pPr>
      <w:r w:rsidRPr="008A0563">
        <w:rPr>
          <w:rFonts w:ascii="Times New Roman" w:hAnsi="Times New Roman" w:hint="default"/>
        </w:rPr>
        <w:t>In the vast majority of cases, only 2 elements of an App attract our interests: its function and its data. What if we</w:t>
      </w:r>
      <w:r w:rsidR="008A0563">
        <w:rPr>
          <w:rFonts w:ascii="Times New Roman" w:hAnsi="Times New Roman" w:hint="default"/>
        </w:rPr>
        <w:t xml:space="preserve"> discover</w:t>
      </w:r>
      <w:r w:rsidRPr="008A0563">
        <w:rPr>
          <w:rFonts w:ascii="Times New Roman" w:hAnsi="Times New Roman" w:hint="default"/>
        </w:rPr>
        <w:t xml:space="preserve"> an </w:t>
      </w:r>
      <w:r w:rsidR="008A0563">
        <w:rPr>
          <w:rFonts w:ascii="Times New Roman" w:hAnsi="Times New Roman" w:hint="default"/>
        </w:rPr>
        <w:t>interesting function, but fail</w:t>
      </w:r>
      <w:r w:rsidRPr="008A0563">
        <w:rPr>
          <w:rFonts w:ascii="Times New Roman" w:hAnsi="Times New Roman" w:hint="default"/>
        </w:rPr>
        <w:t xml:space="preserve"> to find the related keywords in class-dump headers? And how can we track an interesting data till we know how it’s generated? In these cases, class-dump is all thumbs. Thus, “look for interesting keywords in class-dump headers” is just one scenario in “locat</w:t>
      </w:r>
      <w:r w:rsidR="008A0563">
        <w:rPr>
          <w:rFonts w:ascii="Times New Roman" w:hAnsi="Times New Roman"/>
        </w:rPr>
        <w:t>e</w:t>
      </w:r>
      <w:r w:rsidRPr="008A0563">
        <w:rPr>
          <w:rFonts w:ascii="Times New Roman" w:hAnsi="Times New Roman" w:hint="default"/>
        </w:rPr>
        <w:t xml:space="preserve"> target functions”, we’ve overgeneralized. Therefore, in more general cases, how should we locate target functions?</w:t>
      </w:r>
    </w:p>
    <w:p w14:paraId="004C105E" w14:textId="2D470164" w:rsidR="00256BF3" w:rsidRPr="008A0563" w:rsidRDefault="00256BF3" w:rsidP="00256BF3">
      <w:pPr>
        <w:rPr>
          <w:rFonts w:ascii="Times New Roman" w:hAnsi="Times New Roman" w:hint="default"/>
        </w:rPr>
      </w:pPr>
      <w:r w:rsidRPr="008A0563">
        <w:rPr>
          <w:rFonts w:ascii="Times New Roman" w:hAnsi="Times New Roman" w:hint="default"/>
        </w:rPr>
        <w:t xml:space="preserve">Functions and data that we’re interested in, are all presented in software in some intuitive forms that we can see or feel. For example, figure 6-10 shows Mail App (hereafter referred to as Mail), and the button at the right bottom has the function of composing an email; figure 6-11 shows phone settings view in Settings App (hereafter referred to as MobilePhoneSettings), its top cell shows my number. App functions are provided by programmatic functions, and data is generated by programmatic functions as well. That’s to say, from programmatic point of view, the nature of what we’re interested in is </w:t>
      </w:r>
      <w:r w:rsidR="008A0563">
        <w:rPr>
          <w:rFonts w:ascii="Times New Roman" w:hAnsi="Times New Roman"/>
        </w:rPr>
        <w:t xml:space="preserve">programmatic </w:t>
      </w:r>
      <w:r w:rsidRPr="008A0563">
        <w:rPr>
          <w:rFonts w:ascii="Times New Roman" w:hAnsi="Times New Roman" w:hint="default"/>
        </w:rPr>
        <w:t>functions. So, “</w:t>
      </w:r>
      <w:r w:rsidR="008A0563">
        <w:rPr>
          <w:rFonts w:ascii="Times New Roman" w:hAnsi="Times New Roman" w:hint="default"/>
        </w:rPr>
        <w:t>locate</w:t>
      </w:r>
      <w:r w:rsidRPr="008A0563">
        <w:rPr>
          <w:rFonts w:ascii="Times New Roman" w:hAnsi="Times New Roman" w:hint="default"/>
        </w:rPr>
        <w:t xml:space="preserve"> target functions” is actually the process of how we locate the source functions of our interested Apps’ visual expressions.</w:t>
      </w:r>
    </w:p>
    <w:p w14:paraId="011CA697" w14:textId="77777777" w:rsidR="00256BF3" w:rsidRDefault="00256BF3" w:rsidP="00256BF3">
      <w:pPr>
        <w:keepNext/>
        <w:ind w:firstLine="0"/>
        <w:jc w:val="center"/>
        <w:rPr>
          <w:rFonts w:hint="default"/>
        </w:rPr>
      </w:pPr>
      <w:r>
        <w:rPr>
          <w:noProof/>
          <w:lang w:eastAsia="en-US"/>
        </w:rPr>
        <w:drawing>
          <wp:inline distT="0" distB="0" distL="0" distR="0" wp14:anchorId="6BB2FC1E" wp14:editId="4C7EF0A7">
            <wp:extent cx="2023873" cy="360680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25" name="6-10.png"/>
                    <pic:cNvPicPr/>
                  </pic:nvPicPr>
                  <pic:blipFill>
                    <a:blip r:embed="rId19">
                      <a:extLst/>
                    </a:blip>
                    <a:stretch>
                      <a:fillRect/>
                    </a:stretch>
                  </pic:blipFill>
                  <pic:spPr>
                    <a:xfrm>
                      <a:off x="0" y="0"/>
                      <a:ext cx="2023873" cy="3606800"/>
                    </a:xfrm>
                    <a:prstGeom prst="rect">
                      <a:avLst/>
                    </a:prstGeom>
                    <a:ln w="12700" cap="flat">
                      <a:noFill/>
                      <a:miter lim="400000"/>
                    </a:ln>
                    <a:effectLst/>
                  </pic:spPr>
                </pic:pic>
              </a:graphicData>
            </a:graphic>
          </wp:inline>
        </w:drawing>
      </w:r>
    </w:p>
    <w:p w14:paraId="432FAA6D" w14:textId="77777777" w:rsidR="00256BF3" w:rsidRPr="009B1990" w:rsidRDefault="00256BF3" w:rsidP="00256BF3">
      <w:pPr>
        <w:pStyle w:val="Caption"/>
        <w:ind w:firstLine="400"/>
        <w:jc w:val="center"/>
        <w:rPr>
          <w:rFonts w:ascii="Times New Roman" w:hAnsi="Times New Roman" w:hint="default"/>
        </w:rPr>
      </w:pPr>
      <w:r w:rsidRPr="009B1990">
        <w:rPr>
          <w:rFonts w:ascii="Times New Roman" w:hAnsi="Times New Roman" w:hint="default"/>
        </w:rPr>
        <w:t>Figure 6- 10 Mail</w:t>
      </w:r>
    </w:p>
    <w:p w14:paraId="16A9E8F6" w14:textId="77777777" w:rsidR="00256BF3" w:rsidRDefault="00256BF3" w:rsidP="00256BF3">
      <w:pPr>
        <w:keepNext/>
        <w:ind w:firstLine="0"/>
        <w:jc w:val="center"/>
        <w:rPr>
          <w:rFonts w:hint="default"/>
        </w:rPr>
      </w:pPr>
      <w:r>
        <w:rPr>
          <w:noProof/>
          <w:lang w:eastAsia="en-US"/>
        </w:rPr>
        <w:drawing>
          <wp:inline distT="0" distB="0" distL="0" distR="0" wp14:anchorId="3CE303EB" wp14:editId="6C1A329F">
            <wp:extent cx="2023873" cy="3606800"/>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26" name="6-11.png"/>
                    <pic:cNvPicPr/>
                  </pic:nvPicPr>
                  <pic:blipFill>
                    <a:blip r:embed="rId20">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F5AD77F" w14:textId="77777777" w:rsidR="00256BF3" w:rsidRPr="009B1990" w:rsidRDefault="00256BF3" w:rsidP="00256BF3">
      <w:pPr>
        <w:pStyle w:val="Caption"/>
        <w:ind w:firstLine="400"/>
        <w:jc w:val="center"/>
        <w:rPr>
          <w:rFonts w:ascii="Times New Roman" w:hAnsi="Times New Roman" w:hint="default"/>
        </w:rPr>
      </w:pPr>
      <w:r w:rsidRPr="009B1990">
        <w:rPr>
          <w:rFonts w:ascii="Times New Roman" w:hAnsi="Times New Roman" w:hint="default"/>
        </w:rPr>
        <w:t>Figure 6- 11 MobilePhoneSettings</w:t>
      </w:r>
    </w:p>
    <w:p w14:paraId="3674D470" w14:textId="700FB830" w:rsidR="00256BF3" w:rsidRPr="008A0563" w:rsidRDefault="00256BF3" w:rsidP="00256BF3">
      <w:pPr>
        <w:rPr>
          <w:rFonts w:ascii="Times New Roman" w:hAnsi="Times New Roman" w:hint="default"/>
        </w:rPr>
      </w:pPr>
      <w:r w:rsidRPr="008A0563">
        <w:rPr>
          <w:rFonts w:ascii="Times New Roman" w:hAnsi="Times New Roman" w:hint="default"/>
        </w:rPr>
        <w:t>Facing such demands, class-dump is quite helpless. Luckily, we have already learned how to use Cycript, IDA and LLDB, and gained some basic knowledge about ARM assembly; with their help, there are patterns to follow for “locat</w:t>
      </w:r>
      <w:r w:rsidR="00000E23">
        <w:rPr>
          <w:rFonts w:ascii="Times New Roman" w:hAnsi="Times New Roman"/>
        </w:rPr>
        <w:t>e</w:t>
      </w:r>
      <w:r w:rsidRPr="008A0563">
        <w:rPr>
          <w:rFonts w:ascii="Times New Roman" w:hAnsi="Times New Roman" w:hint="default"/>
        </w:rPr>
        <w:t xml:space="preserve"> target functions”. For most of us, among all iOS software, we know Apps the best, so if we’re </w:t>
      </w:r>
      <w:r w:rsidR="00C707EA">
        <w:rPr>
          <w:rFonts w:ascii="Times New Roman" w:hAnsi="Times New Roman"/>
        </w:rPr>
        <w:t xml:space="preserve">to </w:t>
      </w:r>
      <w:r w:rsidR="00C707EA">
        <w:rPr>
          <w:rFonts w:ascii="Times New Roman" w:hAnsi="Times New Roman" w:hint="default"/>
        </w:rPr>
        <w:t>choose</w:t>
      </w:r>
      <w:r w:rsidRPr="008A0563">
        <w:rPr>
          <w:rFonts w:ascii="Times New Roman" w:hAnsi="Times New Roman" w:hint="default"/>
        </w:rPr>
        <w:t xml:space="preserve"> something </w:t>
      </w:r>
      <w:r w:rsidR="00C707EA">
        <w:rPr>
          <w:rFonts w:ascii="Times New Roman" w:hAnsi="Times New Roman"/>
        </w:rPr>
        <w:t>as</w:t>
      </w:r>
      <w:r w:rsidRPr="008A0563">
        <w:rPr>
          <w:rFonts w:ascii="Times New Roman" w:hAnsi="Times New Roman" w:hint="default"/>
        </w:rPr>
        <w:t xml:space="preserve"> our junior reverse targets, nothing is more appropriate than Apps. </w:t>
      </w:r>
      <w:r w:rsidR="00C707EA">
        <w:rPr>
          <w:rFonts w:ascii="Times New Roman" w:hAnsi="Times New Roman"/>
        </w:rPr>
        <w:t>As a result,</w:t>
      </w:r>
      <w:r w:rsidRPr="008A0563">
        <w:rPr>
          <w:rFonts w:ascii="Times New Roman" w:hAnsi="Times New Roman" w:hint="default"/>
        </w:rPr>
        <w:t xml:space="preserve"> in the following sections, we will take Apps as examples, and try to refine “locate target functions” with ARM level reverse engineering, as well enhance the methodology of writing a tweak.</w:t>
      </w:r>
    </w:p>
    <w:p w14:paraId="066F1A67" w14:textId="77777777" w:rsidR="00256BF3" w:rsidRDefault="00256BF3" w:rsidP="00073267">
      <w:pPr>
        <w:pStyle w:val="Heading3"/>
        <w:ind w:firstLine="0"/>
      </w:pPr>
      <w:r>
        <w:t>6.2.1 Cut into the target App and find the UI function</w:t>
      </w:r>
    </w:p>
    <w:p w14:paraId="1CA43290" w14:textId="2D86DB8D" w:rsidR="00256BF3" w:rsidRPr="00C707EA" w:rsidRDefault="00256BF3" w:rsidP="00256BF3">
      <w:pPr>
        <w:rPr>
          <w:rFonts w:ascii="Times New Roman" w:hAnsi="Times New Roman" w:hint="default"/>
        </w:rPr>
      </w:pPr>
      <w:r w:rsidRPr="00C707EA">
        <w:rPr>
          <w:rFonts w:ascii="Times New Roman" w:hAnsi="Times New Roman" w:hint="default"/>
        </w:rPr>
        <w:t xml:space="preserve">For an App, what we’re interested </w:t>
      </w:r>
      <w:r w:rsidR="00C707EA">
        <w:rPr>
          <w:rFonts w:ascii="Times New Roman" w:hAnsi="Times New Roman"/>
        </w:rPr>
        <w:t xml:space="preserve">in </w:t>
      </w:r>
      <w:r w:rsidRPr="00C707EA">
        <w:rPr>
          <w:rFonts w:ascii="Times New Roman" w:hAnsi="Times New Roman" w:hint="default"/>
        </w:rPr>
        <w:t>are regularly presented on UI, which exhibits execution process</w:t>
      </w:r>
      <w:r w:rsidR="00C707EA">
        <w:rPr>
          <w:rFonts w:ascii="Times New Roman" w:hAnsi="Times New Roman"/>
        </w:rPr>
        <w:t>es</w:t>
      </w:r>
      <w:r w:rsidRPr="00C707EA">
        <w:rPr>
          <w:rFonts w:ascii="Times New Roman" w:hAnsi="Times New Roman" w:hint="default"/>
        </w:rPr>
        <w:t xml:space="preserve"> and result</w:t>
      </w:r>
      <w:r w:rsidR="00C707EA">
        <w:rPr>
          <w:rFonts w:ascii="Times New Roman" w:hAnsi="Times New Roman"/>
        </w:rPr>
        <w:t>s</w:t>
      </w:r>
      <w:r w:rsidRPr="00C707EA">
        <w:rPr>
          <w:rFonts w:ascii="Times New Roman" w:hAnsi="Times New Roman" w:hint="default"/>
        </w:rPr>
        <w:t>. The relationship between function and UI is very tight, if we can get the UI object that interests us, we can find its corresponding function, which is referred to as “UI function”. The process of getting the programmatic UI object of our interested visual UI control object, then further getting the UI function of the programmatic UI object is usually implemented with Cycript, with the magic private method “recursiveDescription” in UIView and the undervalued public method “nextResponder” in UIResponder. In the rest of this chapter, I will explain this process by taking Mail as the example to summarize the methodology, and then apply the methodology to MobilePhoneSettings to give you a deeper impression. All the work is finished on iPhone 5</w:t>
      </w:r>
      <w:r w:rsidRPr="00C707EA">
        <w:rPr>
          <w:rFonts w:ascii="Times New Roman" w:hAnsi="Times New Roman" w:hint="default"/>
          <w:lang w:val="zh-TW" w:eastAsia="zh-TW"/>
        </w:rPr>
        <w:t xml:space="preserve">, </w:t>
      </w:r>
      <w:r w:rsidRPr="00C707EA">
        <w:rPr>
          <w:rFonts w:ascii="Times New Roman" w:hAnsi="Times New Roman" w:hint="default"/>
        </w:rPr>
        <w:t>iOS 8.1.</w:t>
      </w:r>
    </w:p>
    <w:p w14:paraId="11B61BC8" w14:textId="7A650769" w:rsidR="00256BF3" w:rsidRPr="00A130D6" w:rsidRDefault="00256BF3" w:rsidP="00601BC4">
      <w:pPr>
        <w:pStyle w:val="Heading3"/>
        <w:numPr>
          <w:ilvl w:val="0"/>
          <w:numId w:val="34"/>
        </w:numPr>
        <w:ind w:left="380" w:hanging="380"/>
        <w:rPr>
          <w:rFonts w:eastAsia="SimHei"/>
          <w:lang w:val="zh-TW" w:eastAsia="zh-TW"/>
        </w:rPr>
      </w:pPr>
      <w:r w:rsidRPr="00A130D6">
        <w:rPr>
          <w:rFonts w:eastAsia="SimHei"/>
          <w:lang w:val="zh-TW" w:eastAsia="zh-TW"/>
        </w:rPr>
        <w:t>Inject Cycript into Mail</w:t>
      </w:r>
    </w:p>
    <w:p w14:paraId="4EAB5186" w14:textId="77777777" w:rsidR="00256BF3" w:rsidRPr="00A130D6" w:rsidRDefault="00256BF3" w:rsidP="00256BF3">
      <w:pPr>
        <w:rPr>
          <w:rFonts w:ascii="Times New Roman" w:hAnsi="Times New Roman" w:hint="default"/>
        </w:rPr>
      </w:pPr>
      <w:r w:rsidRPr="00A130D6">
        <w:rPr>
          <w:rFonts w:ascii="Times New Roman" w:hAnsi="Times New Roman" w:hint="default"/>
        </w:rPr>
        <w:t>Firstly use the skill mentioned in section “dumpdecrypted” to locate the process name of Mail, and inject with Cycript:</w:t>
      </w:r>
    </w:p>
    <w:p w14:paraId="1D6352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 | grep /Applications</w:t>
      </w:r>
    </w:p>
    <w:p w14:paraId="06565F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363 ??         0:06.94 /Applications/MobileMail.app/MobileMail</w:t>
      </w:r>
    </w:p>
    <w:p w14:paraId="3A884E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596 ??         0:01.50 /Applications/MessagesNotificationViewService.app/MessagesNotificationViewService</w:t>
      </w:r>
    </w:p>
    <w:p w14:paraId="1A4614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623 ??         0:08.50 /Applications/InCallService.app/InCallService</w:t>
      </w:r>
    </w:p>
    <w:p w14:paraId="0D7C37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713 ttys000    0:00.01 grep /Applications</w:t>
      </w:r>
    </w:p>
    <w:p w14:paraId="716AF2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MobileMail</w:t>
      </w:r>
    </w:p>
    <w:p w14:paraId="203CF7EE" w14:textId="5E56DADB" w:rsidR="00256BF3" w:rsidRPr="00A130D6" w:rsidRDefault="00256BF3" w:rsidP="00601BC4">
      <w:pPr>
        <w:pStyle w:val="Heading3"/>
        <w:numPr>
          <w:ilvl w:val="0"/>
          <w:numId w:val="34"/>
        </w:numPr>
        <w:ind w:left="380" w:hanging="380"/>
        <w:rPr>
          <w:rFonts w:eastAsia="SimHei"/>
          <w:lang w:val="zh-TW" w:eastAsia="zh-TW"/>
        </w:rPr>
      </w:pPr>
      <w:r w:rsidRPr="00A130D6">
        <w:rPr>
          <w:rFonts w:eastAsia="SimHei"/>
          <w:lang w:val="zh-TW" w:eastAsia="zh-TW"/>
        </w:rPr>
        <w:t xml:space="preserve">Examine the view hierarchy of </w:t>
      </w:r>
      <w:r w:rsidRPr="00A130D6">
        <w:rPr>
          <w:rFonts w:eastAsia="SimHei"/>
          <w:lang w:val="zh-TW" w:eastAsia="zh-TW"/>
        </w:rPr>
        <w:t>“</w:t>
      </w:r>
      <w:r w:rsidRPr="00A130D6">
        <w:rPr>
          <w:rFonts w:eastAsia="SimHei"/>
          <w:lang w:val="zh-TW" w:eastAsia="zh-TW"/>
        </w:rPr>
        <w:t>Mailboxes</w:t>
      </w:r>
      <w:r w:rsidRPr="00A130D6">
        <w:rPr>
          <w:rFonts w:eastAsia="SimHei"/>
          <w:lang w:val="zh-TW" w:eastAsia="zh-TW"/>
        </w:rPr>
        <w:t>”</w:t>
      </w:r>
      <w:r w:rsidRPr="00A130D6">
        <w:rPr>
          <w:rFonts w:eastAsia="SimHei"/>
          <w:lang w:val="zh-TW" w:eastAsia="zh-TW"/>
        </w:rPr>
        <w:t xml:space="preserve"> view, and locate </w:t>
      </w:r>
      <w:r w:rsidRPr="00A130D6">
        <w:rPr>
          <w:rFonts w:eastAsia="SimHei"/>
          <w:lang w:val="zh-TW" w:eastAsia="zh-TW"/>
        </w:rPr>
        <w:t>“</w:t>
      </w:r>
      <w:r w:rsidRPr="00A130D6">
        <w:rPr>
          <w:rFonts w:eastAsia="SimHei"/>
          <w:lang w:val="zh-TW" w:eastAsia="zh-TW"/>
        </w:rPr>
        <w:t>compose</w:t>
      </w:r>
      <w:r w:rsidRPr="00A130D6">
        <w:rPr>
          <w:rFonts w:eastAsia="SimHei"/>
          <w:lang w:val="zh-TW" w:eastAsia="zh-TW"/>
        </w:rPr>
        <w:t>”</w:t>
      </w:r>
      <w:r w:rsidRPr="00A130D6">
        <w:rPr>
          <w:rFonts w:eastAsia="SimHei"/>
          <w:lang w:val="zh-TW" w:eastAsia="zh-TW"/>
        </w:rPr>
        <w:t xml:space="preserve"> button</w:t>
      </w:r>
    </w:p>
    <w:p w14:paraId="453F5B8F" w14:textId="09529D0F" w:rsidR="00256BF3" w:rsidRPr="00A130D6" w:rsidRDefault="00256BF3" w:rsidP="00256BF3">
      <w:pPr>
        <w:rPr>
          <w:rFonts w:ascii="Times New Roman" w:hAnsi="Times New Roman" w:hint="default"/>
        </w:rPr>
      </w:pPr>
      <w:r w:rsidRPr="00A130D6">
        <w:rPr>
          <w:rFonts w:ascii="Times New Roman" w:hAnsi="Times New Roman" w:hint="default"/>
        </w:rPr>
        <w:t xml:space="preserve">The private method [UIView recursiveDescription] returns the view hierarchy of UIView. Normally, the current view </w:t>
      </w:r>
      <w:r w:rsidR="008700F2">
        <w:rPr>
          <w:rFonts w:ascii="Times New Roman" w:hAnsi="Times New Roman"/>
        </w:rPr>
        <w:t xml:space="preserve">is </w:t>
      </w:r>
      <w:r w:rsidRPr="00A130D6">
        <w:rPr>
          <w:rFonts w:ascii="Times New Roman" w:hAnsi="Times New Roman" w:hint="default"/>
        </w:rPr>
        <w:t>consists of at least one UIWindow object, and UIWindow inherits from UIView, so we can use this private method to examine the view hierarchy of current view. Its usage follows this pattern:</w:t>
      </w:r>
    </w:p>
    <w:p w14:paraId="2AA846D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?expand</w:t>
      </w:r>
    </w:p>
    <w:p w14:paraId="14B210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expand == true</w:t>
      </w:r>
    </w:p>
    <w:p w14:paraId="7144025B" w14:textId="77777777" w:rsidR="00256BF3" w:rsidRPr="00A130D6" w:rsidRDefault="00256BF3" w:rsidP="00256BF3">
      <w:pPr>
        <w:rPr>
          <w:rFonts w:ascii="Times New Roman" w:hAnsi="Times New Roman" w:hint="default"/>
        </w:rPr>
      </w:pPr>
      <w:r w:rsidRPr="00A130D6">
        <w:rPr>
          <w:rFonts w:ascii="Times New Roman" w:hAnsi="Times New Roman" w:hint="default"/>
        </w:rPr>
        <w:t>First of all, execute “?expand” in Cycript to turn on “expand”, so that Cycript will translate control characters such as “\n” to corresponding formats and give the output a better readability.</w:t>
      </w:r>
    </w:p>
    <w:p w14:paraId="591B3E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keyWindow] recursiveDescription]</w:t>
      </w:r>
    </w:p>
    <w:p w14:paraId="437B80D0" w14:textId="77777777" w:rsidR="00256BF3" w:rsidRPr="00A130D6" w:rsidRDefault="00256BF3" w:rsidP="00256BF3">
      <w:pPr>
        <w:rPr>
          <w:rFonts w:ascii="Times New Roman" w:hAnsi="Times New Roman" w:hint="default"/>
        </w:rPr>
      </w:pPr>
      <w:r w:rsidRPr="00A130D6">
        <w:rPr>
          <w:rFonts w:ascii="Times New Roman" w:hAnsi="Times New Roman" w:hint="default"/>
        </w:rPr>
        <w:t>UIApp is the abbreviation of [UIApplication sharedApplication], they’re equivalent. Calling the above method will print out view hierarchy of keyWindow, and output like this:</w:t>
      </w:r>
    </w:p>
    <w:p w14:paraId="7409952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0x14587a70; frame = (0 0; 320 568); gestureRecognizers = &lt;NSArray: 0x147166b0&gt;; layer = &lt;UIWindowLayer: 0x14587e30&gt;&gt;</w:t>
      </w:r>
    </w:p>
    <w:p w14:paraId="2EAB36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&lt;UIView: 0x146e6180; frame = (0 0; 320 568); autoresize = W+H; gestureRecognizers = &lt;NSArray: 0x146e98d0&gt;; layer = &lt;CALayer: 0x146e61f0&gt;&gt;</w:t>
      </w:r>
    </w:p>
    <w:p w14:paraId="796732C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&lt;UIView: 0x146e5f60; frame = (0 0; 320 568); layer = &lt;CALayer: 0x1460ec40&gt;&gt;</w:t>
      </w:r>
    </w:p>
    <w:p w14:paraId="0714193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&lt;_MFActorItemView: 0x14506a30; frame = (0 0; 320 568); layer = &lt;CALayer: 0x14506c10&gt;&gt;</w:t>
      </w:r>
    </w:p>
    <w:p w14:paraId="291754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&lt;UIView: 0x145074b0; frame = (-0.5 -0.5; 321 569); alpha = 0; layer = &lt;CALayer: 0x14507520&gt;&gt;</w:t>
      </w:r>
    </w:p>
    <w:p w14:paraId="7F0EBB7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&lt;_MFActorSnapshotView: 0x14506f70; baseClass = UISnapshotView; frame = (0 0; 320 568); clipsToBounds = YES; hidden = YES; layer = &lt;CALayer: 0x145071c0&gt;&gt;</w:t>
      </w:r>
    </w:p>
    <w:p w14:paraId="733A338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1AD762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&lt;MFTiltedTabView: 0x146e1af0; frame = (0 0; 320 568); userInteractionEnabled = NO; gestureRecognizers = &lt;NSArray: 0x146f2dd0&gt;; layer = &lt;CALayer: 0x146e1d50&gt;&gt;</w:t>
      </w:r>
    </w:p>
    <w:p w14:paraId="53DEA2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&lt;UIScrollView: 0x146bfa90; frame = (0 0; 320 568); gestureRecognizers = &lt;NSArray: 0x146e1e90&gt;; layer = &lt;CALayer: 0x146c8740&gt;; contentOffset: {0, 0}; contentSize: {320, 77.5}&gt;</w:t>
      </w:r>
    </w:p>
    <w:p w14:paraId="1F0A2B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&lt;_TabGradientView: 0x146e7010; frame = (-320 -508; 960 568); alpha = 0; userInteractionEnabled = NO; layer = &lt;CAGradientLayer: 0x146e7d80&gt;&gt;</w:t>
      </w:r>
    </w:p>
    <w:p w14:paraId="642F04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&lt;UIView: 0x146e29c0; frame = (-10000 568; 10320 10000); layer = &lt;CALayer: 0x146e2a30&gt;&gt;"</w:t>
      </w:r>
    </w:p>
    <w:p w14:paraId="2618D6A5" w14:textId="77777777" w:rsidR="00256BF3" w:rsidRPr="00A130D6" w:rsidRDefault="00256BF3" w:rsidP="00256BF3">
      <w:pPr>
        <w:rPr>
          <w:rFonts w:ascii="Times New Roman" w:hAnsi="Times New Roman" w:hint="default"/>
        </w:rPr>
      </w:pPr>
      <w:r w:rsidRPr="00A130D6">
        <w:rPr>
          <w:rFonts w:ascii="Times New Roman" w:hAnsi="Times New Roman" w:hint="default"/>
        </w:rPr>
        <w:t>Description of every subview and sub-subview of keyWindow will be completely presented in &lt;……&gt;, including their memory addresses, frames and so on. The indentation spaces reflect the relationship between views. Views on the same level will have same indentation spaces, such as UIScrollView, _TabGradientView and UIView at the bottom; and less indented views are the superviews of more indented views, for example, UIScrollView, _TabGradientView, and UIView are subviews of MFTiltedTabView. By using “#” in Cycript, we can get any view object in keyWindow like this:</w:t>
      </w:r>
    </w:p>
    <w:p w14:paraId="21EF2D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tabView = #0x146e1af0</w:t>
      </w:r>
    </w:p>
    <w:p w14:paraId="6FAC36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#"&lt;MFTiltedTabView: 0x146e1af0; frame = (0 0; 320 568); userInteractionEnabled = NO; gestureRecognizers = &lt;NSArray: 0x146f2dd0&gt;; layer = &lt;CALayer: 0x146e1d50&gt;&gt;"</w:t>
      </w:r>
    </w:p>
    <w:p w14:paraId="7CB5D209" w14:textId="77777777" w:rsidR="00256BF3" w:rsidRPr="00A130D6" w:rsidRDefault="00256BF3" w:rsidP="00256BF3">
      <w:pPr>
        <w:rPr>
          <w:rFonts w:ascii="Times New Roman" w:hAnsi="Times New Roman" w:hint="default"/>
        </w:rPr>
      </w:pPr>
      <w:r w:rsidRPr="00A130D6">
        <w:rPr>
          <w:rFonts w:ascii="Times New Roman" w:hAnsi="Times New Roman" w:hint="default"/>
        </w:rPr>
        <w:t>Of course, through other methods of UIApplication and UIView, it is also feasible to get views we are interested in, for example:</w:t>
      </w:r>
    </w:p>
    <w:p w14:paraId="66478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windows]</w:t>
      </w:r>
    </w:p>
    <w:p w14:paraId="620CF0A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0x14587a70; frame = (0 0; 320 568); gestureRecognizers = &lt;NSArray: 0x147166b0&gt;; layer = &lt;UIWindowLayer: 0x14587e30&gt;&gt;",#"&lt;UITextEffectsWindow: 0x15850570; frame = (0 0; 320 568); opaque = NO; gestureRecognizers = &lt;NSArray: 0x147503e0&gt;; layer = &lt;UIWindowLayer: 0x1474ff10&gt;&gt;"]</w:t>
      </w:r>
    </w:p>
    <w:p w14:paraId="4C39FD55" w14:textId="77777777" w:rsidR="00256BF3" w:rsidRPr="00A130D6" w:rsidRDefault="00256BF3" w:rsidP="00256BF3">
      <w:pPr>
        <w:rPr>
          <w:rFonts w:ascii="Times New Roman" w:hAnsi="Times New Roman" w:hint="default"/>
        </w:rPr>
      </w:pPr>
      <w:r w:rsidRPr="00A130D6">
        <w:rPr>
          <w:rFonts w:ascii="Times New Roman" w:hAnsi="Times New Roman" w:hint="default"/>
        </w:rPr>
        <w:t>The above code can get all windows of this App:</w:t>
      </w:r>
    </w:p>
    <w:p w14:paraId="67B894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[#0x146e1af0 subviews]</w:t>
      </w:r>
    </w:p>
    <w:p w14:paraId="2F3043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@[#"&lt;UIScrollView: 0x146bfa90; frame = (0 0; 320 568); gestureRecognizers = &lt;NSArray: 0x146e1e90&gt;; layer = &lt;CALayer: 0x146c8740&gt;; contentOffset: {0, 0}; contentSize: {320, 77.5}&gt;",#"&lt;_TabGradientView: 0x146e7010; frame = (-320 -508; 960 568); alpha = 0; userInteractionEnabled = NO; layer = &lt;CAGradientLayer: 0x146e7d80&gt;&gt;",#"&lt;UIView: 0x146e29c0; frame = (-10000 568; 10320 10000); layer = &lt;CALayer: 0x146e2a30&gt;&gt;"]</w:t>
      </w:r>
    </w:p>
    <w:p w14:paraId="698DE7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[#0x146e29c0 superview]</w:t>
      </w:r>
    </w:p>
    <w:p w14:paraId="03FB83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#"&lt;MFTiltedTabView: 0x146e1af0; frame = (0 0; 320 568); userInteractionEnabled = NO; gestureRecognizers = &lt;NSArray: 0x146f2dd0&gt;; layer = &lt;CALayer: 0x146e1d50&gt;&gt;"</w:t>
      </w:r>
    </w:p>
    <w:p w14:paraId="6044C30E" w14:textId="77777777" w:rsidR="00256BF3" w:rsidRPr="00A130D6" w:rsidRDefault="00256BF3" w:rsidP="00256BF3">
      <w:pPr>
        <w:rPr>
          <w:rFonts w:ascii="Times New Roman" w:hAnsi="Times New Roman" w:hint="default"/>
        </w:rPr>
      </w:pPr>
      <w:r w:rsidRPr="00A130D6">
        <w:rPr>
          <w:rFonts w:ascii="Times New Roman" w:hAnsi="Times New Roman" w:hint="default"/>
        </w:rPr>
        <w:t>The above code can get subviews and superviews. In a word, we can get any view objects that are visible on UI by combining the above methods, which lays the foundation for our next steps.</w:t>
      </w:r>
    </w:p>
    <w:p w14:paraId="03B13EE5" w14:textId="0609A211" w:rsidR="00256BF3" w:rsidRPr="00A130D6" w:rsidRDefault="00256BF3" w:rsidP="00256BF3">
      <w:pPr>
        <w:rPr>
          <w:rFonts w:ascii="Times New Roman" w:hAnsi="Times New Roman" w:hint="default"/>
        </w:rPr>
      </w:pPr>
      <w:r w:rsidRPr="00A130D6">
        <w:rPr>
          <w:rFonts w:ascii="Times New Roman" w:hAnsi="Times New Roman" w:hint="default"/>
        </w:rPr>
        <w:t xml:space="preserve">In order to locate “compose” button, we need to find out the corresponding control object. To accomplish this, the regular approach is to examine control objects one by one. For views like &lt;UIView: viewAddress; …&gt;, we call [#viewAddress setHidden:YES] for everyone of them, and the disappeared control object is the matching one. Of course, some tricks could accelerate the examination; because on the left side of this button there’re two lines of sentences, we can infer that the button shares the same superview with this two sentences; if we can find out </w:t>
      </w:r>
      <w:r w:rsidR="00A130D6">
        <w:rPr>
          <w:rFonts w:ascii="Times New Roman" w:hAnsi="Times New Roman"/>
        </w:rPr>
        <w:t>the</w:t>
      </w:r>
      <w:r w:rsidRPr="00A130D6">
        <w:rPr>
          <w:rFonts w:ascii="Times New Roman" w:hAnsi="Times New Roman" w:hint="default"/>
        </w:rPr>
        <w:t xml:space="preserve"> superview, the rest of work is only examining subviews of this superview, </w:t>
      </w:r>
      <w:r w:rsidR="00A130D6">
        <w:rPr>
          <w:rFonts w:ascii="Times New Roman" w:hAnsi="Times New Roman"/>
        </w:rPr>
        <w:t xml:space="preserve">hence </w:t>
      </w:r>
      <w:r w:rsidRPr="00A130D6">
        <w:rPr>
          <w:rFonts w:ascii="Times New Roman" w:hAnsi="Times New Roman" w:hint="default"/>
        </w:rPr>
        <w:t>reduc</w:t>
      </w:r>
      <w:r w:rsidR="00A130D6">
        <w:rPr>
          <w:rFonts w:ascii="Times New Roman" w:hAnsi="Times New Roman"/>
        </w:rPr>
        <w:t>e</w:t>
      </w:r>
      <w:r w:rsidRPr="00A130D6">
        <w:rPr>
          <w:rFonts w:ascii="Times New Roman" w:hAnsi="Times New Roman" w:hint="default"/>
        </w:rPr>
        <w:t xml:space="preserve"> our work burden. Commonly, texts will be printed in description, so we can directly search “3 Unsent Messages” in recursiveDescription:</w:t>
      </w:r>
    </w:p>
    <w:p w14:paraId="41C694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&lt;MailStatusUpdateView: 0x146e6060; frame = (0 0; 182 44); opaque = NO; autoresize = W+H; layer = &lt;CALayer: 0x146c8840&gt;&gt;</w:t>
      </w:r>
    </w:p>
    <w:p w14:paraId="7A3563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0x14609610; frame = (40 21.5; 102 13.5); text = '3 Unsent Messages'; opaque = NO; userInteractionEnabled = NO; layer = &lt;_UILabelLayer: 0x146097f0&gt;&gt;</w:t>
      </w:r>
    </w:p>
    <w:p w14:paraId="33C8F33F" w14:textId="2919CA87" w:rsidR="00256BF3" w:rsidRPr="00A130D6" w:rsidRDefault="00256BF3" w:rsidP="00256BF3">
      <w:pPr>
        <w:rPr>
          <w:rFonts w:ascii="Times New Roman" w:hAnsi="Times New Roman" w:hint="default"/>
        </w:rPr>
      </w:pPr>
      <w:r w:rsidRPr="00A130D6">
        <w:rPr>
          <w:rFonts w:ascii="Times New Roman" w:hAnsi="Times New Roman" w:hint="default"/>
        </w:rPr>
        <w:t xml:space="preserve">Thereby, we get its superview, </w:t>
      </w:r>
      <w:r w:rsidR="00A130D6">
        <w:rPr>
          <w:rFonts w:ascii="Times New Roman" w:hAnsi="Times New Roman"/>
        </w:rPr>
        <w:t>i.e.</w:t>
      </w:r>
      <w:r w:rsidRPr="00A130D6">
        <w:rPr>
          <w:rFonts w:ascii="Times New Roman" w:hAnsi="Times New Roman" w:hint="default"/>
        </w:rPr>
        <w:t xml:space="preserve"> MailStatusUpdateView. If the button is a subview of MailStatusUpdateView, then when we call [MailStatusUpdateView setHidden:YES], the button would disappear. Let’s try it out:</w:t>
      </w:r>
    </w:p>
    <w:p w14:paraId="3F2897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[#0x146e6060 setHidden:YES]</w:t>
      </w:r>
    </w:p>
    <w:p w14:paraId="320C612B" w14:textId="77777777" w:rsidR="00256BF3" w:rsidRPr="00A130D6" w:rsidRDefault="00256BF3" w:rsidP="00256BF3">
      <w:pPr>
        <w:rPr>
          <w:rFonts w:ascii="Times New Roman" w:hAnsi="Times New Roman" w:hint="default"/>
        </w:rPr>
      </w:pPr>
      <w:r w:rsidRPr="00A130D6">
        <w:rPr>
          <w:rFonts w:ascii="Times New Roman" w:hAnsi="Times New Roman" w:hint="default"/>
        </w:rPr>
        <w:t>However, only the sentences are hidden, the button remains visible, as shown in figure 6-12:</w:t>
      </w:r>
    </w:p>
    <w:p w14:paraId="1FF87475" w14:textId="77777777" w:rsidR="00256BF3" w:rsidRDefault="00256BF3" w:rsidP="00256BF3">
      <w:pPr>
        <w:keepNext/>
        <w:ind w:firstLine="0"/>
        <w:jc w:val="center"/>
        <w:rPr>
          <w:rFonts w:hint="default"/>
        </w:rPr>
      </w:pPr>
      <w:r>
        <w:rPr>
          <w:noProof/>
          <w:lang w:eastAsia="en-US"/>
        </w:rPr>
        <w:drawing>
          <wp:inline distT="0" distB="0" distL="0" distR="0" wp14:anchorId="4414FF50" wp14:editId="74937C26">
            <wp:extent cx="2040128" cy="3635655"/>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27" name="6-12.png"/>
                    <pic:cNvPicPr/>
                  </pic:nvPicPr>
                  <pic:blipFill>
                    <a:blip r:embed="rId21">
                      <a:extLst/>
                    </a:blip>
                    <a:stretch>
                      <a:fillRect/>
                    </a:stretch>
                  </pic:blipFill>
                  <pic:spPr>
                    <a:xfrm>
                      <a:off x="0" y="0"/>
                      <a:ext cx="2040128" cy="3635655"/>
                    </a:xfrm>
                    <a:prstGeom prst="rect">
                      <a:avLst/>
                    </a:prstGeom>
                    <a:ln w="12700" cap="flat">
                      <a:noFill/>
                      <a:miter lim="400000"/>
                    </a:ln>
                    <a:effectLst/>
                  </pic:spPr>
                </pic:pic>
              </a:graphicData>
            </a:graphic>
          </wp:inline>
        </w:drawing>
      </w:r>
    </w:p>
    <w:p w14:paraId="07505EB8"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6-12 Two lines of sentences are hidden</w:t>
      </w:r>
    </w:p>
    <w:p w14:paraId="29229183" w14:textId="77777777" w:rsidR="00256BF3" w:rsidRPr="00A130D6" w:rsidRDefault="00256BF3" w:rsidP="00256BF3">
      <w:pPr>
        <w:rPr>
          <w:rFonts w:ascii="Times New Roman" w:hAnsi="Times New Roman" w:hint="default"/>
        </w:rPr>
      </w:pPr>
      <w:r w:rsidRPr="00A130D6">
        <w:rPr>
          <w:rFonts w:ascii="Times New Roman" w:hAnsi="Times New Roman" w:hint="default"/>
        </w:rPr>
        <w:t>This indicates that the level of MailStatusUpdateView is lower than or equal to the button, right? So, next let’s check the superview of MailStatusUpdateView. From recursiveDescription, we realize that its superview is MailStatusBarView:</w:t>
      </w:r>
    </w:p>
    <w:p w14:paraId="2E352A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48A1D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&lt;MailStatusUpdateView: 0x146e6060; frame = (0 0; 182 44); opaque = NO; autoresize = W+H; layer = &lt;CALayer: 0x146c8840&gt;&gt;</w:t>
      </w:r>
    </w:p>
    <w:p w14:paraId="0E9E7A9E" w14:textId="5D7B5B9B" w:rsidR="00256BF3" w:rsidRPr="00A130D6" w:rsidRDefault="00256BF3" w:rsidP="00256BF3">
      <w:pPr>
        <w:rPr>
          <w:rFonts w:ascii="Times New Roman" w:hAnsi="Times New Roman" w:hint="default"/>
        </w:rPr>
      </w:pPr>
      <w:r w:rsidRPr="00A130D6">
        <w:rPr>
          <w:rFonts w:ascii="Times New Roman" w:hAnsi="Times New Roman" w:hint="default"/>
        </w:rPr>
        <w:t>Try to hide it and see if the button disappear</w:t>
      </w:r>
      <w:r w:rsidR="00A130D6">
        <w:rPr>
          <w:rFonts w:ascii="Times New Roman" w:hAnsi="Times New Roman"/>
        </w:rPr>
        <w:t>s</w:t>
      </w:r>
      <w:r w:rsidRPr="00A130D6">
        <w:rPr>
          <w:rFonts w:ascii="Times New Roman" w:hAnsi="Times New Roman" w:hint="default"/>
        </w:rPr>
        <w:t>:</w:t>
      </w:r>
    </w:p>
    <w:p w14:paraId="70D2C3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[#0x146e6060 setHidden:NO]</w:t>
      </w:r>
    </w:p>
    <w:p w14:paraId="609D87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[#0x146c4110 setHidden:YES]</w:t>
      </w:r>
    </w:p>
    <w:p w14:paraId="28B282E4" w14:textId="77777777" w:rsidR="00256BF3" w:rsidRPr="00A130D6" w:rsidRDefault="00256BF3" w:rsidP="00256BF3">
      <w:pPr>
        <w:rPr>
          <w:rFonts w:ascii="Times New Roman" w:hAnsi="Times New Roman" w:hint="default"/>
        </w:rPr>
      </w:pPr>
      <w:r w:rsidRPr="00A130D6">
        <w:rPr>
          <w:rFonts w:ascii="Times New Roman" w:hAnsi="Times New Roman" w:hint="default"/>
        </w:rPr>
        <w:t>It’s disappointing; two sentences are hidden but not the button, which means that the level of MailStatusBarView is still not high enough, let’s keep looking for its superview, i.e. UIToolBar:</w:t>
      </w:r>
    </w:p>
    <w:p w14:paraId="635424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&lt;UIToolbar: 0x146f62a0; frame = (0 524; 320 44); opaque = NO; autoresize = W+TM; layer = &lt;CALayer: 0x146f6420&gt;&gt;</w:t>
      </w:r>
    </w:p>
    <w:p w14:paraId="2E1824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&lt;_UIToolbarBackground: 0x14607ed0; frame = (0 0; 320 44); autoresize = W; userInteractionEnabled = NO; layer = &lt;CALayer: 0x14607d40&gt;&gt;</w:t>
      </w:r>
    </w:p>
    <w:p w14:paraId="6F34B5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&lt;_UIBackdropView: 0x15829590; frame = (0 0; 320 44); opaque = NO; autoresize = W+H; userInteractionEnabled = NO; layer = &lt;_UIBackdropViewLayer: 0x158297e0&gt;&gt;</w:t>
      </w:r>
    </w:p>
    <w:p w14:paraId="542D473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&lt;_UIBackdropEffectView: 0x14509020; frame = (0 0; 320 44); clipsToBounds = YES; opaque = NO; autoresize = W+H; userInteractionEnabled = NO; layer = &lt;CABackdropLayer: 0x145a68d0&gt;&gt;</w:t>
      </w:r>
    </w:p>
    <w:p w14:paraId="6810DE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&lt;UIView: 0x147335c0; frame = (0 0; 320 44); hidden = YES; opaque = NO; autoresize = W+H; userInteractionEnabled = NO; layer = &lt;CALayer: 0x145f3ab0&gt;&gt;</w:t>
      </w:r>
    </w:p>
    <w:p w14:paraId="6A2FA5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&lt;UIImageView: 0x14725730; frame = (0 -0.5; 320 0.5); autoresize = W+BM; userInteractionEnabled = NO; layer = &lt;CALayer: 0x1472be40&gt;&gt;</w:t>
      </w:r>
    </w:p>
    <w:p w14:paraId="40ECE1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3C84AB84" w14:textId="77777777" w:rsidR="00256BF3" w:rsidRPr="00A130D6" w:rsidRDefault="00256BF3" w:rsidP="00256BF3">
      <w:pPr>
        <w:rPr>
          <w:rFonts w:ascii="Times New Roman" w:hAnsi="Times New Roman" w:hint="default"/>
        </w:rPr>
      </w:pPr>
      <w:r w:rsidRPr="00A130D6">
        <w:rPr>
          <w:rFonts w:ascii="Times New Roman" w:hAnsi="Times New Roman" w:hint="default"/>
        </w:rPr>
        <w:t>Let’s repeat the operation to hide UIToolBar:</w:t>
      </w:r>
    </w:p>
    <w:p w14:paraId="48B4B2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[#0x146c4110 setHidden:NO]</w:t>
      </w:r>
    </w:p>
    <w:p w14:paraId="5735B5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[#0x146f62a0 setHidden:YES]</w:t>
      </w:r>
    </w:p>
    <w:p w14:paraId="744D613D" w14:textId="77777777" w:rsidR="00256BF3" w:rsidRPr="00A130D6" w:rsidRDefault="00256BF3" w:rsidP="00256BF3">
      <w:pPr>
        <w:rPr>
          <w:rFonts w:ascii="Times New Roman" w:hAnsi="Times New Roman" w:hint="default"/>
        </w:rPr>
      </w:pPr>
      <w:r w:rsidRPr="00A130D6">
        <w:rPr>
          <w:rFonts w:ascii="Times New Roman" w:hAnsi="Times New Roman" w:hint="default"/>
        </w:rPr>
        <w:t>The effect is shown in figure 6-13:</w:t>
      </w:r>
    </w:p>
    <w:p w14:paraId="579860B0" w14:textId="77777777" w:rsidR="00256BF3" w:rsidRDefault="00256BF3" w:rsidP="00256BF3">
      <w:pPr>
        <w:keepNext/>
        <w:ind w:firstLine="0"/>
        <w:jc w:val="center"/>
        <w:rPr>
          <w:rFonts w:hint="default"/>
        </w:rPr>
      </w:pPr>
      <w:r>
        <w:rPr>
          <w:noProof/>
          <w:lang w:eastAsia="en-US"/>
        </w:rPr>
        <w:drawing>
          <wp:inline distT="0" distB="0" distL="0" distR="0" wp14:anchorId="590EA0B5" wp14:editId="213836F8">
            <wp:extent cx="2040128" cy="3635655"/>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28" name="6-13.png"/>
                    <pic:cNvPicPr/>
                  </pic:nvPicPr>
                  <pic:blipFill>
                    <a:blip r:embed="rId22">
                      <a:extLst/>
                    </a:blip>
                    <a:stretch>
                      <a:fillRect/>
                    </a:stretch>
                  </pic:blipFill>
                  <pic:spPr>
                    <a:xfrm>
                      <a:off x="0" y="0"/>
                      <a:ext cx="2040128" cy="3635655"/>
                    </a:xfrm>
                    <a:prstGeom prst="rect">
                      <a:avLst/>
                    </a:prstGeom>
                    <a:ln w="12700" cap="flat">
                      <a:noFill/>
                      <a:miter lim="400000"/>
                    </a:ln>
                    <a:effectLst/>
                  </pic:spPr>
                </pic:pic>
              </a:graphicData>
            </a:graphic>
          </wp:inline>
        </w:drawing>
      </w:r>
    </w:p>
    <w:p w14:paraId="3149AE9F"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6-13 UIToolBar is hidden</w:t>
      </w:r>
    </w:p>
    <w:p w14:paraId="4FF944B5" w14:textId="77777777" w:rsidR="00256BF3" w:rsidRPr="00A130D6" w:rsidRDefault="00256BF3" w:rsidP="00256BF3">
      <w:pPr>
        <w:rPr>
          <w:rFonts w:ascii="Times New Roman" w:hAnsi="Times New Roman" w:hint="default"/>
        </w:rPr>
      </w:pPr>
      <w:r w:rsidRPr="00A130D6">
        <w:rPr>
          <w:rFonts w:ascii="Times New Roman" w:hAnsi="Times New Roman" w:hint="default"/>
        </w:rPr>
        <w:t>This time, the button is hidden, which means the button is a subview of UIToolBar. Look for keyword “button” in subviews of UIToolBar, and we can easily locate UIToolbarButton:</w:t>
      </w:r>
    </w:p>
    <w:p w14:paraId="28CDB8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&lt;MailStatusBarView: 0x146c4110; frame = (69 0; 182 44); opaque = NO; autoresize = BM; layer = &lt;CALayer: 0x146f9f90&gt;&gt;</w:t>
      </w:r>
    </w:p>
    <w:p w14:paraId="7732DE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&lt;MailStatusUpdateView: 0x146e6060; frame = (0 0; 182 44); opaque = NO; autoresize = W+H; layer = &lt;CALayer: 0x146c8840&gt;&gt;</w:t>
      </w:r>
    </w:p>
    <w:p w14:paraId="759849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0x14609610; frame = (40 21.5; 102 13.5); text = '3 Unsent Messages'; opaque = NO; userInteractionEnabled = NO; layer = &lt;_UILabelLayer: 0x146097f0&gt;&gt;</w:t>
      </w:r>
    </w:p>
    <w:p w14:paraId="6E36BD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&lt;UILabel: 0x145f3020; frame = (43 8; 96.5 13.5); text = 'Updated Just Now'; opaque = NO; userInteractionEnabled = NO; layer = &lt;_UILabelLayer: 0x145f2e50&gt;&gt;</w:t>
      </w:r>
    </w:p>
    <w:p w14:paraId="4516925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&lt;UIToolbarButton: 0x14798410; frame = (285 0; 23 44); opaque = NO; gestureRecognizers = &lt;NSArray: 0x14799510&gt;; layer = &lt;CALayer: 0x14798510&gt;&gt;</w:t>
      </w:r>
    </w:p>
    <w:p w14:paraId="2E812CEA" w14:textId="77777777" w:rsidR="00256BF3" w:rsidRPr="00A130D6" w:rsidRDefault="00256BF3" w:rsidP="00256BF3">
      <w:pPr>
        <w:rPr>
          <w:rFonts w:ascii="Times New Roman" w:hAnsi="Times New Roman" w:hint="default"/>
        </w:rPr>
      </w:pPr>
      <w:r w:rsidRPr="00A130D6">
        <w:rPr>
          <w:rFonts w:ascii="Times New Roman" w:hAnsi="Times New Roman" w:hint="default"/>
        </w:rPr>
        <w:t>Let’s see whether it is “compose” button with the following commands:</w:t>
      </w:r>
    </w:p>
    <w:p w14:paraId="2CA4DC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[#0x146f62a0 setHidden:NO]</w:t>
      </w:r>
    </w:p>
    <w:p w14:paraId="4BBD75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[#0x14798410 setHidden:YES]</w:t>
      </w:r>
    </w:p>
    <w:p w14:paraId="4740EB13" w14:textId="60763CD9" w:rsidR="00256BF3" w:rsidRPr="00A130D6" w:rsidRDefault="00256BF3" w:rsidP="00256BF3">
      <w:pPr>
        <w:rPr>
          <w:rFonts w:ascii="Times New Roman" w:hAnsi="Times New Roman" w:hint="default"/>
        </w:rPr>
      </w:pPr>
      <w:r w:rsidRPr="00A130D6">
        <w:rPr>
          <w:rFonts w:ascii="Times New Roman" w:hAnsi="Times New Roman" w:hint="default"/>
        </w:rPr>
        <w:t>The button is hidden as expected, as shown in figure 6-14:</w:t>
      </w:r>
    </w:p>
    <w:p w14:paraId="20870827" w14:textId="77777777" w:rsidR="00256BF3" w:rsidRDefault="00256BF3" w:rsidP="00256BF3">
      <w:pPr>
        <w:keepNext/>
        <w:ind w:firstLine="0"/>
        <w:jc w:val="center"/>
        <w:rPr>
          <w:rFonts w:hint="default"/>
        </w:rPr>
      </w:pPr>
      <w:r>
        <w:rPr>
          <w:noProof/>
          <w:lang w:eastAsia="en-US"/>
        </w:rPr>
        <w:drawing>
          <wp:inline distT="0" distB="0" distL="0" distR="0" wp14:anchorId="04A17B33" wp14:editId="4200025C">
            <wp:extent cx="2023873" cy="3606800"/>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29" name="6-13.png"/>
                    <pic:cNvPicPr/>
                  </pic:nvPicPr>
                  <pic:blipFill>
                    <a:blip r:embed="rId23">
                      <a:extLst/>
                    </a:blip>
                    <a:stretch>
                      <a:fillRect/>
                    </a:stretch>
                  </pic:blipFill>
                  <pic:spPr>
                    <a:xfrm>
                      <a:off x="0" y="0"/>
                      <a:ext cx="2023873" cy="3606800"/>
                    </a:xfrm>
                    <a:prstGeom prst="rect">
                      <a:avLst/>
                    </a:prstGeom>
                    <a:ln w="12700" cap="flat">
                      <a:noFill/>
                      <a:miter lim="400000"/>
                    </a:ln>
                    <a:effectLst/>
                  </pic:spPr>
                </pic:pic>
              </a:graphicData>
            </a:graphic>
          </wp:inline>
        </w:drawing>
      </w:r>
    </w:p>
    <w:p w14:paraId="6787CF0C" w14:textId="77777777" w:rsidR="00256BF3" w:rsidRPr="00A130D6" w:rsidRDefault="00256BF3" w:rsidP="00256BF3">
      <w:pPr>
        <w:jc w:val="center"/>
        <w:rPr>
          <w:rFonts w:ascii="Times New Roman" w:hAnsi="Times New Roman" w:hint="default"/>
        </w:rPr>
      </w:pPr>
      <w:r w:rsidRPr="00A130D6">
        <w:rPr>
          <w:rFonts w:ascii="Times New Roman" w:hAnsi="Times New Roman" w:hint="default"/>
        </w:rPr>
        <w:t>Figure 6-14 Button is hidden</w:t>
      </w:r>
    </w:p>
    <w:p w14:paraId="1D146D75" w14:textId="77777777" w:rsidR="00256BF3" w:rsidRPr="00A130D6" w:rsidRDefault="00256BF3" w:rsidP="00256BF3">
      <w:pPr>
        <w:rPr>
          <w:rFonts w:ascii="Times New Roman" w:hAnsi="Times New Roman" w:hint="default"/>
        </w:rPr>
      </w:pPr>
      <w:r w:rsidRPr="00A130D6">
        <w:rPr>
          <w:rFonts w:ascii="Times New Roman" w:hAnsi="Times New Roman" w:hint="default"/>
        </w:rPr>
        <w:t>Now, we have successfully located “compose” button, and its description is &lt;UIToolbarButton: 0x14798410; frame = (285 0; 23 44); opaque = NO; gestureRecognizers = &lt;NSArray: 0x14799510&gt;; layer = &lt;CALayer: 0x14798510&gt;&gt;. Next, we need to find out its UI function.</w:t>
      </w:r>
    </w:p>
    <w:p w14:paraId="3010603C" w14:textId="4516F094" w:rsidR="00256BF3" w:rsidRPr="0082522B" w:rsidRDefault="00256BF3" w:rsidP="00601BC4">
      <w:pPr>
        <w:pStyle w:val="Heading3"/>
        <w:numPr>
          <w:ilvl w:val="0"/>
          <w:numId w:val="34"/>
        </w:numPr>
        <w:ind w:left="380" w:hanging="380"/>
        <w:rPr>
          <w:rFonts w:eastAsia="SimHei"/>
          <w:lang w:val="zh-TW" w:eastAsia="zh-TW"/>
        </w:rPr>
      </w:pPr>
      <w:r w:rsidRPr="0082522B">
        <w:rPr>
          <w:rFonts w:eastAsia="SimHei"/>
          <w:lang w:val="zh-TW" w:eastAsia="zh-TW"/>
        </w:rPr>
        <w:t xml:space="preserve">Find out UI function of </w:t>
      </w:r>
      <w:r w:rsidRPr="0082522B">
        <w:rPr>
          <w:rFonts w:eastAsia="SimHei"/>
          <w:lang w:val="zh-TW" w:eastAsia="zh-TW"/>
        </w:rPr>
        <w:t>“</w:t>
      </w:r>
      <w:r w:rsidRPr="0082522B">
        <w:rPr>
          <w:rFonts w:eastAsia="SimHei"/>
          <w:lang w:val="zh-TW" w:eastAsia="zh-TW"/>
        </w:rPr>
        <w:t>compose</w:t>
      </w:r>
      <w:r w:rsidRPr="0082522B">
        <w:rPr>
          <w:rFonts w:eastAsia="SimHei"/>
          <w:lang w:val="zh-TW" w:eastAsia="zh-TW"/>
        </w:rPr>
        <w:t>”</w:t>
      </w:r>
      <w:r w:rsidRPr="0082522B">
        <w:rPr>
          <w:rFonts w:eastAsia="SimHei"/>
          <w:lang w:val="zh-TW" w:eastAsia="zh-TW"/>
        </w:rPr>
        <w:t xml:space="preserve"> button</w:t>
      </w:r>
    </w:p>
    <w:p w14:paraId="20F699B4" w14:textId="77777777" w:rsidR="00256BF3" w:rsidRPr="0082522B" w:rsidRDefault="00256BF3" w:rsidP="00256BF3">
      <w:pPr>
        <w:rPr>
          <w:rFonts w:ascii="Times New Roman" w:hAnsi="Times New Roman" w:hint="default"/>
        </w:rPr>
      </w:pPr>
      <w:r w:rsidRPr="0082522B">
        <w:rPr>
          <w:rFonts w:ascii="Times New Roman" w:hAnsi="Times New Roman" w:hint="default"/>
        </w:rPr>
        <w:t>UI function of a button is its response method after tapping it. Usually we use [UIControl addTarget:action:forControlEvents:] to add a response method to a UIView object (I haven’t seen any exceptions so far). Meanwhile, the method [UIControl actionsForTarget:forControlEvent:] offers a way to get the response method of a UIControl object. Based on this, as long as the view we get in the last step is a subclass of UIControl (Again, I haven’t seen any exceptions so far), we can find out its response method. More specifically in this example, we do it like this:</w:t>
      </w:r>
    </w:p>
    <w:p w14:paraId="2F7351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 #0x14798410</w:t>
      </w:r>
    </w:p>
    <w:p w14:paraId="761417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#"&lt;UIToolbarButton: 0x14798410; frame = (285 0; 23 44); hidden = YES; opaque = NO; gestureRecognizers = &lt;NSArray: 0x14799510&gt;; layer = &lt;CALayer: 0x14798510&gt;&gt;"</w:t>
      </w:r>
    </w:p>
    <w:p w14:paraId="7BE5DA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allTargets]</w:t>
      </w:r>
    </w:p>
    <w:p w14:paraId="3C0F60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[NSSet setWithArray:@[#"&lt;ComposeButtonItem: 0x14609d00&gt;"]]]</w:t>
      </w:r>
    </w:p>
    <w:p w14:paraId="34E2A1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allControlEvents]</w:t>
      </w:r>
    </w:p>
    <w:p w14:paraId="754BA97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64</w:t>
      </w:r>
    </w:p>
    <w:p w14:paraId="72B0B1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[button actionsForTarget:#0x14609d00 forControlEvent:64]</w:t>
      </w:r>
    </w:p>
    <w:p w14:paraId="7FA071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@["_sendAction:withEvent:"]</w:t>
      </w:r>
    </w:p>
    <w:p w14:paraId="5554EFC2" w14:textId="77777777" w:rsidR="00256BF3" w:rsidRPr="0082522B" w:rsidRDefault="00256BF3" w:rsidP="00256BF3">
      <w:pPr>
        <w:rPr>
          <w:rFonts w:ascii="Times New Roman" w:hAnsi="Times New Roman" w:hint="default"/>
        </w:rPr>
      </w:pPr>
      <w:r w:rsidRPr="0082522B">
        <w:rPr>
          <w:rFonts w:ascii="Times New Roman" w:hAnsi="Times New Roman" w:hint="default"/>
        </w:rPr>
        <w:t>Therefore, after tapping “compose” button, Mail calls [ComposeButtonItem _sendAction:withEvent:], we have successfully found the response method. Inject with Cycript, locate UI control object, and then find out its UI function, it’s fairly easy as you see. If you still don’t get it, we will repeat these steps on MobilePhoneSettings, please pay attention.</w:t>
      </w:r>
    </w:p>
    <w:p w14:paraId="38616DE2" w14:textId="1C18429F" w:rsidR="00256BF3" w:rsidRDefault="00256BF3" w:rsidP="00601BC4">
      <w:pPr>
        <w:pStyle w:val="Heading3"/>
        <w:numPr>
          <w:ilvl w:val="0"/>
          <w:numId w:val="34"/>
        </w:numPr>
        <w:ind w:left="380" w:hanging="380"/>
      </w:pPr>
      <w:r>
        <w:t>Inject Cycript into MobilePhoneSettings</w:t>
      </w:r>
    </w:p>
    <w:p w14:paraId="6C6E0033" w14:textId="77777777" w:rsidR="00256BF3" w:rsidRPr="0082522B" w:rsidRDefault="00256BF3" w:rsidP="00256BF3">
      <w:pPr>
        <w:rPr>
          <w:rFonts w:ascii="Times New Roman" w:hAnsi="Times New Roman" w:hint="default"/>
        </w:rPr>
      </w:pPr>
      <w:r w:rsidRPr="0082522B">
        <w:rPr>
          <w:rFonts w:ascii="Times New Roman" w:hAnsi="Times New Roman" w:hint="default"/>
        </w:rPr>
        <w:t>You should be very familiar with the following operation for now:</w:t>
      </w:r>
    </w:p>
    <w:p w14:paraId="530A8CF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ps -e | grep /Applications</w:t>
      </w:r>
    </w:p>
    <w:p w14:paraId="56CF34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596 ??         0:01.50 /Applications/MessagesNotificationViewService.app/MessagesNotificationViewService</w:t>
      </w:r>
    </w:p>
    <w:p w14:paraId="662793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623 ??         0:08.55 /Applications/InCallService.app/InCallService</w:t>
      </w:r>
    </w:p>
    <w:p w14:paraId="17430EC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748 ??         0:01.36 /Applications/MobileMail.app/MobileMail</w:t>
      </w:r>
    </w:p>
    <w:p w14:paraId="0299F8C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750 ??         0:01.82 /Applications/Preferences.app/Preferences</w:t>
      </w:r>
    </w:p>
    <w:p w14:paraId="67EA9F8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755 ttys000    0:00.01 grep /Applications</w:t>
      </w:r>
    </w:p>
    <w:p w14:paraId="2EF6A3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7B466A42" w14:textId="77777777" w:rsidR="00256BF3" w:rsidRPr="0082522B" w:rsidRDefault="00256BF3" w:rsidP="00256BF3">
      <w:pPr>
        <w:rPr>
          <w:rFonts w:ascii="Times New Roman" w:hAnsi="Times New Roman" w:hint="default"/>
        </w:rPr>
      </w:pPr>
      <w:r w:rsidRPr="0082522B">
        <w:rPr>
          <w:rFonts w:ascii="Times New Roman" w:hAnsi="Times New Roman" w:hint="default"/>
        </w:rPr>
        <w:t>Be careful, Settings App’s name is Preferences. It will show frequently in this chapter, please keep an eye.</w:t>
      </w:r>
    </w:p>
    <w:p w14:paraId="340CECF1" w14:textId="69C093F8" w:rsidR="00256BF3" w:rsidRPr="0082522B" w:rsidRDefault="00256BF3" w:rsidP="00601BC4">
      <w:pPr>
        <w:pStyle w:val="Heading3"/>
        <w:numPr>
          <w:ilvl w:val="0"/>
          <w:numId w:val="34"/>
        </w:numPr>
        <w:ind w:left="380" w:hanging="380"/>
        <w:rPr>
          <w:rFonts w:eastAsia="SimHei"/>
          <w:lang w:val="zh-TW" w:eastAsia="zh-TW"/>
        </w:rPr>
      </w:pPr>
      <w:r w:rsidRPr="0082522B">
        <w:rPr>
          <w:rFonts w:eastAsia="SimHei"/>
          <w:lang w:val="zh-TW" w:eastAsia="zh-TW"/>
        </w:rPr>
        <w:t xml:space="preserve">Examine the view hierarchy of </w:t>
      </w:r>
      <w:r w:rsidRPr="0082522B">
        <w:rPr>
          <w:rFonts w:eastAsia="SimHei"/>
          <w:lang w:val="zh-TW" w:eastAsia="zh-TW"/>
        </w:rPr>
        <w:t>“</w:t>
      </w:r>
      <w:r w:rsidRPr="0082522B">
        <w:rPr>
          <w:rFonts w:eastAsia="SimHei"/>
          <w:lang w:val="zh-TW" w:eastAsia="zh-TW"/>
        </w:rPr>
        <w:t>Phone</w:t>
      </w:r>
      <w:r w:rsidRPr="0082522B">
        <w:rPr>
          <w:rFonts w:eastAsia="SimHei"/>
          <w:lang w:val="zh-TW" w:eastAsia="zh-TW"/>
        </w:rPr>
        <w:t>”</w:t>
      </w:r>
      <w:r w:rsidRPr="0082522B">
        <w:rPr>
          <w:rFonts w:eastAsia="SimHei"/>
          <w:lang w:val="zh-TW" w:eastAsia="zh-TW"/>
        </w:rPr>
        <w:t xml:space="preserve"> view, and locate the top cell</w:t>
      </w:r>
    </w:p>
    <w:p w14:paraId="391CA11A" w14:textId="77777777" w:rsidR="00256BF3" w:rsidRPr="0082522B" w:rsidRDefault="00256BF3" w:rsidP="00256BF3">
      <w:pPr>
        <w:rPr>
          <w:rFonts w:ascii="Times New Roman" w:hAnsi="Times New Roman" w:hint="default"/>
        </w:rPr>
      </w:pPr>
      <w:r w:rsidRPr="0082522B">
        <w:rPr>
          <w:rFonts w:ascii="Times New Roman" w:hAnsi="Times New Roman" w:hint="default"/>
        </w:rPr>
        <w:t>As usual, let’s take a look at the view hierarchy first:</w:t>
      </w:r>
    </w:p>
    <w:p w14:paraId="1A5D2D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?expand</w:t>
      </w:r>
    </w:p>
    <w:p w14:paraId="03B0E7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expand == true</w:t>
      </w:r>
    </w:p>
    <w:p w14:paraId="34A5886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keyWindow] recursiveDescription]</w:t>
      </w:r>
    </w:p>
    <w:p w14:paraId="4D6EA9B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@"&lt;UIWindow: 0x17d62e00; frame = (0 0; 320 568); autoresize = H; gestureRecognizers = &lt;NSArray: 0x17d589b0&gt;; layer = &lt;UIWindowLayer: 0x17d21c60&gt;&gt;</w:t>
      </w:r>
    </w:p>
    <w:p w14:paraId="2970AF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&lt;UILayoutContainerView: 0x17d86620; frame = (0 0; 320 568); autoresize = W+H; layer = &lt;CALayer: 0x17d863b0&gt;&gt;</w:t>
      </w:r>
    </w:p>
    <w:p w14:paraId="6311AC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&lt;UIView: 0x17ef2430; frame = (0 0; 320 0); layer = &lt;CALayer: 0x17ef24a0&gt;&gt;</w:t>
      </w:r>
    </w:p>
    <w:p w14:paraId="381C9D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&lt;UILayoutContainerView: 0x17d7eb80; frame = (0 0; 320 568); clipsToBounds = YES; gestureRecognizers = &lt;NSArray: 0x17eb6400&gt;; layer = &lt;CALayer: 0x17d7ed60&gt;&gt;</w:t>
      </w:r>
    </w:p>
    <w:p w14:paraId="3CCF9B5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38621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&lt;PSTableCell: 0x17f92890; baseClass = UITableViewCell; frame = (0 35; 320 44); text = 'My Number'; autoresize = W; tag = 2; layer = &lt;CALayer: 0x17f92a60&gt;&gt;</w:t>
      </w:r>
    </w:p>
    <w:p w14:paraId="4BC228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&lt;UITableViewCellContentView: 0x17f92ad0; frame = (0 0; 287 43.5); gestureRecognizers = &lt;NSArray: 0x17f92ce0&gt;; layer = &lt;CALayer: 0x17f92b40&gt;&gt;</w:t>
      </w:r>
    </w:p>
    <w:p w14:paraId="7288DC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 &lt;UITableViewLabel: 0x17f92d30; frame = (15 12; 90 20.5); text = 'My Number'; userInteractionEnabled = NO; layer = &lt;_UILabelLayer: 0x17f92df0&gt;&gt;</w:t>
      </w:r>
    </w:p>
    <w:p w14:paraId="078345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    |    |    |    |    |    |    |    |    |    |    |    | &lt;UITableViewLabel: 0x17f93060; frame = (132.5 12; 152.5 20.5); text = '+86PhoneNumber'; userInteractionEnabled = NO; layer = &lt;_UILabelLayer: 0x17f93120&gt;&gt;</w:t>
      </w:r>
    </w:p>
    <w:p w14:paraId="273F4708" w14:textId="77777777" w:rsidR="00256BF3" w:rsidRPr="0082522B" w:rsidRDefault="00256BF3" w:rsidP="00256BF3">
      <w:pPr>
        <w:rPr>
          <w:rFonts w:ascii="Times New Roman" w:hAnsi="Times New Roman" w:hint="default"/>
        </w:rPr>
      </w:pPr>
      <w:r w:rsidRPr="0082522B">
        <w:rPr>
          <w:rFonts w:ascii="Times New Roman" w:hAnsi="Times New Roman" w:hint="default"/>
        </w:rPr>
        <w:t>It’s easy to locate the control object that shows “+86PhoneNumber”, and we can say for sure its cell is a PSTableCell object without test. Try to hide this cell to verify our guesses:</w:t>
      </w:r>
    </w:p>
    <w:p w14:paraId="4194B6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[#0x17f92890 setHidden:YES]</w:t>
      </w:r>
    </w:p>
    <w:p w14:paraId="03E8212B" w14:textId="77777777" w:rsidR="00256BF3" w:rsidRPr="007033A2" w:rsidRDefault="00256BF3" w:rsidP="00256BF3">
      <w:pPr>
        <w:rPr>
          <w:rFonts w:ascii="Times New Roman" w:hAnsi="Times New Roman" w:hint="default"/>
        </w:rPr>
      </w:pPr>
      <w:r w:rsidRPr="007033A2">
        <w:rPr>
          <w:rFonts w:ascii="Times New Roman" w:hAnsi="Times New Roman" w:hint="default"/>
        </w:rPr>
        <w:t>Now, MobilePhoneSettings looks like figure 6-15:</w:t>
      </w:r>
    </w:p>
    <w:p w14:paraId="7B4D30B5" w14:textId="77777777" w:rsidR="00256BF3" w:rsidRDefault="00256BF3" w:rsidP="00256BF3">
      <w:pPr>
        <w:keepNext/>
        <w:ind w:firstLine="0"/>
        <w:jc w:val="center"/>
        <w:rPr>
          <w:rFonts w:hint="default"/>
        </w:rPr>
      </w:pPr>
      <w:r>
        <w:rPr>
          <w:noProof/>
          <w:lang w:eastAsia="en-US"/>
        </w:rPr>
        <w:drawing>
          <wp:inline distT="0" distB="0" distL="0" distR="0" wp14:anchorId="15674B0E" wp14:editId="36B72470">
            <wp:extent cx="2023873" cy="360680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30" name="6-15.png"/>
                    <pic:cNvPicPr/>
                  </pic:nvPicPr>
                  <pic:blipFill>
                    <a:blip r:embed="rId24">
                      <a:extLst/>
                    </a:blip>
                    <a:stretch>
                      <a:fillRect/>
                    </a:stretch>
                  </pic:blipFill>
                  <pic:spPr>
                    <a:xfrm>
                      <a:off x="0" y="0"/>
                      <a:ext cx="2023873" cy="3606800"/>
                    </a:xfrm>
                    <a:prstGeom prst="rect">
                      <a:avLst/>
                    </a:prstGeom>
                    <a:ln w="12700" cap="flat">
                      <a:noFill/>
                      <a:miter lim="400000"/>
                    </a:ln>
                    <a:effectLst/>
                  </pic:spPr>
                </pic:pic>
              </a:graphicData>
            </a:graphic>
          </wp:inline>
        </w:drawing>
      </w:r>
    </w:p>
    <w:p w14:paraId="06937E71" w14:textId="77777777" w:rsidR="00256BF3" w:rsidRPr="007033A2" w:rsidRDefault="00256BF3" w:rsidP="00256BF3">
      <w:pPr>
        <w:jc w:val="center"/>
        <w:rPr>
          <w:rFonts w:ascii="Times New Roman" w:hAnsi="Times New Roman" w:hint="default"/>
        </w:rPr>
      </w:pPr>
      <w:r w:rsidRPr="007033A2">
        <w:rPr>
          <w:rFonts w:ascii="Times New Roman" w:hAnsi="Times New Roman" w:hint="default"/>
        </w:rPr>
        <w:t>Figure 6-15 Hide the top cell</w:t>
      </w:r>
    </w:p>
    <w:p w14:paraId="69F2FE27" w14:textId="656EA65C" w:rsidR="00256BF3" w:rsidRPr="007033A2" w:rsidRDefault="00256BF3" w:rsidP="00256BF3">
      <w:pPr>
        <w:rPr>
          <w:rFonts w:ascii="Times New Roman" w:hAnsi="Times New Roman" w:hint="default"/>
        </w:rPr>
      </w:pPr>
      <w:r w:rsidRPr="007033A2">
        <w:rPr>
          <w:rFonts w:ascii="Times New Roman" w:hAnsi="Times New Roman" w:hint="default"/>
        </w:rPr>
        <w:t xml:space="preserve">So the description of the top cell is &lt;PSTableCell: 0x17f92890; baseClass = UITableViewCell; frame = (0 35; 320 44); text = 'My Number'; autoresize = W; tag = 2; layer = &lt;CALayer: 0x17f92a60&gt;&gt;. Unlike “compose” button, our current target is not the response method of this cell (i.e. function), but the content (i.e. data) it shows, hence actionsForTarget:forControlEvent: is </w:t>
      </w:r>
      <w:r w:rsidR="007033A2">
        <w:rPr>
          <w:rFonts w:ascii="Times New Roman" w:hAnsi="Times New Roman"/>
        </w:rPr>
        <w:t>no longer</w:t>
      </w:r>
      <w:r w:rsidRPr="007033A2">
        <w:rPr>
          <w:rFonts w:ascii="Times New Roman" w:hAnsi="Times New Roman" w:hint="default"/>
        </w:rPr>
        <w:t xml:space="preserve"> our choice. Facing this kind of situation, what shall we do?</w:t>
      </w:r>
    </w:p>
    <w:p w14:paraId="5358DF6F" w14:textId="77777777" w:rsidR="00256BF3" w:rsidRPr="007033A2" w:rsidRDefault="00256BF3" w:rsidP="00256BF3">
      <w:pPr>
        <w:rPr>
          <w:rFonts w:ascii="Times New Roman" w:hAnsi="Times New Roman" w:hint="default"/>
        </w:rPr>
      </w:pPr>
      <w:r w:rsidRPr="007033A2">
        <w:rPr>
          <w:rFonts w:ascii="Times New Roman" w:hAnsi="Times New Roman" w:hint="default"/>
        </w:rPr>
        <w:t>In most cases, data we are interested in would not be a constant. If this data is constantly 1, I believe you won’t be interested at all. So, when our target is a variable, one question needs to be thought about: where does the variable come from?</w:t>
      </w:r>
    </w:p>
    <w:p w14:paraId="4586C9D1" w14:textId="77777777" w:rsidR="00256BF3" w:rsidRPr="00C30961" w:rsidRDefault="00256BF3" w:rsidP="00256BF3">
      <w:pPr>
        <w:rPr>
          <w:rFonts w:ascii="Times New Roman" w:hAnsi="Times New Roman" w:hint="default"/>
        </w:rPr>
      </w:pPr>
      <w:r w:rsidRPr="00C30961">
        <w:rPr>
          <w:rFonts w:ascii="Times New Roman" w:hAnsi="Times New Roman" w:hint="default"/>
        </w:rPr>
        <w:t>Any variable does not come from nowhere. It originates from a data source and is generated by a specific algorithm. Usually, our focus is on that algorithm, namely, how the data source becomes the variable. This process is usually comprised of multiple functions, which form a call chain like the pseudo code below:</w:t>
      </w:r>
    </w:p>
    <w:p w14:paraId="5EF922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dataSource = ?; // head</w:t>
      </w:r>
    </w:p>
    <w:p w14:paraId="16A01A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a = function(dataSource);</w:t>
      </w:r>
    </w:p>
    <w:p w14:paraId="1715E2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b = function(a);</w:t>
      </w:r>
    </w:p>
    <w:p w14:paraId="3D8F37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c = function(b);</w:t>
      </w:r>
    </w:p>
    <w:p w14:paraId="3A5FED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D3113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 z = function(y);</w:t>
      </w:r>
    </w:p>
    <w:p w14:paraId="2ECDAD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NSString *myPhoneNumber = function(z); // tail</w:t>
      </w:r>
    </w:p>
    <w:p w14:paraId="0B48C51E" w14:textId="31D95D4D" w:rsidR="00256BF3" w:rsidRPr="00C30961" w:rsidRDefault="00256BF3" w:rsidP="00256BF3">
      <w:pPr>
        <w:rPr>
          <w:rFonts w:ascii="Times New Roman" w:hAnsi="Times New Roman" w:hint="default"/>
        </w:rPr>
      </w:pPr>
      <w:r w:rsidRPr="00C30961">
        <w:rPr>
          <w:rFonts w:ascii="Times New Roman" w:hAnsi="Times New Roman" w:hint="default"/>
        </w:rPr>
        <w:t xml:space="preserve">The variable is already known, and we’re at the tail of the call chain. Reverse engineering, as its name suggests, enables us to track from the tail back to the head. In this process we will find out every function in this chain, so that we can regenerate the whole algorithm. In a nutshell, to regenerate the algorithm is to record every data source (data source’s data source, </w:t>
      </w:r>
      <w:r w:rsidR="009B1990">
        <w:rPr>
          <w:rFonts w:ascii="Times New Roman" w:hAnsi="Times New Roman"/>
        </w:rPr>
        <w:t>and so on</w:t>
      </w:r>
      <w:r w:rsidRPr="00C30961">
        <w:rPr>
          <w:rFonts w:ascii="Times New Roman" w:hAnsi="Times New Roman" w:hint="default"/>
        </w:rPr>
        <w:t xml:space="preserve">. Hereafter referred to as the Nth data source) and the trace of function calls along the trip. When the Nth data source of the variable is a determined data (say in this chapter, the Nth data source is the SIM card), the functions between Nth data source and variable is the algorithm. Confused? It’ll become clearer after this example. </w:t>
      </w:r>
    </w:p>
    <w:p w14:paraId="0E658B08" w14:textId="1BF97281" w:rsidR="00256BF3" w:rsidRPr="00C30961" w:rsidRDefault="00256BF3" w:rsidP="00601BC4">
      <w:pPr>
        <w:pStyle w:val="Heading3"/>
        <w:numPr>
          <w:ilvl w:val="0"/>
          <w:numId w:val="34"/>
        </w:numPr>
        <w:ind w:left="380" w:hanging="380"/>
        <w:rPr>
          <w:rFonts w:eastAsia="SimHei"/>
          <w:lang w:val="zh-TW" w:eastAsia="zh-TW"/>
        </w:rPr>
      </w:pPr>
      <w:r w:rsidRPr="00C30961">
        <w:rPr>
          <w:rFonts w:eastAsia="SimHei"/>
          <w:lang w:val="zh-TW" w:eastAsia="zh-TW"/>
        </w:rPr>
        <w:t>Find the UI function of the top cell</w:t>
      </w:r>
    </w:p>
    <w:p w14:paraId="68937AD0" w14:textId="77777777" w:rsidR="00256BF3" w:rsidRDefault="00256BF3" w:rsidP="00256BF3">
      <w:pPr>
        <w:keepNext/>
        <w:ind w:firstLine="0"/>
        <w:jc w:val="center"/>
        <w:rPr>
          <w:rFonts w:hint="default"/>
        </w:rPr>
      </w:pPr>
      <w:r>
        <w:rPr>
          <w:noProof/>
          <w:lang w:eastAsia="en-US"/>
        </w:rPr>
        <w:drawing>
          <wp:inline distT="0" distB="0" distL="0" distR="0" wp14:anchorId="2AFDBA0D" wp14:editId="62D744A2">
            <wp:extent cx="3596641" cy="2026108"/>
            <wp:effectExtent l="0" t="0" r="0" b="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31" name="6-16.png"/>
                    <pic:cNvPicPr/>
                  </pic:nvPicPr>
                  <pic:blipFill>
                    <a:blip r:embed="rId25">
                      <a:extLst/>
                    </a:blip>
                    <a:stretch>
                      <a:fillRect/>
                    </a:stretch>
                  </pic:blipFill>
                  <pic:spPr>
                    <a:xfrm>
                      <a:off x="0" y="0"/>
                      <a:ext cx="3596641" cy="2026108"/>
                    </a:xfrm>
                    <a:prstGeom prst="rect">
                      <a:avLst/>
                    </a:prstGeom>
                    <a:ln w="12700" cap="flat">
                      <a:noFill/>
                      <a:miter lim="400000"/>
                    </a:ln>
                    <a:effectLst/>
                  </pic:spPr>
                </pic:pic>
              </a:graphicData>
            </a:graphic>
          </wp:inline>
        </w:drawing>
      </w:r>
    </w:p>
    <w:p w14:paraId="07A345D9" w14:textId="77777777" w:rsidR="00256BF3" w:rsidRPr="00C30961" w:rsidRDefault="00256BF3" w:rsidP="00256BF3">
      <w:pPr>
        <w:jc w:val="center"/>
        <w:rPr>
          <w:rFonts w:ascii="Times New Roman" w:hAnsi="Times New Roman" w:hint="default"/>
        </w:rPr>
      </w:pPr>
      <w:r w:rsidRPr="00C30961">
        <w:rPr>
          <w:rFonts w:ascii="Times New Roman" w:hAnsi="Times New Roman" w:hint="default"/>
        </w:rPr>
        <w:t>Figure 6-16 MVC design pattern, taken from Stanford CS 193P</w:t>
      </w:r>
    </w:p>
    <w:p w14:paraId="37EF0B3B" w14:textId="77777777" w:rsidR="00256BF3" w:rsidRPr="00C30961" w:rsidRDefault="00256BF3" w:rsidP="00256BF3">
      <w:pPr>
        <w:rPr>
          <w:rFonts w:ascii="Times New Roman" w:hAnsi="Times New Roman" w:hint="default"/>
        </w:rPr>
      </w:pPr>
      <w:r w:rsidRPr="00C30961">
        <w:rPr>
          <w:rFonts w:ascii="Times New Roman" w:hAnsi="Times New Roman" w:hint="default"/>
        </w:rPr>
        <w:t>According to MVC design pattern (as shown in figure 6-16), M stands for model, namely, the data source, which is unknown; V stands for view, namely, the top cell, which is known; C stands for controller, which is unknown. M and V has no direct relations, while C can directly access both M and V, and is the communication center of MVC. If we can make use of the known V to acquire C, can’t we access M via C to get the data source? This method is logically accessible, is it practicable?</w:t>
      </w:r>
    </w:p>
    <w:p w14:paraId="42EB17AC" w14:textId="254BB53F" w:rsidR="00256BF3" w:rsidRPr="00C30961" w:rsidRDefault="00256BF3" w:rsidP="00256BF3">
      <w:pPr>
        <w:rPr>
          <w:rFonts w:ascii="Times New Roman" w:hAnsi="Times New Roman" w:hint="default"/>
        </w:rPr>
      </w:pPr>
      <w:r w:rsidRPr="00C30961">
        <w:rPr>
          <w:rFonts w:ascii="Times New Roman" w:hAnsi="Times New Roman" w:hint="default"/>
        </w:rPr>
        <w:t xml:space="preserve">Based on my professional experiences so far, getting C from V is 100% </w:t>
      </w:r>
      <w:r w:rsidR="00C30961" w:rsidRPr="00C30961">
        <w:rPr>
          <w:rFonts w:ascii="Times New Roman" w:hAnsi="Times New Roman" w:hint="default"/>
        </w:rPr>
        <w:t>doable;</w:t>
      </w:r>
      <w:r w:rsidRPr="00C30961">
        <w:rPr>
          <w:rFonts w:ascii="Times New Roman" w:hAnsi="Times New Roman" w:hint="default"/>
        </w:rPr>
        <w:t xml:space="preserve"> the key is the public method [UIResponder nextResponder], which has the same position to recursiveDescription in my heart. Its description is:</w:t>
      </w:r>
    </w:p>
    <w:p w14:paraId="4FF80A9C" w14:textId="77777777" w:rsidR="00256BF3" w:rsidRPr="00C30961" w:rsidRDefault="00256BF3" w:rsidP="00256BF3">
      <w:pPr>
        <w:rPr>
          <w:rFonts w:ascii="Times New Roman" w:hAnsi="Times New Roman" w:hint="default"/>
          <w:i/>
          <w:iCs/>
        </w:rPr>
      </w:pPr>
      <w:r w:rsidRPr="00C30961">
        <w:rPr>
          <w:rFonts w:ascii="Times New Roman" w:hAnsi="Times New Roman" w:hint="default"/>
          <w:i/>
          <w:iCs/>
        </w:rPr>
        <w:t>“The UIResponder class does not store or set the next responder automatically, instead returning nil by default. Subclasses must override this method to set the next responder. UIView implements this method by returning the UIViewController object that manages it (if it has one) or its superview (if it doesn’t); UIViewController implements the method by returning its view’s superview; UIWindow returns the application object, and UIApplication returns nil.”</w:t>
      </w:r>
    </w:p>
    <w:p w14:paraId="361E89BD" w14:textId="6474EE5A" w:rsidR="00256BF3" w:rsidRPr="00C30961" w:rsidRDefault="00256BF3" w:rsidP="00256BF3">
      <w:pPr>
        <w:rPr>
          <w:rFonts w:ascii="Times New Roman" w:hAnsi="Times New Roman" w:hint="default"/>
        </w:rPr>
      </w:pPr>
      <w:r w:rsidRPr="00C30961">
        <w:rPr>
          <w:rFonts w:ascii="Times New Roman" w:hAnsi="Times New Roman" w:hint="default"/>
        </w:rPr>
        <w:t>It means that for a V, the return value of nextResponder is either the corresponding C or its superview. Because none of M,</w:t>
      </w:r>
      <w:r w:rsidR="00C30961">
        <w:rPr>
          <w:rFonts w:ascii="Times New Roman" w:hAnsi="Times New Roman"/>
        </w:rPr>
        <w:t xml:space="preserve"> </w:t>
      </w:r>
      <w:r w:rsidRPr="00C30961">
        <w:rPr>
          <w:rFonts w:ascii="Times New Roman" w:hAnsi="Times New Roman" w:hint="default"/>
        </w:rPr>
        <w:t>V or C can be absent in an App, C exists fore sure, namely, there must be a [V nextResponder] that returns a C. Besides, we can get all Vs from recursiveDescription, so getting C from known V is approachable, then M is not far from us.</w:t>
      </w:r>
    </w:p>
    <w:p w14:paraId="53F5619B" w14:textId="77777777" w:rsidR="00256BF3" w:rsidRPr="00C30961" w:rsidRDefault="00256BF3" w:rsidP="00256BF3">
      <w:pPr>
        <w:rPr>
          <w:rFonts w:ascii="Times New Roman" w:hAnsi="Times New Roman" w:hint="default"/>
        </w:rPr>
      </w:pPr>
      <w:r w:rsidRPr="00C30961">
        <w:rPr>
          <w:rFonts w:ascii="Times New Roman" w:hAnsi="Times New Roman" w:hint="default"/>
        </w:rPr>
        <w:t>Therefore, our current target is to get C of the top cell, and it’s relatively easy; keep calling nextResponder from cell, until a C is returned:</w:t>
      </w:r>
    </w:p>
    <w:p w14:paraId="07AE4F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[#0x17f92890 nextResponder]</w:t>
      </w:r>
    </w:p>
    <w:p w14:paraId="453273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#"&lt;UITableViewWrapperView: 0x17eb4fc0; frame = (0 0; 320 504); gestureRecognizers = &lt;NSArray: 0x17ee5230&gt;; layer = &lt;CALayer: 0x17ee5170&gt;; contentOffset: {0, 0}; contentSize: {320, 504}&gt;"</w:t>
      </w:r>
    </w:p>
    <w:p w14:paraId="3B750B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[#0x17eb4fc0 nextResponder]</w:t>
      </w:r>
    </w:p>
    <w:p w14:paraId="14563D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 0x16c69e00; frame = (0 0; 320 568); autoresize = W+H; gestureRecognizers = &lt;NSArray: 0x17f4ace0&gt;; layer = &lt;CALayer: 0x17f4ac20&gt;; contentOffset: {0, -64}; contentSize: {320, 717.5}&gt;"</w:t>
      </w:r>
    </w:p>
    <w:p w14:paraId="4B7A05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[#0x16c69e00 nextResponder]</w:t>
      </w:r>
    </w:p>
    <w:p w14:paraId="232BC3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#"&lt;UIView: 0x17ebf2b0; frame = (0 0; 320 568); autoresize = W+H; layer = &lt;CALayer: 0x17ebf320&gt;&gt;"</w:t>
      </w:r>
    </w:p>
    <w:p w14:paraId="60E6D1D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[#0x17ebf2b0 nextResponder]</w:t>
      </w:r>
    </w:p>
    <w:p w14:paraId="120E0D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#"&lt;PhoneSettingsController 0x17f411e0: navItem &lt;UINavigationItem: 0x17dae890&gt;, view &lt;UITableView: 0x16c69e00; frame = (0 0; 320 568); autoresize = W+H; gestureRecognizers = &lt;NSArray: 0x17f4ace0&gt;; layer = &lt;CALayer: 0x17f4ac20&gt;; contentOffset: {0, -64}; contentSize: {320, 717.5}&gt;&gt;"</w:t>
      </w:r>
    </w:p>
    <w:p w14:paraId="70608AB8" w14:textId="77777777" w:rsidR="00256BF3" w:rsidRPr="00C30961" w:rsidRDefault="00256BF3" w:rsidP="00256BF3">
      <w:pPr>
        <w:rPr>
          <w:rFonts w:ascii="Times New Roman" w:hAnsi="Times New Roman" w:hint="default"/>
        </w:rPr>
      </w:pPr>
      <w:r w:rsidRPr="00C30961">
        <w:rPr>
          <w:rFonts w:ascii="Times New Roman" w:hAnsi="Times New Roman" w:hint="default"/>
        </w:rPr>
        <w:t>As soon as we get C, we can search in C’s header for clues of M. In this example, first we need to locate the binary that contains PhoneSettingsController, we aren’t sure whether it comes from Preferences.app or a certain PreferenceBundle. In this case, a simple test would be all good:</w:t>
      </w:r>
    </w:p>
    <w:p w14:paraId="42B6B1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grep -r PhoneSettingsController /Applications/Preferences.app/ </w:t>
      </w:r>
    </w:p>
    <w:p w14:paraId="75BCA5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-r PhoneSettingsController /System/Library/</w:t>
      </w:r>
    </w:p>
    <w:p w14:paraId="6128C0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Binary file /System/Library/Caches/com.apple.dyld/dyld_shared_cache_armv7s matches</w:t>
      </w:r>
    </w:p>
    <w:p w14:paraId="7372E4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/System/Library/Caches/com.apple.dyld/enable-dylibs-to-override-cache: No such file or directory</w:t>
      </w:r>
    </w:p>
    <w:p w14:paraId="19B831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/System/Library/Frameworks/CoreGraphics.framework/Resources/libCGCorePDF.dylib: No such file or directory</w:t>
      </w:r>
    </w:p>
    <w:p w14:paraId="4A4627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/System/Library/Frameworks/CoreGraphics.framework/Resources/libCMSBuiltin.dylib: No such file or directory</w:t>
      </w:r>
    </w:p>
    <w:p w14:paraId="005EF15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/System/Library/Frameworks/CoreGraphics.framework/Resources/libCMaps.dylib: No such file or directory</w:t>
      </w:r>
    </w:p>
    <w:p w14:paraId="555D892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grep: /System/Library/Frameworks/System.framework/System: No such file or directory</w:t>
      </w:r>
    </w:p>
    <w:p w14:paraId="00642C6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Binary file /System/Library/PreferenceBundles/MobilePhoneSettings.bundle/Info.plist matches</w:t>
      </w:r>
    </w:p>
    <w:p w14:paraId="4956C7E9" w14:textId="77777777" w:rsidR="00256BF3" w:rsidRPr="00C30961" w:rsidRDefault="00256BF3" w:rsidP="00256BF3">
      <w:pPr>
        <w:rPr>
          <w:rFonts w:ascii="Times New Roman" w:hAnsi="Times New Roman" w:hint="default"/>
        </w:rPr>
      </w:pPr>
      <w:r w:rsidRPr="00C30961">
        <w:rPr>
          <w:rFonts w:ascii="Times New Roman" w:hAnsi="Times New Roman" w:hint="default"/>
        </w:rPr>
        <w:t>It seems that this class comes from MobilePhoneSettings.bundle. Next, class-dump its binary and open PhoneSettingsController.h:</w:t>
      </w:r>
    </w:p>
    <w:p w14:paraId="214012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PhoneSettingsController : PhoneSettingsListController &lt;TPSetPINViewControllerDelegate&gt;</w:t>
      </w:r>
    </w:p>
    <w:p w14:paraId="322313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06BA48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(id)myNumber:(id)arg1;</w:t>
      </w:r>
    </w:p>
    <w:p w14:paraId="3370D25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(void)setMyNumber:(id)arg1 specifier:(id)arg2;</w:t>
      </w:r>
    </w:p>
    <w:p w14:paraId="0A4289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35B160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(id)tableView:(id)arg1 cellForRowAtIndexPath:(id)arg2;</w:t>
      </w:r>
    </w:p>
    <w:p w14:paraId="70CFD2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FC9C9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487001E8" w14:textId="2556EEC6" w:rsidR="00256BF3" w:rsidRPr="00C30961" w:rsidRDefault="00256BF3" w:rsidP="00256BF3">
      <w:pPr>
        <w:rPr>
          <w:rFonts w:ascii="Times New Roman" w:hAnsi="Times New Roman" w:hint="default"/>
        </w:rPr>
      </w:pPr>
      <w:r w:rsidRPr="00C30961">
        <w:rPr>
          <w:rFonts w:ascii="Times New Roman" w:hAnsi="Times New Roman" w:hint="default"/>
        </w:rPr>
        <w:t xml:space="preserve">From the above snippet, we know the first 2 methods have obvious relationships with my number. </w:t>
      </w:r>
      <w:r w:rsidR="00C30961">
        <w:rPr>
          <w:rFonts w:ascii="Times New Roman" w:hAnsi="Times New Roman"/>
        </w:rPr>
        <w:t>W</w:t>
      </w:r>
      <w:r w:rsidRPr="00C30961">
        <w:rPr>
          <w:rFonts w:ascii="Times New Roman" w:hAnsi="Times New Roman" w:hint="default"/>
        </w:rPr>
        <w:t>hile in a more general manner, the 3rd method is used for initializing all cells, it can be regarded as the UI function of cells. Therefore, data source of the top cell certainly lies in these 3 methods, and we’ll take the 3rd method as an example. Let’s set a breakpoint at the end of [PhoneSettingsController tableView:cellForRowAtIndexPath:] with LLDB, and see if the return value contains my number. Attach debugserver to Preferences, then connect LLDB to debugserver, and check the ASLR offset of MobilePhoneSettings:</w:t>
      </w:r>
    </w:p>
    <w:p w14:paraId="0C060A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5ED2AB2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0x00078000 /private/var/db/stash/_.29LMeZ/Applications/Preferences.app/Preferences(0x000000000007c000)</w:t>
      </w:r>
    </w:p>
    <w:p w14:paraId="52FD3A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0x00231000 /Library/MobileSubstrate/MobileSubstrate.dylib(0x0000000000231000)</w:t>
      </w:r>
    </w:p>
    <w:p w14:paraId="57BD35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10ADF1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0x06db3000 /Users/snakeninny/Library/Developer/Xcode/iOS DeviceSupport/8.1 (12B411)/Symbols/System/Library/Frameworks/CoreFoundation.framework/CoreFoundation</w:t>
      </w:r>
    </w:p>
    <w:p w14:paraId="7C124E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65541E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[322] 0x06db3000 /Users/snakeninny/Library/Developer/Xcode/iOS DeviceSupport/8.1 (12B411)/Symbols/System/Library/PreferenceBundles/MobilePhoneSettings.bundle/MobilePhoneSettings</w:t>
      </w:r>
    </w:p>
    <w:p w14:paraId="67192B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2173B13A" w14:textId="77777777" w:rsidR="00256BF3" w:rsidRPr="00C7715B" w:rsidRDefault="00256BF3" w:rsidP="00256BF3">
      <w:pPr>
        <w:rPr>
          <w:rFonts w:ascii="Times New Roman" w:hAnsi="Times New Roman" w:hint="default"/>
        </w:rPr>
      </w:pPr>
      <w:r w:rsidRPr="00C7715B">
        <w:rPr>
          <w:rFonts w:ascii="Times New Roman" w:hAnsi="Times New Roman" w:hint="default"/>
        </w:rPr>
        <w:t>As we can see, the ASLR offset of MobilePhoneSettings is 0x6db3000. Then check the address of the last instruction in [PhoneSettingsController tableView:cellForRowAtIndexPath:], as shown in figure 6-17:</w:t>
      </w:r>
    </w:p>
    <w:p w14:paraId="6E62AFD2" w14:textId="77777777" w:rsidR="00256BF3" w:rsidRDefault="00256BF3" w:rsidP="00256BF3">
      <w:pPr>
        <w:keepNext/>
        <w:ind w:firstLine="0"/>
        <w:jc w:val="center"/>
        <w:rPr>
          <w:rFonts w:hint="default"/>
        </w:rPr>
      </w:pPr>
      <w:r>
        <w:rPr>
          <w:noProof/>
          <w:lang w:eastAsia="en-US"/>
        </w:rPr>
        <w:drawing>
          <wp:inline distT="0" distB="0" distL="0" distR="0" wp14:anchorId="7770F8BA" wp14:editId="4402FDC4">
            <wp:extent cx="5670144" cy="515468"/>
            <wp:effectExtent l="0" t="0" r="0" b="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32" name="6-17.png"/>
                    <pic:cNvPicPr/>
                  </pic:nvPicPr>
                  <pic:blipFill>
                    <a:blip r:embed="rId26">
                      <a:extLst/>
                    </a:blip>
                    <a:stretch>
                      <a:fillRect/>
                    </a:stretch>
                  </pic:blipFill>
                  <pic:spPr>
                    <a:xfrm>
                      <a:off x="0" y="0"/>
                      <a:ext cx="5670144" cy="515468"/>
                    </a:xfrm>
                    <a:prstGeom prst="rect">
                      <a:avLst/>
                    </a:prstGeom>
                    <a:ln w="12700" cap="flat">
                      <a:noFill/>
                      <a:miter lim="400000"/>
                    </a:ln>
                    <a:effectLst/>
                  </pic:spPr>
                </pic:pic>
              </a:graphicData>
            </a:graphic>
          </wp:inline>
        </w:drawing>
      </w:r>
    </w:p>
    <w:p w14:paraId="2986CC63" w14:textId="77777777" w:rsidR="00256BF3" w:rsidRPr="00C97D26" w:rsidRDefault="00256BF3" w:rsidP="00256BF3">
      <w:pPr>
        <w:jc w:val="center"/>
        <w:rPr>
          <w:rFonts w:ascii="Times New Roman" w:hAnsi="Times New Roman" w:hint="default"/>
        </w:rPr>
      </w:pPr>
      <w:r w:rsidRPr="00C97D26">
        <w:rPr>
          <w:rFonts w:ascii="Times New Roman" w:hAnsi="Times New Roman" w:hint="default"/>
        </w:rPr>
        <w:t>Figure 6-17 [PhoneSettingsController tableView:cellForRowAtIndexPath:]</w:t>
      </w:r>
    </w:p>
    <w:p w14:paraId="61A9A666" w14:textId="24BB37CE" w:rsidR="00256BF3" w:rsidRPr="00353106" w:rsidRDefault="00256BF3" w:rsidP="00256BF3">
      <w:pPr>
        <w:rPr>
          <w:rFonts w:ascii="Times New Roman" w:hAnsi="Times New Roman" w:hint="default"/>
        </w:rPr>
      </w:pPr>
      <w:r w:rsidRPr="00353106">
        <w:rPr>
          <w:rFonts w:ascii="Times New Roman" w:hAnsi="Times New Roman" w:hint="default"/>
        </w:rPr>
        <w:t>Because the return value is stored in R0, let’s set the breakpoint at “ADD SP, SP, #8”, then re-enter MobilePhoneSettings to trigger the breakpoint. Print R0 out when the process stops, an initialized cell should be ready</w:t>
      </w:r>
      <w:r w:rsidR="00353106" w:rsidRPr="00353106">
        <w:rPr>
          <w:rFonts w:ascii="Times New Roman" w:hAnsi="Times New Roman" w:hint="default"/>
        </w:rPr>
        <w:t xml:space="preserve"> </w:t>
      </w:r>
      <w:r w:rsidR="00353106" w:rsidRPr="00353106">
        <w:rPr>
          <w:rFonts w:ascii="Times New Roman" w:hAnsi="Times New Roman" w:cs="Lantinghei SC Heavy" w:hint="default"/>
        </w:rPr>
        <w:t>by then</w:t>
      </w:r>
      <w:r w:rsidRPr="00353106">
        <w:rPr>
          <w:rFonts w:ascii="Times New Roman" w:hAnsi="Times New Roman" w:hint="default"/>
        </w:rPr>
        <w:t>:</w:t>
      </w:r>
    </w:p>
    <w:p w14:paraId="446170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0x2c965c2c</w:t>
      </w:r>
    </w:p>
    <w:p w14:paraId="6937B2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2: where = MobilePhoneSettings`-[PhoneSettingsController tableView:cellForRowAtIndexPath:] + 236, address = 0x2c965c2c</w:t>
      </w:r>
    </w:p>
    <w:p w14:paraId="18D0AB9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115525 stopped</w:t>
      </w:r>
    </w:p>
    <w:p w14:paraId="1852A84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0x1c345, 0x2c965c2c MobilePhoneSettings`-[PhoneSettingsController tableView:cellForRowAtIndexPath:] + 236, queue = 'com.apple.main-thread, stop reason = breakpoint 2.1</w:t>
      </w:r>
    </w:p>
    <w:p w14:paraId="360E74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0x2c965c2c MobilePhoneSettings`-[PhoneSettingsController tableView:cellForRowAtIndexPath:] + 236</w:t>
      </w:r>
    </w:p>
    <w:p w14:paraId="6385E7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+ 236:</w:t>
      </w:r>
    </w:p>
    <w:p w14:paraId="231EDEC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0x2c965c2c:  add    sp, #8</w:t>
      </w:r>
    </w:p>
    <w:p w14:paraId="7254C8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0x2c965c2e:  pop    {r4, r5, r6, r7, pc}</w:t>
      </w:r>
    </w:p>
    <w:p w14:paraId="398DE2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32D38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applicationWillSuspend]:</w:t>
      </w:r>
    </w:p>
    <w:p w14:paraId="48EF50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0x2c965c30:  push   {r7, lr}</w:t>
      </w:r>
    </w:p>
    <w:p w14:paraId="1FFA64C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0x2c965c32:  mov    r7, sp</w:t>
      </w:r>
    </w:p>
    <w:p w14:paraId="63F88C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13F110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0x15f41440; baseClass = UITableViewCell; frame = (0 0; 320 44); text = 'My Number'; tag = 2; layer = &lt;CALayer: 0x15f4c930&gt;&gt;</w:t>
      </w:r>
    </w:p>
    <w:p w14:paraId="7B7E2B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subviews]</w:t>
      </w:r>
    </w:p>
    <w:p w14:paraId="3264A4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&lt;__NSArrayM 0x17060e50&gt;(</w:t>
      </w:r>
    </w:p>
    <w:p w14:paraId="59FC5B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&lt;UITableViewCellContentView: 0x15ed0660; frame = (0 0; 320 44); gestureRecognizers = &lt;NSArray: 0x15f491e0&gt;; layer = &lt;CALayer: 0x15ed06d0&gt;&gt;,</w:t>
      </w:r>
    </w:p>
    <w:p w14:paraId="4154B3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&lt;UIButton: 0x15f26f50; frame = (302 16; 8 13); opaque = NO; userInteractionEnabled = NO; layer = &lt;CALayer: 0x15f27050&gt;&gt;</w:t>
      </w:r>
    </w:p>
    <w:p w14:paraId="6970E7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B776D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FB9E6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detailTextLabel]</w:t>
      </w:r>
    </w:p>
    <w:p w14:paraId="39C598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0x15eb3480; frame = (0 0; 0 0); text = '+86PhoneNumber'; userInteractionEnabled = NO; layer = &lt;_UILabelLayer: 0x15eb3540&gt;&gt;</w:t>
      </w:r>
    </w:p>
    <w:p w14:paraId="042B4FEA" w14:textId="77777777" w:rsidR="00256BF3" w:rsidRPr="00D068AE" w:rsidRDefault="00256BF3" w:rsidP="00256BF3">
      <w:pPr>
        <w:rPr>
          <w:rFonts w:ascii="Times New Roman" w:hAnsi="Times New Roman" w:hint="default"/>
        </w:rPr>
      </w:pPr>
      <w:r w:rsidRPr="00D068AE">
        <w:rPr>
          <w:rFonts w:ascii="Times New Roman" w:hAnsi="Times New Roman" w:hint="default"/>
        </w:rPr>
        <w:t>As the output suggests, UI function of the top cell is indeed [PhoneSettingsController tableView:cellForRowAtIndexPath:], we have done a great job so far. We are confident that by digging into PhoneSettingsController we’ll finally get M, and there must be clues about M in tableView:cellForRowAtIndexPath:. We’ll witness this in the next section.</w:t>
      </w:r>
    </w:p>
    <w:p w14:paraId="455E0544" w14:textId="10B29F96" w:rsidR="00256BF3" w:rsidRPr="00FA6C0E" w:rsidRDefault="00256BF3" w:rsidP="00256BF3">
      <w:pPr>
        <w:rPr>
          <w:rFonts w:ascii="Times New Roman" w:hAnsi="Times New Roman" w:hint="default"/>
        </w:rPr>
      </w:pPr>
      <w:r w:rsidRPr="00FA6C0E">
        <w:rPr>
          <w:rFonts w:ascii="Times New Roman" w:hAnsi="Times New Roman" w:hint="default"/>
        </w:rPr>
        <w:t>One thing to note, iOS games’ UI are generally not constructed with UIKit, so recursiveDescription and nextResponder don’t work on games. As rookie reverse engineers, I don’t suggest you take games as targets. After understanding this book, if you want to reverse game</w:t>
      </w:r>
      <w:r w:rsidR="00FA6C0E">
        <w:rPr>
          <w:rFonts w:ascii="Times New Roman" w:hAnsi="Times New Roman"/>
        </w:rPr>
        <w:t>s</w:t>
      </w:r>
      <w:r w:rsidRPr="00FA6C0E">
        <w:rPr>
          <w:rFonts w:ascii="Times New Roman" w:hAnsi="Times New Roman" w:hint="default"/>
        </w:rPr>
        <w:t xml:space="preserve">, welcome to </w:t>
      </w:r>
      <w:hyperlink r:id="rId27" w:history="1">
        <w:r w:rsidRPr="00FA6C0E">
          <w:rPr>
            <w:rStyle w:val="Hyperlink0"/>
            <w:rFonts w:ascii="Times New Roman" w:hAnsi="Times New Roman" w:hint="default"/>
          </w:rPr>
          <w:t>http://bbs.iosre.com</w:t>
        </w:r>
      </w:hyperlink>
      <w:r w:rsidRPr="00FA6C0E">
        <w:rPr>
          <w:rFonts w:ascii="Times New Roman" w:hAnsi="Times New Roman" w:hint="default"/>
        </w:rPr>
        <w:t xml:space="preserve"> for discussion.</w:t>
      </w:r>
    </w:p>
    <w:p w14:paraId="7B8A5DA1" w14:textId="77777777" w:rsidR="00256BF3" w:rsidRPr="00073267" w:rsidRDefault="00256BF3" w:rsidP="00256BF3">
      <w:pPr>
        <w:pStyle w:val="Heading3"/>
        <w:ind w:firstLine="0"/>
      </w:pPr>
      <w:r w:rsidRPr="00073267">
        <w:t>6.2.2 Locate the target function from the UI function</w:t>
      </w:r>
    </w:p>
    <w:p w14:paraId="0074224C" w14:textId="77777777" w:rsidR="00256BF3" w:rsidRPr="00FA6C0E" w:rsidRDefault="00256BF3" w:rsidP="00256BF3">
      <w:pPr>
        <w:rPr>
          <w:rFonts w:ascii="Times New Roman" w:hAnsi="Times New Roman" w:hint="default"/>
        </w:rPr>
      </w:pPr>
      <w:r w:rsidRPr="00FA6C0E">
        <w:rPr>
          <w:rFonts w:ascii="Times New Roman" w:hAnsi="Times New Roman" w:hint="default"/>
        </w:rPr>
        <w:t>Successfully getting the UI function is a perfect beginning. UI functions have close ties with UI, namely, if we call [ComposeButtonItem _sendAction:withEvent:] to compose an email, or call [PhoneSettingsController tableView:cellForRowAtIndexPath:] to get my number, a lot of correlated events will happen on UI, such as the view will be refreshed, the layout will be updated, etc. It is over reacting. In most of cases, we just want to stay low and perform the functions without interrupting the UI. So what should we do when facing this kind of challenge?</w:t>
      </w:r>
    </w:p>
    <w:p w14:paraId="7D21438D" w14:textId="77777777" w:rsidR="00256BF3" w:rsidRPr="00A04E36" w:rsidRDefault="00256BF3" w:rsidP="00256BF3">
      <w:pPr>
        <w:rPr>
          <w:rFonts w:ascii="Times New Roman" w:hAnsi="Times New Roman" w:hint="default"/>
        </w:rPr>
      </w:pPr>
      <w:r w:rsidRPr="00A04E36">
        <w:rPr>
          <w:rFonts w:ascii="Times New Roman" w:hAnsi="Times New Roman" w:hint="default"/>
        </w:rPr>
        <w:t>As developers, we assume you have the most basic programmatic knowledge: the lowest level functions are written directly in assembly, which are far from us for now; the remaining functions are all nested called. Since UI functions are rather high level functions, they certainly nested call our target functions, which can be shown as the following pseudo code:</w:t>
      </w:r>
    </w:p>
    <w:p w14:paraId="002960A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GetRegular(water arg)</w:t>
      </w:r>
    </w:p>
    <w:p w14:paraId="4E6D01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46DD16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2ABBF62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MakeRegular(arg);</w:t>
      </w:r>
    </w:p>
    <w:p w14:paraId="07DE904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050EA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B5058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GetDiet(void)</w:t>
      </w:r>
    </w:p>
    <w:p w14:paraId="146DF1E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8E6D89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2B0F8A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MakeDiet();</w:t>
      </w:r>
    </w:p>
    <w:p w14:paraId="0E42DC1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602909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728F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GetZero(void)</w:t>
      </w:r>
    </w:p>
    <w:p w14:paraId="14EDAD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D1713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796104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MakeZero();</w:t>
      </w:r>
    </w:p>
    <w:p w14:paraId="1A0718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D55BB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D009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GetCoke(sugar arg1, water arg2, color arg3)</w:t>
      </w:r>
    </w:p>
    <w:p w14:paraId="1A023F6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3471D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(arg1 &gt; 0 &amp;&amp; arg1 &lt; 3) return GetDiet();</w:t>
      </w:r>
    </w:p>
    <w:p w14:paraId="3A4C0A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if (arg1 == 0) return GetZero();</w:t>
      </w:r>
    </w:p>
    <w:p w14:paraId="1244C7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GetRegular(arg2);</w:t>
      </w:r>
    </w:p>
    <w:p w14:paraId="73B5E18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39AC8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41DB2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Get7Up(void)</w:t>
      </w:r>
    </w:p>
    <w:p w14:paraId="024F3C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4D48BA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58FD75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Make7Up();</w:t>
      </w:r>
    </w:p>
    <w:p w14:paraId="0E8C1B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FF65F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9CA9B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GetMirinda(void)</w:t>
      </w:r>
    </w:p>
    <w:p w14:paraId="0CCCBF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5ED64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Functions();</w:t>
      </w:r>
    </w:p>
    <w:p w14:paraId="1F2295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MakeMirinda();</w:t>
      </w:r>
    </w:p>
    <w:p w14:paraId="0CCFAF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697BE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66EB16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drink GetPepsi(sugar arg1, water arg2, color arg3)</w:t>
      </w:r>
    </w:p>
    <w:p w14:paraId="6F9992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1A5FF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(arg3 == clear) Get7Up();</w:t>
      </w:r>
    </w:p>
    <w:p w14:paraId="084A08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else if (arg3 == orange) GetMirinda();</w:t>
      </w:r>
    </w:p>
    <w:p w14:paraId="1B27E6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GetRegular(arg2);</w:t>
      </w:r>
    </w:p>
    <w:p w14:paraId="64C00C7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6ABDA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9FA5C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array GetDrinks(sugar arg1, color arg2) // UIFunction</w:t>
      </w:r>
    </w:p>
    <w:p w14:paraId="14B9F4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CED95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drink coke = GetCoke(arg1, 100, arg3);</w:t>
      </w:r>
    </w:p>
    <w:p w14:paraId="018D2F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drink pepsi = GetPepsi(arg1, 105, arg3);</w:t>
      </w:r>
    </w:p>
    <w:p w14:paraId="2071D5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ArrayWithComponents(coke, pepsi)</w:t>
      </w:r>
    </w:p>
    <w:p w14:paraId="4A0639A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0F77D03" w14:textId="7D4F1269" w:rsidR="00256BF3" w:rsidRPr="00A04E36" w:rsidRDefault="00256BF3" w:rsidP="00256BF3">
      <w:pPr>
        <w:rPr>
          <w:rFonts w:ascii="Times New Roman" w:hAnsi="Times New Roman" w:hint="default"/>
        </w:rPr>
      </w:pPr>
      <w:r w:rsidRPr="00A04E36">
        <w:rPr>
          <w:rFonts w:ascii="Times New Roman" w:hAnsi="Times New Roman" w:hint="default"/>
        </w:rPr>
        <w:t>We don’t want to be served with coke and pepsi at the same time (you can regard them as UI function</w:t>
      </w:r>
      <w:r w:rsidR="00A04E36">
        <w:rPr>
          <w:rFonts w:ascii="Times New Roman" w:hAnsi="Times New Roman"/>
        </w:rPr>
        <w:t>s</w:t>
      </w:r>
      <w:r w:rsidRPr="00A04E36">
        <w:rPr>
          <w:rFonts w:ascii="Times New Roman" w:hAnsi="Times New Roman" w:hint="default"/>
        </w:rPr>
        <w:t xml:space="preserve">). If we only want to drink 7Up (data), we need to find Get7Up (target function which generates the data); if we want to know how Zero is made (function), we need to find MakeZero (target function which provides function). </w:t>
      </w:r>
      <w:r w:rsidR="00A04E36">
        <w:rPr>
          <w:rFonts w:ascii="Times New Roman" w:hAnsi="Times New Roman"/>
        </w:rPr>
        <w:t>Actually, t</w:t>
      </w:r>
      <w:r w:rsidRPr="00A04E36">
        <w:rPr>
          <w:rFonts w:ascii="Times New Roman" w:hAnsi="Times New Roman" w:hint="default"/>
        </w:rPr>
        <w:t>he “nest” of nested called functions are also consists of chains, so if we can get to know any link of the chain, we can regenerate the whole chain by reverse engineering, and the tools we mainly use are IDA and LLDB. Let’s continue with the previous 2 examples to learn how to find target functions of “compose email” and “get my number” by referring to [ComposeButtonItem _sendAction:withEvent:] and [PhoneSettingsController tableView:cellForRowAtIndexPath:].</w:t>
      </w:r>
    </w:p>
    <w:p w14:paraId="17DE1B12" w14:textId="7ECDDB3E" w:rsidR="00256BF3" w:rsidRPr="008058A8" w:rsidRDefault="00256BF3" w:rsidP="00AE2BCF">
      <w:pPr>
        <w:pStyle w:val="Heading3"/>
        <w:numPr>
          <w:ilvl w:val="0"/>
          <w:numId w:val="35"/>
        </w:numPr>
        <w:ind w:left="380" w:hanging="380"/>
        <w:rPr>
          <w:rFonts w:eastAsia="SimHei"/>
          <w:lang w:val="zh-TW" w:eastAsia="zh-TW"/>
        </w:rPr>
      </w:pPr>
      <w:r w:rsidRPr="008058A8">
        <w:rPr>
          <w:rFonts w:eastAsia="SimHei"/>
          <w:lang w:val="zh-TW" w:eastAsia="zh-TW"/>
        </w:rPr>
        <w:t xml:space="preserve">Look for the target function of  </w:t>
      </w:r>
      <w:r w:rsidRPr="008058A8">
        <w:rPr>
          <w:rFonts w:eastAsia="SimHei"/>
          <w:lang w:val="zh-TW" w:eastAsia="zh-TW"/>
        </w:rPr>
        <w:t>“</w:t>
      </w:r>
      <w:r w:rsidRPr="008058A8">
        <w:rPr>
          <w:rFonts w:eastAsia="SimHei"/>
          <w:lang w:val="zh-TW" w:eastAsia="zh-TW"/>
        </w:rPr>
        <w:t>compose email</w:t>
      </w:r>
      <w:r w:rsidRPr="008058A8">
        <w:rPr>
          <w:rFonts w:eastAsia="SimHei"/>
          <w:lang w:val="zh-TW" w:eastAsia="zh-TW"/>
        </w:rPr>
        <w:t>”</w:t>
      </w:r>
    </w:p>
    <w:p w14:paraId="1404D8AC" w14:textId="77777777" w:rsidR="00256BF3" w:rsidRPr="00E26929" w:rsidRDefault="00256BF3" w:rsidP="00256BF3">
      <w:pPr>
        <w:rPr>
          <w:rFonts w:ascii="Times New Roman" w:hAnsi="Times New Roman" w:hint="default"/>
        </w:rPr>
      </w:pPr>
      <w:r w:rsidRPr="00E26929">
        <w:rPr>
          <w:rFonts w:ascii="Times New Roman" w:hAnsi="Times New Roman" w:hint="default"/>
        </w:rPr>
        <w:t>Drag and drop MobileMail in IDA, and search [ComposeButtonItem _sendAction:withEvent:] in functions window, as shown in figure 6-18.</w:t>
      </w:r>
    </w:p>
    <w:p w14:paraId="18F9019F" w14:textId="77777777" w:rsidR="00256BF3" w:rsidRDefault="00256BF3" w:rsidP="00256BF3">
      <w:pPr>
        <w:keepNext/>
        <w:ind w:firstLine="0"/>
        <w:jc w:val="center"/>
        <w:rPr>
          <w:rFonts w:hint="default"/>
        </w:rPr>
      </w:pPr>
      <w:r>
        <w:rPr>
          <w:noProof/>
          <w:lang w:eastAsia="en-US"/>
        </w:rPr>
        <w:drawing>
          <wp:inline distT="0" distB="0" distL="0" distR="0" wp14:anchorId="41CE2E55" wp14:editId="1DD43C76">
            <wp:extent cx="3601314" cy="1914145"/>
            <wp:effectExtent l="0" t="0" r="0" b="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33" name="6-18.png"/>
                    <pic:cNvPicPr/>
                  </pic:nvPicPr>
                  <pic:blipFill>
                    <a:blip r:embed="rId28">
                      <a:extLst/>
                    </a:blip>
                    <a:stretch>
                      <a:fillRect/>
                    </a:stretch>
                  </pic:blipFill>
                  <pic:spPr>
                    <a:xfrm>
                      <a:off x="0" y="0"/>
                      <a:ext cx="3601314" cy="1914145"/>
                    </a:xfrm>
                    <a:prstGeom prst="rect">
                      <a:avLst/>
                    </a:prstGeom>
                    <a:ln w="12700" cap="flat">
                      <a:noFill/>
                      <a:miter lim="400000"/>
                    </a:ln>
                    <a:effectLst/>
                  </pic:spPr>
                </pic:pic>
              </a:graphicData>
            </a:graphic>
          </wp:inline>
        </w:drawing>
      </w:r>
    </w:p>
    <w:p w14:paraId="17F3982C" w14:textId="77777777" w:rsidR="00256BF3" w:rsidRPr="00E26929" w:rsidRDefault="00256BF3" w:rsidP="00256BF3">
      <w:pPr>
        <w:jc w:val="center"/>
        <w:rPr>
          <w:rFonts w:ascii="Times New Roman" w:hAnsi="Times New Roman" w:hint="default"/>
        </w:rPr>
      </w:pPr>
      <w:r w:rsidRPr="00E26929">
        <w:rPr>
          <w:rFonts w:ascii="Times New Roman" w:hAnsi="Times New Roman" w:hint="default"/>
        </w:rPr>
        <w:t>Figure 6-18 [ComposeButtonItem _sendAction:withEvent:] is not found</w:t>
      </w:r>
    </w:p>
    <w:p w14:paraId="5FFBA6A7" w14:textId="77777777" w:rsidR="00256BF3" w:rsidRPr="00E26929" w:rsidRDefault="00256BF3" w:rsidP="00256BF3">
      <w:pPr>
        <w:rPr>
          <w:rFonts w:ascii="Times New Roman" w:hAnsi="Times New Roman" w:hint="default"/>
        </w:rPr>
      </w:pPr>
      <w:r w:rsidRPr="00E26929">
        <w:rPr>
          <w:rFonts w:ascii="Times New Roman" w:hAnsi="Times New Roman" w:hint="default"/>
        </w:rPr>
        <w:t>Where is [ComposeButtonItem _sendAction:withEvent:]? Now that ComposeButtonItem doesn’t implement this method, it’s supposed to be implemented in its super class. Open ComposeButtonItem.h and see which class it inherits from:</w:t>
      </w:r>
    </w:p>
    <w:p w14:paraId="54353D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ComposeButtonItem : LongPressableButtonItem</w:t>
      </w:r>
    </w:p>
    <w:p w14:paraId="197969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+(id)composeButtonItem;</w:t>
      </w:r>
    </w:p>
    <w:p w14:paraId="61D31D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19DA7928" w14:textId="56A8F63A" w:rsidR="00256BF3" w:rsidRPr="00E26929" w:rsidRDefault="00256BF3" w:rsidP="00256BF3">
      <w:pPr>
        <w:rPr>
          <w:rFonts w:ascii="Times New Roman" w:hAnsi="Times New Roman" w:hint="default"/>
        </w:rPr>
      </w:pPr>
      <w:r w:rsidRPr="00E26929">
        <w:rPr>
          <w:rFonts w:ascii="Times New Roman" w:hAnsi="Times New Roman" w:hint="default"/>
        </w:rPr>
        <w:t>Then open LongPressableButtonItem.h, and see whether it im</w:t>
      </w:r>
      <w:r w:rsidR="00E26929">
        <w:rPr>
          <w:rFonts w:ascii="Times New Roman" w:hAnsi="Times New Roman" w:hint="default"/>
        </w:rPr>
        <w:t>plements _sendAction:withEvent:</w:t>
      </w:r>
      <w:r w:rsidR="00E26929">
        <w:rPr>
          <w:rFonts w:ascii="Times New Roman" w:hAnsi="Times New Roman"/>
        </w:rPr>
        <w:t>.</w:t>
      </w:r>
    </w:p>
    <w:p w14:paraId="6D66B5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LongPressableButtonItem : UIBarButtonItem</w:t>
      </w:r>
    </w:p>
    <w:p w14:paraId="183E31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4EDEB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id _longPressTarget;</w:t>
      </w:r>
    </w:p>
    <w:p w14:paraId="565EB4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SEL _longPressAction;</w:t>
      </w:r>
    </w:p>
    <w:p w14:paraId="0A3F72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F17CCA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F13C33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(void)_attachGestureRecognizerToView:(id)arg1;</w:t>
      </w:r>
    </w:p>
    <w:p w14:paraId="043501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(id)createViewForNavigationItem:(id)arg1;</w:t>
      </w:r>
    </w:p>
    <w:p w14:paraId="0097BEF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(id)createViewForToolbar:(id)arg1;</w:t>
      </w:r>
    </w:p>
    <w:p w14:paraId="588693E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(void)longPressGestureRecognized:(id)arg1;</w:t>
      </w:r>
    </w:p>
    <w:p w14:paraId="3DE3D9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(void)setLongPressTarget:(id)arg1 action:(SEL)arg2;</w:t>
      </w:r>
    </w:p>
    <w:p w14:paraId="691858B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60FB6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5033C10C" w14:textId="77777777" w:rsidR="00256BF3" w:rsidRPr="000B6847" w:rsidRDefault="00256BF3" w:rsidP="00256BF3">
      <w:pPr>
        <w:rPr>
          <w:rFonts w:ascii="Times New Roman" w:eastAsia="宋体" w:hAnsi="Times New Roman" w:cs="宋体" w:hint="default"/>
          <w:lang w:val="zh-TW" w:eastAsia="zh-TW"/>
        </w:rPr>
      </w:pPr>
      <w:r w:rsidRPr="000B6847">
        <w:rPr>
          <w:rFonts w:ascii="Times New Roman" w:hAnsi="Times New Roman" w:hint="default"/>
        </w:rPr>
        <w:t>It doesn’t implement this method either, so let’s proceed to its super class. Open UIBarButtonItem.h</w:t>
      </w:r>
      <w:r w:rsidRPr="000B6847">
        <w:rPr>
          <w:rFonts w:ascii="Times New Roman" w:eastAsia="宋体" w:hAnsi="Times New Roman" w:hint="default"/>
          <w:lang w:val="zh-TW" w:eastAsia="zh-TW"/>
        </w:rPr>
        <w:t>：</w:t>
      </w:r>
    </w:p>
    <w:p w14:paraId="6C81C4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UIBarButtonItem : UIBarItem &lt;NSCoding&gt;</w:t>
      </w:r>
    </w:p>
    <w:p w14:paraId="49584B2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5B47155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(void)_sendAction:(id)arg1 withEvent:(id)arg2;</w:t>
      </w:r>
    </w:p>
    <w:p w14:paraId="5109A6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7A487A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7F25396F" w14:textId="77777777" w:rsidR="00256BF3" w:rsidRPr="000B6847" w:rsidRDefault="00256BF3" w:rsidP="00256BF3">
      <w:pPr>
        <w:rPr>
          <w:rFonts w:ascii="Times New Roman" w:hAnsi="Times New Roman" w:hint="default"/>
        </w:rPr>
      </w:pPr>
      <w:r w:rsidRPr="000B6847">
        <w:rPr>
          <w:rFonts w:ascii="Times New Roman" w:hAnsi="Times New Roman" w:hint="default"/>
        </w:rPr>
        <w:t xml:space="preserve">UIBarButtonItem does implement this method, so it’s UIKit that we should analyze. Drag and drop the binary into IDA, since UIKit is big in size, it takes a rather long time to be analyzed. During waiting time, how about dropping in </w:t>
      </w:r>
      <w:hyperlink r:id="rId29" w:history="1">
        <w:r w:rsidRPr="000B6847">
          <w:rPr>
            <w:rStyle w:val="Hyperlink0"/>
            <w:rFonts w:ascii="Times New Roman" w:hAnsi="Times New Roman" w:hint="default"/>
          </w:rPr>
          <w:t>http://bbs.iosre.com</w:t>
        </w:r>
      </w:hyperlink>
      <w:r w:rsidRPr="000B6847">
        <w:rPr>
          <w:rFonts w:ascii="Times New Roman" w:hAnsi="Times New Roman" w:hint="default"/>
        </w:rPr>
        <w:t xml:space="preserve"> for a chat?</w:t>
      </w:r>
    </w:p>
    <w:p w14:paraId="2E0C6CB9" w14:textId="77777777" w:rsidR="00256BF3" w:rsidRPr="000B6847" w:rsidRDefault="00256BF3" w:rsidP="00256BF3">
      <w:pPr>
        <w:rPr>
          <w:rFonts w:ascii="Times New Roman" w:hAnsi="Times New Roman" w:hint="default"/>
        </w:rPr>
      </w:pPr>
      <w:r w:rsidRPr="000B6847">
        <w:rPr>
          <w:rFonts w:ascii="Times New Roman" w:hAnsi="Times New Roman" w:hint="default"/>
        </w:rPr>
        <w:t>After the initial analysis of UIKit, let’s go to the implementation of [UIBarButtonItem _sendAction:withEvent:], as shown in figure 6-19.</w:t>
      </w:r>
    </w:p>
    <w:p w14:paraId="2DB3CDC6" w14:textId="77777777" w:rsidR="00256BF3" w:rsidRDefault="00256BF3" w:rsidP="00256BF3">
      <w:pPr>
        <w:keepNext/>
        <w:ind w:firstLine="0"/>
        <w:jc w:val="center"/>
        <w:rPr>
          <w:rFonts w:hint="default"/>
        </w:rPr>
      </w:pPr>
      <w:r>
        <w:rPr>
          <w:noProof/>
          <w:lang w:eastAsia="en-US"/>
        </w:rPr>
        <w:drawing>
          <wp:inline distT="0" distB="0" distL="0" distR="0" wp14:anchorId="72203C94" wp14:editId="59C0DF11">
            <wp:extent cx="3600616" cy="1732433"/>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6-19.png"/>
                    <pic:cNvPicPr/>
                  </pic:nvPicPr>
                  <pic:blipFill>
                    <a:blip r:embed="rId30">
                      <a:extLst/>
                    </a:blip>
                    <a:stretch>
                      <a:fillRect/>
                    </a:stretch>
                  </pic:blipFill>
                  <pic:spPr>
                    <a:xfrm>
                      <a:off x="0" y="0"/>
                      <a:ext cx="3600616" cy="1732433"/>
                    </a:xfrm>
                    <a:prstGeom prst="rect">
                      <a:avLst/>
                    </a:prstGeom>
                    <a:ln w="12700" cap="flat">
                      <a:noFill/>
                      <a:miter lim="400000"/>
                    </a:ln>
                    <a:effectLst/>
                  </pic:spPr>
                </pic:pic>
              </a:graphicData>
            </a:graphic>
          </wp:inline>
        </w:drawing>
      </w:r>
    </w:p>
    <w:p w14:paraId="5B24F127" w14:textId="77777777" w:rsidR="00256BF3" w:rsidRPr="000B6847" w:rsidRDefault="00256BF3" w:rsidP="00256BF3">
      <w:pPr>
        <w:jc w:val="center"/>
        <w:rPr>
          <w:rFonts w:ascii="Times New Roman" w:hAnsi="Times New Roman" w:hint="default"/>
        </w:rPr>
      </w:pPr>
      <w:r w:rsidRPr="000B6847">
        <w:rPr>
          <w:rFonts w:ascii="Times New Roman" w:hAnsi="Times New Roman" w:hint="default"/>
        </w:rPr>
        <w:t>Figure 6-19 [UIBarButtonItem _sendAction:withEvent:]</w:t>
      </w:r>
    </w:p>
    <w:p w14:paraId="5F3FDE38" w14:textId="77777777" w:rsidR="00256BF3" w:rsidRPr="000B6847" w:rsidRDefault="00256BF3" w:rsidP="00256BF3">
      <w:pPr>
        <w:rPr>
          <w:rFonts w:ascii="Times New Roman" w:hAnsi="Times New Roman" w:hint="default"/>
        </w:rPr>
      </w:pPr>
      <w:r w:rsidRPr="000B6847">
        <w:rPr>
          <w:rFonts w:ascii="Times New Roman" w:hAnsi="Times New Roman" w:hint="default"/>
        </w:rPr>
        <w:t>The first function to be called is objc_msgSend. Its official documentation is:</w:t>
      </w:r>
    </w:p>
    <w:p w14:paraId="303D01B5" w14:textId="77777777" w:rsidR="00256BF3" w:rsidRPr="000B6847" w:rsidRDefault="00256BF3" w:rsidP="00256BF3">
      <w:pPr>
        <w:rPr>
          <w:rFonts w:ascii="Times New Roman" w:hAnsi="Times New Roman" w:hint="default"/>
          <w:i/>
          <w:iCs/>
        </w:rPr>
      </w:pPr>
      <w:r w:rsidRPr="000B6847">
        <w:rPr>
          <w:rFonts w:ascii="Times New Roman" w:hAnsi="Times New Roman" w:hint="default"/>
          <w:i/>
          <w:iCs/>
        </w:rPr>
        <w:t>“When it encounters a method call, the compiler generates a call to one of the functions objc_msgSend, objc_msgSend_stret, objc_msgSendSuper, or objc_msgSendSuper_stret. Messages sent to an object’s superclass (using the super keyword) are sent using objc_msgSendSuper; other messages are sent using objc_msgSend. Methods that have data structures as return values are sent using objc_msgSendSuper_stret and objc_msgSend_stret.”</w:t>
      </w:r>
    </w:p>
    <w:p w14:paraId="0C8A61B3" w14:textId="6B7A25BF" w:rsidR="00256BF3" w:rsidRPr="000B6847" w:rsidRDefault="00256BF3" w:rsidP="00256BF3">
      <w:pPr>
        <w:rPr>
          <w:rFonts w:ascii="Times New Roman" w:hAnsi="Times New Roman" w:hint="default"/>
        </w:rPr>
      </w:pPr>
      <w:r w:rsidRPr="000B6847">
        <w:rPr>
          <w:rFonts w:ascii="Times New Roman" w:hAnsi="Times New Roman" w:hint="default"/>
        </w:rPr>
        <w:t>According to the relationship of “object”, “method” and “implementation” in chapter 5, [receiver message] becomes objc_msgSend(receiver, @selector(message)) after compilation; when there are arguments in the method, [receiver message:arg1 foo:arg2 bar:arg3] becomes objc_msgSend(receiver, @selector(message), arg1, arg2, arg3), etc. Base</w:t>
      </w:r>
      <w:r w:rsidR="00204A30">
        <w:rPr>
          <w:rFonts w:ascii="Times New Roman" w:hAnsi="Times New Roman"/>
        </w:rPr>
        <w:t>d</w:t>
      </w:r>
      <w:r w:rsidRPr="000B6847">
        <w:rPr>
          <w:rFonts w:ascii="Times New Roman" w:hAnsi="Times New Roman" w:hint="default"/>
        </w:rPr>
        <w:t xml:space="preserve"> on this, the first objc_msgSend actually executes an Objective-C method. So what exactly is the method? Who’s the </w:t>
      </w:r>
      <w:r w:rsidR="00204A30">
        <w:rPr>
          <w:rFonts w:ascii="Times New Roman" w:hAnsi="Times New Roman"/>
        </w:rPr>
        <w:t>receiver</w:t>
      </w:r>
      <w:r w:rsidRPr="000B6847">
        <w:rPr>
          <w:rFonts w:ascii="Times New Roman" w:hAnsi="Times New Roman" w:hint="default"/>
        </w:rPr>
        <w:t>, and what are the arguments?</w:t>
      </w:r>
    </w:p>
    <w:p w14:paraId="3AC4F974" w14:textId="77777777" w:rsidR="00256BF3" w:rsidRPr="00204A30" w:rsidRDefault="00256BF3" w:rsidP="00256BF3">
      <w:pPr>
        <w:rPr>
          <w:rFonts w:ascii="Times New Roman" w:hAnsi="Times New Roman" w:hint="default"/>
        </w:rPr>
      </w:pPr>
      <w:r w:rsidRPr="00204A30">
        <w:rPr>
          <w:rFonts w:ascii="Times New Roman" w:hAnsi="Times New Roman" w:hint="default"/>
        </w:rPr>
        <w:t>Still remember “sentence of the book”?</w:t>
      </w:r>
    </w:p>
    <w:p w14:paraId="49863DB1" w14:textId="7914ED3E" w:rsidR="00256BF3" w:rsidRPr="00204A30" w:rsidRDefault="00AE2BCF" w:rsidP="00256BF3">
      <w:pPr>
        <w:rPr>
          <w:rFonts w:ascii="Times New Roman" w:hAnsi="Times New Roman" w:hint="default"/>
        </w:rPr>
      </w:pPr>
      <w:r w:rsidRPr="00204A30">
        <w:rPr>
          <w:rFonts w:ascii="Times New Roman" w:hAnsi="Times New Roman" w:hint="default"/>
        </w:rPr>
        <w:t xml:space="preserve"> </w:t>
      </w:r>
      <w:r w:rsidR="00256BF3" w:rsidRPr="00204A30">
        <w:rPr>
          <w:rFonts w:ascii="Times New Roman" w:hAnsi="Times New Roman" w:hint="default"/>
        </w:rPr>
        <w:t>“The first 4 arguments are saved in R0, R1, R2 and R3; the rest are saved on the stack; the return value is saved in R0.”</w:t>
      </w:r>
    </w:p>
    <w:p w14:paraId="292E9A54" w14:textId="77777777" w:rsidR="00256BF3" w:rsidRPr="00204A30" w:rsidRDefault="00256BF3" w:rsidP="00256BF3">
      <w:pPr>
        <w:rPr>
          <w:rFonts w:ascii="Times New Roman" w:hAnsi="Times New Roman" w:hint="default"/>
        </w:rPr>
      </w:pPr>
      <w:r w:rsidRPr="00204A30">
        <w:rPr>
          <w:rFonts w:ascii="Times New Roman" w:hAnsi="Times New Roman" w:hint="default"/>
        </w:rPr>
        <w:t>According to the sentence, at ARM level, objc_msgSend works in the format of objc_msgSend(R0, R1, R2, R3, *SP, *(SP + sizeOfLastArg), ...), and the corresponding Objective-C method is [R0 R1:R2 foo:R3 bar:*SP baz:*(SP + sizeOfLastArg) qux:...]. :Let’s apply this format to the first objc_msgSend; if we’re to restore its corresponding Objective-C method, you have to find out what’s in R0, R1, R2, R3 and SP before “BLX.W _objc_msgSend”. This kind of backward analysis is worthy of the name reverse engineering. Let’s try it out.</w:t>
      </w:r>
    </w:p>
    <w:p w14:paraId="5C247B88" w14:textId="77777777" w:rsidR="00256BF3" w:rsidRPr="00204A30" w:rsidRDefault="00256BF3" w:rsidP="00256BF3">
      <w:pPr>
        <w:rPr>
          <w:rFonts w:ascii="Times New Roman" w:hAnsi="Times New Roman" w:hint="default"/>
        </w:rPr>
      </w:pPr>
      <w:r w:rsidRPr="00204A30">
        <w:rPr>
          <w:rFonts w:ascii="Times New Roman" w:hAnsi="Times New Roman" w:hint="default"/>
        </w:rPr>
        <w:t>Before “BLX.W _objc_msgSend”, the latest assignment of R0 comes from “MOV R0, R10”, thus R0 comes from R10; the latest assignment of R10 comes from “MOV R10, R0”, thus R10 comes from R0. Before “MOV R10, R0”, R0 is directly used without assignment; this seems illogical, but such an obvious “bug” is impossible to exist, it’s us that may have made a mistake. So R0 must be assigned somewhere. Here comes the question, where is this “somewhere”?</w:t>
      </w:r>
    </w:p>
    <w:p w14:paraId="74F61B2C" w14:textId="30AD54FC" w:rsidR="00256BF3" w:rsidRPr="00204A30" w:rsidRDefault="00256BF3" w:rsidP="00256BF3">
      <w:pPr>
        <w:rPr>
          <w:rFonts w:ascii="Times New Roman" w:hAnsi="Times New Roman" w:hint="default"/>
        </w:rPr>
      </w:pPr>
      <w:r w:rsidRPr="00204A30">
        <w:rPr>
          <w:rFonts w:ascii="Times New Roman" w:hAnsi="Times New Roman" w:hint="default"/>
        </w:rPr>
        <w:t xml:space="preserve">Given that there is no assignment of R0 inside [UIBarButtonItem _sendAction:withEvent:], the only possibility is </w:t>
      </w:r>
      <w:r w:rsidR="00204A30">
        <w:rPr>
          <w:rFonts w:ascii="Times New Roman" w:hAnsi="Times New Roman"/>
        </w:rPr>
        <w:t xml:space="preserve">that </w:t>
      </w:r>
      <w:r w:rsidRPr="00204A30">
        <w:rPr>
          <w:rFonts w:ascii="Times New Roman" w:hAnsi="Times New Roman" w:hint="default"/>
        </w:rPr>
        <w:t>it</w:t>
      </w:r>
      <w:r w:rsidR="00204A30">
        <w:rPr>
          <w:rFonts w:ascii="Times New Roman" w:hAnsi="Times New Roman" w:hint="default"/>
        </w:rPr>
        <w:t>’</w:t>
      </w:r>
      <w:r w:rsidRPr="00204A30">
        <w:rPr>
          <w:rFonts w:ascii="Times New Roman" w:hAnsi="Times New Roman" w:hint="default"/>
        </w:rPr>
        <w:t>s assigned in the caller of [UIBarButtonItem _sendAction:withEvent:]. [UIBarButtonItem _sendAction:withEvent:] becomes objc_msgSend(UIBarButtonItem, @selector(_sendAction:withEvent:), action, event) after compilation, and 4 arguments are stored separately in R0~R3. So when [UIBarButtonItem _sendAction:withEvent:] gets called, R0 is UIBarButtonItem, so is R0 in “MOV R10, R0” and “BLX.W _objc_msgSend”. Still confus</w:t>
      </w:r>
      <w:r w:rsidR="00204A30">
        <w:rPr>
          <w:rFonts w:ascii="Times New Roman" w:hAnsi="Times New Roman"/>
        </w:rPr>
        <w:t>ed</w:t>
      </w:r>
      <w:r w:rsidRPr="00204A30">
        <w:rPr>
          <w:rFonts w:ascii="Times New Roman" w:hAnsi="Times New Roman" w:hint="default"/>
        </w:rPr>
        <w:t>? Refer to figure 6-20, I bet you can understand.</w:t>
      </w:r>
    </w:p>
    <w:p w14:paraId="207D5881" w14:textId="77777777" w:rsidR="00256BF3" w:rsidRDefault="00256BF3" w:rsidP="00256BF3">
      <w:pPr>
        <w:keepNext/>
        <w:ind w:firstLine="0"/>
        <w:jc w:val="center"/>
        <w:rPr>
          <w:rFonts w:hint="default"/>
        </w:rPr>
      </w:pPr>
      <w:r>
        <w:rPr>
          <w:noProof/>
          <w:lang w:eastAsia="en-US"/>
        </w:rPr>
        <w:drawing>
          <wp:inline distT="0" distB="0" distL="0" distR="0" wp14:anchorId="573A7F31" wp14:editId="7A2E69D7">
            <wp:extent cx="4318661" cy="1982343"/>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6-20.png"/>
                    <pic:cNvPicPr/>
                  </pic:nvPicPr>
                  <pic:blipFill>
                    <a:blip r:embed="rId31">
                      <a:extLst/>
                    </a:blip>
                    <a:stretch>
                      <a:fillRect/>
                    </a:stretch>
                  </pic:blipFill>
                  <pic:spPr>
                    <a:xfrm>
                      <a:off x="0" y="0"/>
                      <a:ext cx="4318661" cy="1982343"/>
                    </a:xfrm>
                    <a:prstGeom prst="rect">
                      <a:avLst/>
                    </a:prstGeom>
                    <a:ln w="12700" cap="flat">
                      <a:noFill/>
                      <a:miter lim="400000"/>
                    </a:ln>
                    <a:effectLst/>
                  </pic:spPr>
                </pic:pic>
              </a:graphicData>
            </a:graphic>
          </wp:inline>
        </w:drawing>
      </w:r>
    </w:p>
    <w:p w14:paraId="6C62CEDC" w14:textId="77777777" w:rsidR="00256BF3" w:rsidRPr="00204A30" w:rsidRDefault="00256BF3" w:rsidP="00256BF3">
      <w:pPr>
        <w:jc w:val="center"/>
        <w:rPr>
          <w:rFonts w:ascii="Times New Roman" w:hAnsi="Times New Roman" w:hint="default"/>
        </w:rPr>
      </w:pPr>
      <w:r w:rsidRPr="00204A30">
        <w:rPr>
          <w:rFonts w:ascii="Times New Roman" w:hAnsi="Times New Roman" w:hint="default"/>
        </w:rPr>
        <w:t>Figure 6-20 R0’s evolution</w:t>
      </w:r>
    </w:p>
    <w:p w14:paraId="096148D8" w14:textId="77777777" w:rsidR="00256BF3" w:rsidRPr="00204A30" w:rsidRDefault="00256BF3" w:rsidP="00256BF3">
      <w:pPr>
        <w:rPr>
          <w:rFonts w:ascii="Times New Roman" w:hAnsi="Times New Roman" w:hint="default"/>
        </w:rPr>
      </w:pPr>
      <w:r w:rsidRPr="00204A30">
        <w:rPr>
          <w:rFonts w:ascii="Times New Roman" w:hAnsi="Times New Roman" w:hint="default"/>
        </w:rPr>
        <w:t>Similarly, before “BLX.W _objc_msgSend”, the latest assignment of R1 comes from “MOV R1, R4”, thus R1 comes from R4; the latest assignment of R4 comes from “LDR R4, [R0]”, thus R4 comes from *R0, i.e. “action” which is already commented out in IDA. The evolution of R1 is shown in figure 6-21:</w:t>
      </w:r>
    </w:p>
    <w:p w14:paraId="74343A04" w14:textId="77777777" w:rsidR="00256BF3" w:rsidRDefault="00256BF3" w:rsidP="00256BF3">
      <w:pPr>
        <w:keepNext/>
        <w:ind w:firstLine="0"/>
        <w:jc w:val="center"/>
        <w:rPr>
          <w:rFonts w:hint="default"/>
        </w:rPr>
      </w:pPr>
      <w:r>
        <w:rPr>
          <w:noProof/>
          <w:lang w:eastAsia="en-US"/>
        </w:rPr>
        <w:drawing>
          <wp:inline distT="0" distB="0" distL="0" distR="0" wp14:anchorId="619F64A6" wp14:editId="3AE524C6">
            <wp:extent cx="4317569" cy="1990027"/>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6-21.png"/>
                    <pic:cNvPicPr/>
                  </pic:nvPicPr>
                  <pic:blipFill>
                    <a:blip r:embed="rId32">
                      <a:extLst/>
                    </a:blip>
                    <a:stretch>
                      <a:fillRect/>
                    </a:stretch>
                  </pic:blipFill>
                  <pic:spPr>
                    <a:xfrm>
                      <a:off x="0" y="0"/>
                      <a:ext cx="4317569" cy="1990027"/>
                    </a:xfrm>
                    <a:prstGeom prst="rect">
                      <a:avLst/>
                    </a:prstGeom>
                    <a:ln w="12700" cap="flat">
                      <a:noFill/>
                      <a:miter lim="400000"/>
                    </a:ln>
                    <a:effectLst/>
                  </pic:spPr>
                </pic:pic>
              </a:graphicData>
            </a:graphic>
          </wp:inline>
        </w:drawing>
      </w:r>
    </w:p>
    <w:p w14:paraId="05721FDA" w14:textId="77777777" w:rsidR="00256BF3" w:rsidRPr="00540CAC" w:rsidRDefault="00256BF3" w:rsidP="00256BF3">
      <w:pPr>
        <w:jc w:val="center"/>
        <w:rPr>
          <w:rFonts w:ascii="Times New Roman" w:hAnsi="Times New Roman" w:hint="default"/>
        </w:rPr>
      </w:pPr>
      <w:r w:rsidRPr="00540CAC">
        <w:rPr>
          <w:rFonts w:ascii="Times New Roman" w:hAnsi="Times New Roman" w:hint="default"/>
        </w:rPr>
        <w:t>Figure 6-21 R1’s change process</w:t>
      </w:r>
    </w:p>
    <w:p w14:paraId="5E6F3C87" w14:textId="77777777" w:rsidR="00256BF3" w:rsidRPr="00540CAC" w:rsidRDefault="00256BF3" w:rsidP="00256BF3">
      <w:pPr>
        <w:rPr>
          <w:rFonts w:ascii="Times New Roman" w:hAnsi="Times New Roman" w:hint="default"/>
        </w:rPr>
      </w:pPr>
      <w:r w:rsidRPr="00540CAC">
        <w:rPr>
          <w:rFonts w:ascii="Times New Roman" w:hAnsi="Times New Roman" w:hint="default"/>
        </w:rPr>
        <w:t>So after restoration, the first objc_msgSend becomes [self action], and the return value is stored in R0, right? Next, the process judges whether [self action] is 0. If it is 0, there will be no actions; otherwise, it branches to figure 6-22:</w:t>
      </w:r>
    </w:p>
    <w:p w14:paraId="6C71E527" w14:textId="77777777" w:rsidR="00256BF3" w:rsidRDefault="00256BF3" w:rsidP="00256BF3">
      <w:pPr>
        <w:keepNext/>
        <w:ind w:firstLine="0"/>
        <w:jc w:val="center"/>
        <w:rPr>
          <w:rFonts w:hint="default"/>
        </w:rPr>
      </w:pPr>
      <w:r>
        <w:rPr>
          <w:noProof/>
          <w:lang w:eastAsia="en-US"/>
        </w:rPr>
        <w:drawing>
          <wp:inline distT="0" distB="0" distL="0" distR="0" wp14:anchorId="03C08C10" wp14:editId="0CC9E3E9">
            <wp:extent cx="5663185" cy="2481073"/>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6-22.png"/>
                    <pic:cNvPicPr/>
                  </pic:nvPicPr>
                  <pic:blipFill>
                    <a:blip r:embed="rId33">
                      <a:extLst/>
                    </a:blip>
                    <a:stretch>
                      <a:fillRect/>
                    </a:stretch>
                  </pic:blipFill>
                  <pic:spPr>
                    <a:xfrm>
                      <a:off x="0" y="0"/>
                      <a:ext cx="5663185" cy="2481073"/>
                    </a:xfrm>
                    <a:prstGeom prst="rect">
                      <a:avLst/>
                    </a:prstGeom>
                    <a:ln w="12700" cap="flat">
                      <a:noFill/>
                      <a:miter lim="400000"/>
                    </a:ln>
                    <a:effectLst/>
                  </pic:spPr>
                </pic:pic>
              </a:graphicData>
            </a:graphic>
          </wp:inline>
        </w:drawing>
      </w:r>
    </w:p>
    <w:p w14:paraId="4E908C29" w14:textId="77777777" w:rsidR="00256BF3" w:rsidRPr="00540CAC" w:rsidRDefault="00256BF3" w:rsidP="00256BF3">
      <w:pPr>
        <w:jc w:val="center"/>
        <w:rPr>
          <w:rFonts w:ascii="Times New Roman" w:hAnsi="Times New Roman" w:hint="default"/>
        </w:rPr>
      </w:pPr>
      <w:r w:rsidRPr="00540CAC">
        <w:rPr>
          <w:rFonts w:ascii="Times New Roman" w:hAnsi="Times New Roman" w:hint="default"/>
        </w:rPr>
        <w:t>Figure 6-22 [UIBarButtonItem _sendAction:withEvent:]</w:t>
      </w:r>
    </w:p>
    <w:p w14:paraId="201E3322" w14:textId="5F1158D0" w:rsidR="00256BF3" w:rsidRPr="00540CAC" w:rsidRDefault="00256BF3" w:rsidP="00256BF3">
      <w:pPr>
        <w:rPr>
          <w:rFonts w:ascii="Times New Roman" w:hAnsi="Times New Roman" w:hint="default"/>
        </w:rPr>
      </w:pPr>
      <w:r w:rsidRPr="00540CAC">
        <w:rPr>
          <w:rFonts w:ascii="Times New Roman" w:hAnsi="Times New Roman" w:hint="default"/>
        </w:rPr>
        <w:t>There’re 4 objc_msgSend</w:t>
      </w:r>
      <w:r w:rsidR="00540CAC">
        <w:rPr>
          <w:rFonts w:ascii="Times New Roman" w:hAnsi="Times New Roman"/>
        </w:rPr>
        <w:t>s</w:t>
      </w:r>
      <w:r w:rsidRPr="00540CAC">
        <w:rPr>
          <w:rFonts w:ascii="Times New Roman" w:hAnsi="Times New Roman" w:hint="default"/>
        </w:rPr>
        <w:t>, let’s analyze them with the same thought one by one:</w:t>
      </w:r>
    </w:p>
    <w:p w14:paraId="25533E7E"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1st objc_msgSend comes from “LDR R0, [R2]”, and IDA has already figured out that [R2] is a UIApplication class; R1 comes from “LDR R1, [R0]”, i.e. “sharedApplication”. So the 1st objc_msgSend is actually [UIApplication sharedApplication], and the return value is stored in R0.</w:t>
      </w:r>
    </w:p>
    <w:p w14:paraId="2BBDCD30"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2nd objc_msgSend comes from “MOV R0, R10”, i.e. R10; in figure 6-20, we can see that R10 is UIBarButtonItem; R1 comes from “MOV R1, R4”, i.e. R4; in figure 6-21, R4 is “action”. So, the 2nd objc_msgSend is actually [UIBarButtonItem action], and the return value is stored in R0.</w:t>
      </w:r>
    </w:p>
    <w:p w14:paraId="56CAC4AE" w14:textId="77777777" w:rsidR="00256BF3" w:rsidRPr="00540CAC" w:rsidRDefault="00256BF3" w:rsidP="00256BF3">
      <w:pPr>
        <w:rPr>
          <w:rFonts w:ascii="Times New Roman" w:hAnsi="Times New Roman" w:hint="default"/>
        </w:rPr>
      </w:pPr>
      <w:r w:rsidRPr="00540CAC">
        <w:rPr>
          <w:rFonts w:ascii="Times New Roman" w:hAnsi="Times New Roman" w:hint="default"/>
        </w:rPr>
        <w:t>R0 of the 3rd objc_msgSend comes from “MOV R0, R10”, i.e. UIBarButtonItem; R1 comes from “LDR R1, [R0]”, i.e. “target”. Therefore, the 3rd objc_msgSend is actually [UIBarButtonItem target], and the return value is stored in R0.</w:t>
      </w:r>
    </w:p>
    <w:p w14:paraId="535CE07D" w14:textId="2084A687" w:rsidR="00256BF3" w:rsidRPr="00540CAC" w:rsidRDefault="00256BF3" w:rsidP="00256BF3">
      <w:pPr>
        <w:rPr>
          <w:rFonts w:ascii="Times New Roman" w:hAnsi="Times New Roman" w:hint="default"/>
        </w:rPr>
      </w:pPr>
      <w:r w:rsidRPr="00540CAC">
        <w:rPr>
          <w:rFonts w:ascii="Times New Roman" w:hAnsi="Times New Roman" w:hint="default"/>
        </w:rPr>
        <w:t xml:space="preserve">R0 of the 4th objc_msgSend comes from “MOV R0, R5”, i.e. R5; R5 comes from “MOV R5, R0” under the 1st objc_msgSend, i.e. R0. What’s R0? Because the 1st objc_msgSend stores its return value in R0, R0 is the return value of [UIApplication sharedApplication] as well the 1st argument of the 4th objc_msgSend. R1 comes from “LDR R1, [R0]”, i.e. “sendAction:to:from:forEvent:”, which has 4 arguments. Since objc_msgSend already has 2 arguments, there’re 6 arguments in total, R0~R3 are not enough to hold all arguments, the last 2 arguments have to be stored </w:t>
      </w:r>
      <w:r w:rsidR="00540CAC">
        <w:rPr>
          <w:rFonts w:ascii="Times New Roman" w:hAnsi="Times New Roman"/>
        </w:rPr>
        <w:t>on</w:t>
      </w:r>
      <w:r w:rsidRPr="00540CAC">
        <w:rPr>
          <w:rFonts w:ascii="Times New Roman" w:hAnsi="Times New Roman" w:hint="default"/>
        </w:rPr>
        <w:t xml:space="preserve"> the stack. R2 comes from “MOV R2, R4”, i.e. R4; R4 comes from “MOV R4, R0” under the 2nd objc_msgSend, i.e. R0; R0 comes from the return value of the 2nd objc_msgSend, i.e. [UIBarButtonItem action], which is the 3rd argument. R3 comes from “MOV R3, R0” under the 3rd objc_msgSend, i.e. R0; R0 comes from the return value of the 3rd objc_msgSend, i.e. [UIBarButtonItem target], which is the 4th argument. The rest 2 arguments come from the stack, and before the 4th objc_msgSend, the latest change of stack comes from “STRD.W R10, R11, [SP]”, i.e. R10 and R11 are saved onto the stack; therefore, the rest 2 arguments are R10 and R11. R10 is UIBarButtonItem, which is discussed several times; whereas R11 comes from “MOV R11, R3” in figure 6-21, i.e. R3, which is another unassigned register, so it must come from the caller of [UIBarButtonItem _sendAction:withEvent:]. Based on our previous analysis, R11 is the 2nd argument of _sendAction:withEvent:, i.e. event. The relationship of these 4 arguments is a little complicated, hope figure 6-23 and 6-24 can give you a better illustration.</w:t>
      </w:r>
    </w:p>
    <w:p w14:paraId="2D1CFE51" w14:textId="77777777" w:rsidR="00256BF3" w:rsidRDefault="00256BF3" w:rsidP="00256BF3">
      <w:pPr>
        <w:keepNext/>
        <w:ind w:firstLine="0"/>
        <w:jc w:val="center"/>
        <w:rPr>
          <w:rFonts w:hint="default"/>
        </w:rPr>
      </w:pPr>
      <w:r>
        <w:rPr>
          <w:noProof/>
          <w:lang w:eastAsia="en-US"/>
        </w:rPr>
        <w:drawing>
          <wp:inline distT="0" distB="0" distL="0" distR="0" wp14:anchorId="3839078F" wp14:editId="7EE3CF57">
            <wp:extent cx="4321455" cy="2355038"/>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6-23.png"/>
                    <pic:cNvPicPr/>
                  </pic:nvPicPr>
                  <pic:blipFill>
                    <a:blip r:embed="rId34">
                      <a:extLst/>
                    </a:blip>
                    <a:stretch>
                      <a:fillRect/>
                    </a:stretch>
                  </pic:blipFill>
                  <pic:spPr>
                    <a:xfrm>
                      <a:off x="0" y="0"/>
                      <a:ext cx="4321455" cy="2355038"/>
                    </a:xfrm>
                    <a:prstGeom prst="rect">
                      <a:avLst/>
                    </a:prstGeom>
                    <a:ln w="12700" cap="flat">
                      <a:noFill/>
                      <a:miter lim="400000"/>
                    </a:ln>
                    <a:effectLst/>
                  </pic:spPr>
                </pic:pic>
              </a:graphicData>
            </a:graphic>
          </wp:inline>
        </w:drawing>
      </w:r>
    </w:p>
    <w:p w14:paraId="7CA968E4"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6-23 The relationship of objc_msgSend’s arguments</w:t>
      </w:r>
    </w:p>
    <w:p w14:paraId="0A29EE63" w14:textId="77777777" w:rsidR="00256BF3" w:rsidRDefault="00256BF3" w:rsidP="00256BF3">
      <w:pPr>
        <w:keepNext/>
        <w:ind w:firstLine="0"/>
        <w:jc w:val="center"/>
        <w:rPr>
          <w:rFonts w:hint="default"/>
        </w:rPr>
      </w:pPr>
      <w:r>
        <w:rPr>
          <w:noProof/>
          <w:lang w:eastAsia="en-US"/>
        </w:rPr>
        <w:drawing>
          <wp:inline distT="0" distB="0" distL="0" distR="0" wp14:anchorId="04962702" wp14:editId="0F632882">
            <wp:extent cx="4319652" cy="3106992"/>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6-24.png"/>
                    <pic:cNvPicPr/>
                  </pic:nvPicPr>
                  <pic:blipFill>
                    <a:blip r:embed="rId35">
                      <a:extLst/>
                    </a:blip>
                    <a:stretch>
                      <a:fillRect/>
                    </a:stretch>
                  </pic:blipFill>
                  <pic:spPr>
                    <a:xfrm>
                      <a:off x="0" y="0"/>
                      <a:ext cx="4319652" cy="3106992"/>
                    </a:xfrm>
                    <a:prstGeom prst="rect">
                      <a:avLst/>
                    </a:prstGeom>
                    <a:ln w="12700" cap="flat">
                      <a:noFill/>
                      <a:miter lim="400000"/>
                    </a:ln>
                    <a:effectLst/>
                  </pic:spPr>
                </pic:pic>
              </a:graphicData>
            </a:graphic>
          </wp:inline>
        </w:drawing>
      </w:r>
    </w:p>
    <w:p w14:paraId="0F1E80CF"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6-24 The relationship of objc_msgSend’s arguments</w:t>
      </w:r>
    </w:p>
    <w:p w14:paraId="5AB4178E" w14:textId="2E9AE49B" w:rsidR="00256BF3" w:rsidRPr="00460A21" w:rsidRDefault="00256BF3" w:rsidP="00256BF3">
      <w:pPr>
        <w:rPr>
          <w:rFonts w:ascii="Times New Roman" w:hAnsi="Times New Roman" w:hint="default"/>
        </w:rPr>
      </w:pPr>
      <w:r w:rsidRPr="00460A21">
        <w:rPr>
          <w:rFonts w:ascii="Times New Roman" w:hAnsi="Times New Roman" w:hint="default"/>
        </w:rPr>
        <w:t xml:space="preserve">So, seems the core of [UIBarButtonItem _sendAction:withEvent:] is [[UIApplication sharedApplication] sendAction:[self action] to:[self target] from:self forEvent:event]. Since we have already known that [UIBarButtonItem _sendAction:withEvent:] will perform “compose mail” operation, [[UIApplication sharedApplication] sendAction:[self action] to:[self target] from:self forEvent:event] is sure to get called. Although with IDA, we’ve sorted out where every argument comes from, IDA can’t tell us what their values </w:t>
      </w:r>
      <w:r w:rsidR="00460A21" w:rsidRPr="00460A21">
        <w:rPr>
          <w:rFonts w:ascii="Times New Roman" w:hAnsi="Times New Roman" w:hint="default"/>
        </w:rPr>
        <w:t xml:space="preserve">are </w:t>
      </w:r>
      <w:r w:rsidRPr="00460A21">
        <w:rPr>
          <w:rFonts w:ascii="Times New Roman" w:hAnsi="Times New Roman" w:hint="default"/>
        </w:rPr>
        <w:t>during execution. So, it’s time to bring LLDB on stage to do some dynamic debugging.</w:t>
      </w:r>
    </w:p>
    <w:p w14:paraId="5BE9FD5B" w14:textId="77777777" w:rsidR="00256BF3" w:rsidRPr="00460A21" w:rsidRDefault="00256BF3" w:rsidP="00256BF3">
      <w:pPr>
        <w:rPr>
          <w:rFonts w:ascii="Times New Roman" w:hAnsi="Times New Roman" w:hint="default"/>
        </w:rPr>
      </w:pPr>
      <w:r w:rsidRPr="00460A21">
        <w:rPr>
          <w:rFonts w:ascii="Times New Roman" w:hAnsi="Times New Roman" w:hint="default"/>
        </w:rPr>
        <w:t>Attach debugserver to MobileMail, and connect with LLDB, then print out the ASLR offset of UIKit:</w:t>
      </w:r>
    </w:p>
    <w:p w14:paraId="3AA973F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11D361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0x0008e000 /private/var/db/stash/_.29LMeZ/Applications/MobileMail.app/MobileMail(0x0000000000092000)</w:t>
      </w:r>
    </w:p>
    <w:p w14:paraId="75601F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0x00393000 /Library/MobileSubstrate/MobileSubstrate.dylib(0x0000000000393000)</w:t>
      </w:r>
    </w:p>
    <w:p w14:paraId="03B4CF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(12B411)/Symbols/usr/lib/libarchive.2.dylib</w:t>
      </w:r>
    </w:p>
    <w:p w14:paraId="4A7E32D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667155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[ 45] 0x06db3000 /Users/snakeninny/Library/Developer/Xcode/iOS DeviceSupport/8.1 (12B411)/Symbols/System/Library/Frameworks/UIKit.framework/UIKit</w:t>
      </w:r>
    </w:p>
    <w:p w14:paraId="24E3F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kern w:val="0"/>
          <w:sz w:val="16"/>
          <w:szCs w:val="16"/>
          <w:shd w:val="clear" w:color="auto" w:fill="D8D8D8"/>
        </w:rPr>
        <w:t>……</w:t>
      </w:r>
    </w:p>
    <w:p w14:paraId="6BBCAC10" w14:textId="77777777" w:rsidR="00256BF3" w:rsidRPr="00460A21" w:rsidRDefault="00256BF3" w:rsidP="00256BF3">
      <w:pPr>
        <w:rPr>
          <w:rFonts w:ascii="Times New Roman" w:hAnsi="Times New Roman" w:hint="default"/>
        </w:rPr>
      </w:pPr>
      <w:r w:rsidRPr="00460A21">
        <w:rPr>
          <w:rFonts w:ascii="Times New Roman" w:hAnsi="Times New Roman" w:hint="default"/>
        </w:rPr>
        <w:t>ASLR offset of UIKit is 0x6db3000. Let’s check out the address of the 4th objc_msgSend, as shown in figure 6-25.</w:t>
      </w:r>
    </w:p>
    <w:p w14:paraId="4021CF5C" w14:textId="77777777" w:rsidR="00256BF3" w:rsidRDefault="00256BF3" w:rsidP="00256BF3">
      <w:pPr>
        <w:ind w:firstLine="0"/>
        <w:jc w:val="center"/>
        <w:rPr>
          <w:rFonts w:hint="default"/>
        </w:rPr>
      </w:pPr>
      <w:r>
        <w:rPr>
          <w:noProof/>
          <w:lang w:eastAsia="en-US"/>
        </w:rPr>
        <w:drawing>
          <wp:inline distT="0" distB="0" distL="0" distR="0" wp14:anchorId="6A15C037" wp14:editId="5F7BF8A3">
            <wp:extent cx="5039754" cy="948589"/>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6-20.png"/>
                    <pic:cNvPicPr/>
                  </pic:nvPicPr>
                  <pic:blipFill>
                    <a:blip r:embed="rId36">
                      <a:extLst/>
                    </a:blip>
                    <a:stretch>
                      <a:fillRect/>
                    </a:stretch>
                  </pic:blipFill>
                  <pic:spPr>
                    <a:xfrm>
                      <a:off x="0" y="0"/>
                      <a:ext cx="5039754" cy="948589"/>
                    </a:xfrm>
                    <a:prstGeom prst="rect">
                      <a:avLst/>
                    </a:prstGeom>
                    <a:ln w="12700" cap="flat">
                      <a:noFill/>
                      <a:miter lim="400000"/>
                    </a:ln>
                    <a:effectLst/>
                  </pic:spPr>
                </pic:pic>
              </a:graphicData>
            </a:graphic>
          </wp:inline>
        </w:drawing>
      </w:r>
    </w:p>
    <w:p w14:paraId="26D0B6FC" w14:textId="77777777" w:rsidR="00256BF3" w:rsidRPr="00460A21" w:rsidRDefault="00256BF3" w:rsidP="00256BF3">
      <w:pPr>
        <w:jc w:val="center"/>
        <w:rPr>
          <w:rFonts w:ascii="Times New Roman" w:hAnsi="Times New Roman" w:hint="default"/>
        </w:rPr>
      </w:pPr>
      <w:r w:rsidRPr="00460A21">
        <w:rPr>
          <w:rFonts w:ascii="Times New Roman" w:hAnsi="Times New Roman" w:hint="default"/>
        </w:rPr>
        <w:t>Figure 6-25 Check out address of objc_msgSend</w:t>
      </w:r>
    </w:p>
    <w:p w14:paraId="549A553B" w14:textId="77777777" w:rsidR="00256BF3" w:rsidRPr="00460A21" w:rsidRDefault="00256BF3" w:rsidP="00256BF3">
      <w:pPr>
        <w:rPr>
          <w:rFonts w:ascii="Times New Roman" w:hAnsi="Times New Roman" w:hint="default"/>
        </w:rPr>
      </w:pPr>
      <w:r w:rsidRPr="00460A21">
        <w:rPr>
          <w:rFonts w:ascii="Times New Roman" w:hAnsi="Times New Roman" w:hint="default"/>
        </w:rPr>
        <w:t>Set a breakpoint at 0x6db3000 + 0x2501F6F8 = 0x2BDD26F8, then tap “compose” button to trigger it and inspect the arguments of [[UIApplication sharedApplication] sendAction:[self action] to:[self target] from:self forEvent:eventFromArg2]:</w:t>
      </w:r>
    </w:p>
    <w:p w14:paraId="3FC4918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0x2BDD26F8</w:t>
      </w:r>
    </w:p>
    <w:p w14:paraId="730F9A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4: where = UIKit`-[UIBarButtonItem(UIInternal) _sendAction:withEvent:] + 116, address = 0x2bdd26f8</w:t>
      </w:r>
    </w:p>
    <w:p w14:paraId="38A2F0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44785 stopped</w:t>
      </w:r>
    </w:p>
    <w:p w14:paraId="5E01A5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0xaef1, 0x2bdd26f8 UIKit`-[UIBarButtonItem(UIInternal) _sendAction:withEvent:] + 116, queue = 'com.apple.main-thread, stop reason = breakpoint 4.1</w:t>
      </w:r>
    </w:p>
    <w:p w14:paraId="00245A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0x2bdd26f8 UIKit`-[UIBarButtonItem(UIInternal) _sendAction:withEvent:] + 116</w:t>
      </w:r>
    </w:p>
    <w:p w14:paraId="0D9E94A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UIKit`-[UIBarButtonItem(UIInternal) _sendAction:withEvent:] + 116:</w:t>
      </w:r>
    </w:p>
    <w:p w14:paraId="17B8FF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0x2bdd26f8:  blx    0x2c3539f8                ; symbol stub for: roundf$shim</w:t>
      </w:r>
    </w:p>
    <w:p w14:paraId="2F37EB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0x2bdd26fc:  add    sp, #8</w:t>
      </w:r>
    </w:p>
    <w:p w14:paraId="0F584A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0x2bdd26fe:  pop.w  {r10, r11}</w:t>
      </w:r>
    </w:p>
    <w:p w14:paraId="4931E4C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0x2bdd2702:  pop    {r4, r5, r7, pc}</w:t>
      </w:r>
    </w:p>
    <w:p w14:paraId="1A23B94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6786ED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$48 = 0x2c3de501 "sendAction:to:from:forEvent:"</w:t>
      </w:r>
    </w:p>
    <w:p w14:paraId="3E54D6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7BB8BA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&lt;MailAppController: 0x176a8820&gt;</w:t>
      </w:r>
    </w:p>
    <w:p w14:paraId="50E853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w:t>
      </w:r>
    </w:p>
    <w:p w14:paraId="7BD7BE7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 Objective-C description available]</w:t>
      </w:r>
    </w:p>
    <w:p w14:paraId="1EB3F1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783303D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$51 = 0x2d763308 "composeButtonClicked:"</w:t>
      </w:r>
    </w:p>
    <w:p w14:paraId="58274E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$r3</w:t>
      </w:r>
    </w:p>
    <w:p w14:paraId="770BFC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&lt;nil&gt;</w:t>
      </w:r>
    </w:p>
    <w:p w14:paraId="21D5D3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2313C3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0x00391198: 0x1776d640 0x176a8ce0 0x1760f5e0 0x00000000</w:t>
      </w:r>
    </w:p>
    <w:p w14:paraId="482F02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0x003911a8: 0x2c4140f2 0x1776ff50 0x003911cc 0x2bc6ec2b</w:t>
      </w:r>
    </w:p>
    <w:p w14:paraId="4E7F992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0x003911b8: 0x176a8ce0 0x00000001</w:t>
      </w:r>
    </w:p>
    <w:p w14:paraId="10225C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0x1776d640</w:t>
      </w:r>
    </w:p>
    <w:p w14:paraId="113FDE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0x1776d640&gt;</w:t>
      </w:r>
    </w:p>
    <w:p w14:paraId="5A40AFC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0x176a8ce0</w:t>
      </w:r>
    </w:p>
    <w:p w14:paraId="7EA443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0x176a8ce0&gt; timestamp: 58147.4 touches: {(</w:t>
      </w:r>
    </w:p>
    <w:p w14:paraId="7EC905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&lt;UITouch: 0x1895e2b0&gt; phase: Ended tap count: 1 window: &lt;UIWindow: 0x17759c30; frame = (0 0; 320 568); gestureRecognizers = &lt;NSArray: 0x1775c7a0&gt;; layer = &lt;UIWindowLayer: 0x1752e190&gt;&gt; view: &lt;UIToolbarButton: 0x1776ff50; frame = (285 0; 23 44); opaque = NO; gestureRecognizers = &lt;NSArray: 0x17758670&gt;; layer = &lt;CALayer: 0x17770160&gt;&gt; location in window: {308, 534} previous location in window: {304.5, 534} location in view: {23, 10} previous location in view: {19.5, 10}</w:t>
      </w:r>
    </w:p>
    <w:p w14:paraId="00D1DD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A099034" w14:textId="1669923D" w:rsidR="00256BF3" w:rsidRPr="00460A21" w:rsidRDefault="00256BF3" w:rsidP="00256BF3">
      <w:pPr>
        <w:rPr>
          <w:rFonts w:ascii="Times New Roman" w:hAnsi="Times New Roman" w:hint="default"/>
        </w:rPr>
      </w:pPr>
      <w:r w:rsidRPr="00460A21">
        <w:rPr>
          <w:rFonts w:ascii="Times New Roman" w:hAnsi="Times New Roman" w:hint="default"/>
        </w:rPr>
        <w:t xml:space="preserve">The first 4 arguments of objc_msgSend, i.e. R0~R3 are intuitive. They’re self, @selector(sendAction:to:from:forEvent:), the argument of sendAction:, and the argument of to:. One thing to mention is that when I entered “po $r2”, LLDB said “no Objective-C description available”, indicating R2 wasn’t an Objective-C object. Thus, combining with the meaning of “action”, I guessed it was a SEL, so I used “p (char *)$r2” to print it. How to analyze those arguments in the stack? Because SP points to the bottom of stack while the rest 2 arguments are </w:t>
      </w:r>
      <w:r w:rsidR="009464A8">
        <w:rPr>
          <w:rFonts w:ascii="Times New Roman" w:hAnsi="Times New Roman"/>
        </w:rPr>
        <w:t>on</w:t>
      </w:r>
      <w:r w:rsidRPr="00460A21">
        <w:rPr>
          <w:rFonts w:ascii="Times New Roman" w:hAnsi="Times New Roman" w:hint="default"/>
        </w:rPr>
        <w:t xml:space="preserve"> the stack, and they are both one word long, I’ve printed out the continuous 10 words from the bottom of the stack using “x/10 $sp”, and the first 2 were the arguments on stack. Most Objective-C arguments are one word long pointers, which point at Objective-C objects, so I’ve “po”ed the first 2 words, they were the arguments. For ease of understanding, the relationship of SP, values on the stack and arguments are shown in figure 6-26.</w:t>
      </w:r>
    </w:p>
    <w:p w14:paraId="3BEE0913" w14:textId="77777777" w:rsidR="00256BF3" w:rsidRDefault="00256BF3" w:rsidP="00256BF3">
      <w:pPr>
        <w:keepNext/>
        <w:ind w:firstLine="0"/>
        <w:jc w:val="center"/>
        <w:rPr>
          <w:rFonts w:hint="default"/>
        </w:rPr>
      </w:pPr>
      <w:r>
        <w:rPr>
          <w:noProof/>
          <w:lang w:eastAsia="en-US"/>
        </w:rPr>
        <w:drawing>
          <wp:inline distT="0" distB="0" distL="0" distR="0" wp14:anchorId="31FE6C51" wp14:editId="088E36DF">
            <wp:extent cx="5663083" cy="3926028"/>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6-26.png"/>
                    <pic:cNvPicPr/>
                  </pic:nvPicPr>
                  <pic:blipFill>
                    <a:blip r:embed="rId37">
                      <a:extLst/>
                    </a:blip>
                    <a:stretch>
                      <a:fillRect/>
                    </a:stretch>
                  </pic:blipFill>
                  <pic:spPr>
                    <a:xfrm>
                      <a:off x="0" y="0"/>
                      <a:ext cx="5663083" cy="3926028"/>
                    </a:xfrm>
                    <a:prstGeom prst="rect">
                      <a:avLst/>
                    </a:prstGeom>
                    <a:ln w="12700" cap="flat">
                      <a:noFill/>
                      <a:miter lim="400000"/>
                    </a:ln>
                    <a:effectLst/>
                  </pic:spPr>
                </pic:pic>
              </a:graphicData>
            </a:graphic>
          </wp:inline>
        </w:drawing>
      </w:r>
    </w:p>
    <w:p w14:paraId="438B7FF3"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6-26 The relationship of SP, value in the stack and arguments</w:t>
      </w:r>
    </w:p>
    <w:p w14:paraId="112AE927" w14:textId="77777777" w:rsidR="00256BF3" w:rsidRPr="00D97636" w:rsidRDefault="00256BF3" w:rsidP="00256BF3">
      <w:pPr>
        <w:rPr>
          <w:rFonts w:ascii="Times New Roman" w:hAnsi="Times New Roman" w:hint="default"/>
        </w:rPr>
      </w:pPr>
      <w:r w:rsidRPr="00D97636">
        <w:rPr>
          <w:rFonts w:ascii="Times New Roman" w:hAnsi="Times New Roman" w:hint="default"/>
        </w:rPr>
        <w:t>In most cases, the number of arguments on stack will not exceed 10, so “x/10 $sp” is enough. Print them in order, we can get all arguments on stack.</w:t>
      </w:r>
    </w:p>
    <w:p w14:paraId="32C3C9E6" w14:textId="77777777" w:rsidR="00256BF3" w:rsidRPr="00D97636" w:rsidRDefault="00256BF3" w:rsidP="00256BF3">
      <w:pPr>
        <w:rPr>
          <w:rFonts w:ascii="Times New Roman" w:hAnsi="Times New Roman" w:hint="default"/>
        </w:rPr>
      </w:pPr>
      <w:r w:rsidRPr="00D97636">
        <w:rPr>
          <w:rFonts w:ascii="Times New Roman" w:hAnsi="Times New Roman" w:hint="default"/>
        </w:rPr>
        <w:t xml:space="preserve">With the combination of IDA and LLDB, we have figured out that the core in [UIBarButtonItem _sendAction:withEvent:] is [MailAppController sendAction:@selector(composeButtonClicked:) to:nil from:ComposeButtonItem forEvent:UITouchesEvent], which is one step closer to our target function of “composing email”. Next let’s figure out what does [UIApplication sendAction:to:from:forEvent:] do with IDA, as shown in figure 6-27: </w:t>
      </w:r>
    </w:p>
    <w:p w14:paraId="1C253A73" w14:textId="77777777" w:rsidR="00256BF3" w:rsidRDefault="00256BF3" w:rsidP="00256BF3">
      <w:pPr>
        <w:keepNext/>
        <w:ind w:firstLine="0"/>
        <w:jc w:val="center"/>
        <w:rPr>
          <w:rFonts w:hint="default"/>
        </w:rPr>
      </w:pPr>
      <w:r>
        <w:rPr>
          <w:noProof/>
          <w:lang w:eastAsia="en-US"/>
        </w:rPr>
        <w:drawing>
          <wp:inline distT="0" distB="0" distL="0" distR="0" wp14:anchorId="52DBBB83" wp14:editId="52B57AC3">
            <wp:extent cx="5660619" cy="3532620"/>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6-27.png"/>
                    <pic:cNvPicPr/>
                  </pic:nvPicPr>
                  <pic:blipFill>
                    <a:blip r:embed="rId38">
                      <a:extLst/>
                    </a:blip>
                    <a:stretch>
                      <a:fillRect/>
                    </a:stretch>
                  </pic:blipFill>
                  <pic:spPr>
                    <a:xfrm>
                      <a:off x="0" y="0"/>
                      <a:ext cx="5660619" cy="3532620"/>
                    </a:xfrm>
                    <a:prstGeom prst="rect">
                      <a:avLst/>
                    </a:prstGeom>
                    <a:ln w="12700" cap="flat">
                      <a:noFill/>
                      <a:miter lim="400000"/>
                    </a:ln>
                    <a:effectLst/>
                  </pic:spPr>
                </pic:pic>
              </a:graphicData>
            </a:graphic>
          </wp:inline>
        </w:drawing>
      </w:r>
    </w:p>
    <w:p w14:paraId="5B40029A" w14:textId="43CCF880" w:rsidR="00256BF3" w:rsidRPr="00DD16A1" w:rsidRDefault="00DD16A1" w:rsidP="00256BF3">
      <w:pPr>
        <w:pStyle w:val="Caption"/>
        <w:ind w:firstLine="400"/>
        <w:jc w:val="center"/>
        <w:rPr>
          <w:rFonts w:ascii="Times New Roman" w:hAnsi="Times New Roman" w:hint="default"/>
        </w:rPr>
      </w:pPr>
      <w:r w:rsidRPr="00DD16A1">
        <w:rPr>
          <w:rFonts w:ascii="Times New Roman" w:eastAsia="宋体" w:hAnsi="Times New Roman" w:hint="default"/>
          <w:lang w:val="zh-TW" w:eastAsia="zh-TW"/>
        </w:rPr>
        <w:t xml:space="preserve">Figure </w:t>
      </w:r>
      <w:r w:rsidR="00256BF3" w:rsidRPr="00DD16A1">
        <w:rPr>
          <w:rFonts w:ascii="Times New Roman" w:hAnsi="Times New Roman" w:hint="default"/>
        </w:rPr>
        <w:t>6- 27 [UIApplication sendAction:to:from:forEvent:]</w:t>
      </w:r>
    </w:p>
    <w:p w14:paraId="3174F7F1" w14:textId="77777777" w:rsidR="00256BF3" w:rsidRPr="00D97636" w:rsidRDefault="00256BF3" w:rsidP="00256BF3">
      <w:pPr>
        <w:rPr>
          <w:rFonts w:ascii="Times New Roman" w:hAnsi="Times New Roman" w:hint="default"/>
        </w:rPr>
      </w:pPr>
      <w:r w:rsidRPr="00D97636">
        <w:rPr>
          <w:rFonts w:ascii="Times New Roman" w:hAnsi="Times New Roman" w:hint="default"/>
        </w:rPr>
        <w:t>Whatever, “performSelector:withObject:withObject:” in loc_24ebbc10 will get executed, so naturally we can guess it is where actual operations are performed. Just like before, let’s figure out what does this method do with LLDB. The ASLR offset of UIKit is 0x6db3000, and the address of the last objc_msgSend is 0x24EBBC26, so we set a breakpoint at 0x6db3000 + 0x24EBBC26 = 0x2BC6EC26, then tap “compose” button to trigger the breakpoint to inspect the arguments:</w:t>
      </w:r>
    </w:p>
    <w:p w14:paraId="6F58A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0x2BC6EC26</w:t>
      </w:r>
    </w:p>
    <w:p w14:paraId="3805A0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UIKit`-[UIApplication sendAction:to:from:forEvent:] + 66, address = 0x2bc6ec26</w:t>
      </w:r>
    </w:p>
    <w:p w14:paraId="4AE78E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stopped</w:t>
      </w:r>
    </w:p>
    <w:p w14:paraId="30555A3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0x3738f, 0x2bc6ec26 UIKit`-[UIApplication sendAction:to:from:forEvent:] + 66, queue = 'com.apple.main-thread, stop reason = breakpoint 1.1</w:t>
      </w:r>
    </w:p>
    <w:p w14:paraId="5573E9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0x2bc6ec26 UIKit`-[UIApplication sendAction:to:from:forEvent:] + 66</w:t>
      </w:r>
    </w:p>
    <w:p w14:paraId="5AC7DED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UIKit`-[UIApplication sendAction:to:from:forEvent:] + 66:</w:t>
      </w:r>
    </w:p>
    <w:p w14:paraId="40BDC1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0x2bc6ec26:  blx    0x2c3539f8                ; symbol stub for: roundf$shim</w:t>
      </w:r>
    </w:p>
    <w:p w14:paraId="4AAF06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0x2bc6ec2a:  cmp    r6, #0</w:t>
      </w:r>
    </w:p>
    <w:p w14:paraId="3799BC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0x2bc6ec2c:  it     ne</w:t>
      </w:r>
    </w:p>
    <w:p w14:paraId="1FE591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0x2bc6ec2e:  movne  r6, #1</w:t>
      </w:r>
    </w:p>
    <w:p w14:paraId="450CAE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1285AEA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$0 = 0x2c3dac95 "performSelector:withObject:withObject:"</w:t>
      </w:r>
    </w:p>
    <w:p w14:paraId="2D8A41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C117F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0x14ddf5f0&gt;</w:t>
      </w:r>
    </w:p>
    <w:p w14:paraId="36641B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3980F1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$2 = 0x2c4140f2 "_sendAction:withEvent:"</w:t>
      </w:r>
    </w:p>
    <w:p w14:paraId="22C6EE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$r3</w:t>
      </w:r>
    </w:p>
    <w:p w14:paraId="44C5D9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&lt;UIToolbarButton: 0x14d73c90; frame = (285 0; 23 44); opaque = NO; gestureRecognizers = &lt;NSArray: 0x14d22ec0&gt;; layer = &lt;CALayer: 0x14d73ea0&gt;&gt;</w:t>
      </w:r>
    </w:p>
    <w:p w14:paraId="7526348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55B9EB7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0x003735a8: 0x160a6120 0x00000001 0x14d73c90 0x160a6120</w:t>
      </w:r>
    </w:p>
    <w:p w14:paraId="588B3EE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0x003735b8: 0x2c3d9be5 0x003735d4 0x2bc6ebd1 0x14d73c90</w:t>
      </w:r>
    </w:p>
    <w:p w14:paraId="70F9C5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0x003735c8: 0x160a6120 0x00000040</w:t>
      </w:r>
    </w:p>
    <w:p w14:paraId="392993B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0x160a6120</w:t>
      </w:r>
    </w:p>
    <w:p w14:paraId="0B14D6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0x160a6120&gt; timestamp: 73509.2 touches: {(</w:t>
      </w:r>
    </w:p>
    <w:p w14:paraId="396B6D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&lt;UITouch: 0x14ff2f20&gt; phase: Ended tap count: 1 window: &lt;UIWindow: 0x14d878b0; frame = (0 0; 320 568); autoresize = W+H; gestureRecognizers = &lt;NSArray: 0x14dba890&gt;; layer = &lt;UIWindowLayer: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696204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43D241E" w14:textId="77777777" w:rsidR="00256BF3" w:rsidRPr="00D97636" w:rsidRDefault="00256BF3" w:rsidP="00256BF3">
      <w:pPr>
        <w:rPr>
          <w:rFonts w:ascii="Times New Roman" w:hAnsi="Times New Roman" w:hint="default"/>
        </w:rPr>
      </w:pPr>
      <w:r w:rsidRPr="00D97636">
        <w:rPr>
          <w:rFonts w:ascii="Times New Roman" w:hAnsi="Times New Roman" w:hint="default"/>
        </w:rPr>
        <w:t>What the hell? performSelector:withObject:withObject: called [ComposeButtonItem _sendAction:withEvent:], and [ComposeButtonItem _sendAction:withEvent:] called performSelector:withObject:withObject: in turn. If performSelector:withObject:withObject: calls [ComposeButtonItem _sendAction:withEvent:] again then we’ll fall into an infinite call loop and the UI will be locked endlessly, which doesn’t make sense and conflicts with what we’ve seen. Let’s continue the process to trigger the breakpoint again and see what happens:</w:t>
      </w:r>
    </w:p>
    <w:p w14:paraId="589F54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7389497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resuming</w:t>
      </w:r>
    </w:p>
    <w:p w14:paraId="74D3ED0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226191 stopped</w:t>
      </w:r>
    </w:p>
    <w:p w14:paraId="013962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0x3738f, 0x2bc6ec26 UIKit`-[UIApplication sendAction:to:from:forEvent:] + 66, queue = 'com.apple.main-thread, stop reason = breakpoint 1.1</w:t>
      </w:r>
    </w:p>
    <w:p w14:paraId="119378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0x2bc6ec26 UIKit`-[UIApplication sendAction:to:from:forEvent:] + 66</w:t>
      </w:r>
    </w:p>
    <w:p w14:paraId="618699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UIKit`-[UIApplication sendAction:to:from:forEvent:] + 66:</w:t>
      </w:r>
    </w:p>
    <w:p w14:paraId="03BB4B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0x2bc6ec26:  blx    0x2c3539f8                ; symbol stub for: roundf$shim</w:t>
      </w:r>
    </w:p>
    <w:p w14:paraId="434002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0x2bc6ec2a:  cmp    r6, #0</w:t>
      </w:r>
    </w:p>
    <w:p w14:paraId="099E340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0x2bc6ec2c:  it     ne</w:t>
      </w:r>
    </w:p>
    <w:p w14:paraId="153DF4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0x2bc6ec2e:  movne  r6, #1</w:t>
      </w:r>
    </w:p>
    <w:p w14:paraId="04E973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0B095B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$6 = 0x2c3dac95 "performSelector:withObject:withObject:"</w:t>
      </w:r>
    </w:p>
    <w:p w14:paraId="01012D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548247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&lt;MailAppController: 0x14e7a7a0&gt;</w:t>
      </w:r>
    </w:p>
    <w:p w14:paraId="5BAAB1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*)$r2</w:t>
      </w:r>
    </w:p>
    <w:p w14:paraId="3E5FFF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$7 = 0x2d763308 "composeButtonClicked:"</w:t>
      </w:r>
    </w:p>
    <w:p w14:paraId="03D0CFA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$r3</w:t>
      </w:r>
    </w:p>
    <w:p w14:paraId="7CBA64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&lt;ComposeButtonItem: 0x14ddf5f0&gt;</w:t>
      </w:r>
    </w:p>
    <w:p w14:paraId="15A7A24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x/10 $sp</w:t>
      </w:r>
    </w:p>
    <w:p w14:paraId="5B08C3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0x0037356c: 0x160a6120 0x160a6120 0x2d763308 0x14e7a7a0</w:t>
      </w:r>
    </w:p>
    <w:p w14:paraId="7A43B3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0x0037357c: 0x14ddf5f0 0x003735a0 0x2bdd26fd 0x14ddf5f0</w:t>
      </w:r>
    </w:p>
    <w:p w14:paraId="12399D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0x0037358c: 0x160a6120 0x160fbdf0</w:t>
      </w:r>
    </w:p>
    <w:p w14:paraId="474D71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0x160a6120</w:t>
      </w:r>
    </w:p>
    <w:p w14:paraId="00FB86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&lt;UITouchesEvent: 0x160a6120&gt; timestamp: 73509.2 touches: {(</w:t>
      </w:r>
    </w:p>
    <w:p w14:paraId="4C6B0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&lt;UITouch: 0x14ff2f20&gt; phase: Ended tap count: 1 window: &lt;UIWindow: 0x14d878b0; frame = (0 0; 320 568); autoresize = W+H; gestureRecognizers = &lt;NSArray: 0x14dba890&gt;; layer = &lt;UIWindowLayer: 0x14d87a30&gt;&gt; view: &lt;UIToolbarButton: 0x14d73c90; frame = (285 0; 23 44); opaque = NO; gestureRecognizers = &lt;NSArray: 0x14d22ec0&gt;; layer = &lt;CALayer: 0x14d73ea0&gt;&gt; location in window: {308, 545} previous location in window: {308, 545} location in view: {23, 21} previous location in view: {23, 21}</w:t>
      </w:r>
    </w:p>
    <w:p w14:paraId="413B56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33DDFEA" w14:textId="77777777" w:rsidR="00256BF3" w:rsidRPr="00D97636" w:rsidRDefault="00256BF3" w:rsidP="00256BF3">
      <w:pPr>
        <w:rPr>
          <w:rFonts w:ascii="Times New Roman" w:hAnsi="Times New Roman" w:hint="default"/>
        </w:rPr>
      </w:pPr>
      <w:r w:rsidRPr="00D97636">
        <w:rPr>
          <w:rFonts w:ascii="Times New Roman" w:hAnsi="Times New Roman" w:hint="default"/>
        </w:rPr>
        <w:t>As we can see, arguments of performSelector:withObject:withObject: have changed, and [MailAppController composeButtonClicked:ComposeButtonItem] was called. If we “c” again, the breakpoint will not be triggered, so we can confirm it’s composeButtonClicked: that performs the actual operation. Because inside MobileMail, we can get an MailAppController object from [UIApplication sharedApplication], and at the beginning of this section, we’ve seen a class method +composeButtonItem in ComposeButtonItem.h, which returns a ComposeButtonItem object, now we’re able to get all necessary objects to call [MailAppController composeButtonClicked:ComposeButtonItem]; what’s more, we can call it anywhere inside MobileMail. Therefore, composeButtonClicked: can be regarded as the target function of “compose email”.</w:t>
      </w:r>
    </w:p>
    <w:p w14:paraId="172B9A18" w14:textId="77777777" w:rsidR="00256BF3" w:rsidRPr="00D97636" w:rsidRDefault="00256BF3" w:rsidP="00256BF3">
      <w:pPr>
        <w:rPr>
          <w:rFonts w:ascii="Times New Roman" w:hAnsi="Times New Roman" w:hint="default"/>
        </w:rPr>
      </w:pPr>
      <w:r w:rsidRPr="00D97636">
        <w:rPr>
          <w:rFonts w:ascii="Times New Roman" w:hAnsi="Times New Roman" w:hint="default"/>
        </w:rPr>
        <w:t>Finally, let’s test this method in Cycript to see if it works:</w:t>
      </w:r>
    </w:p>
    <w:p w14:paraId="7EC356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MobileMail</w:t>
      </w:r>
    </w:p>
    <w:p w14:paraId="26CACC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[UIApp composeButtonClicked:[ComposeButtonItem composeButtonItem]]</w:t>
      </w:r>
    </w:p>
    <w:p w14:paraId="0FE55322" w14:textId="77777777" w:rsidR="00256BF3" w:rsidRPr="00D97636" w:rsidRDefault="00256BF3" w:rsidP="00256BF3">
      <w:pPr>
        <w:rPr>
          <w:rFonts w:ascii="Times New Roman" w:hAnsi="Times New Roman" w:hint="default"/>
        </w:rPr>
      </w:pPr>
      <w:r w:rsidRPr="00D97636">
        <w:rPr>
          <w:rFonts w:ascii="Times New Roman" w:hAnsi="Times New Roman" w:hint="default"/>
        </w:rPr>
        <w:t>After the above commands, the “New Message” view shows in Mail. In this example, we’ve tracked the call chain with IDA until the target function was located, and then we’ve analyzed its arguments with LLDB. I call it a complex process rather than a difficult one, do you agree? In the next section, we will find out the target function of “my number” with the similar pattern, please try to sum up the experiences.</w:t>
      </w:r>
    </w:p>
    <w:p w14:paraId="70763AD0" w14:textId="77777777" w:rsidR="00256BF3" w:rsidRPr="00D97636" w:rsidRDefault="00256BF3" w:rsidP="00D97636">
      <w:pPr>
        <w:pStyle w:val="Heading3"/>
        <w:ind w:firstLine="0"/>
        <w:rPr>
          <w:rFonts w:eastAsia="SimHei"/>
          <w:lang w:val="zh-TW" w:eastAsia="zh-TW"/>
        </w:rPr>
      </w:pPr>
      <w:r w:rsidRPr="00D97636">
        <w:rPr>
          <w:rFonts w:eastAsia="SimHei"/>
          <w:lang w:val="zh-TW" w:eastAsia="zh-TW"/>
        </w:rPr>
        <w:t xml:space="preserve">2. Look for the target function of </w:t>
      </w:r>
      <w:r w:rsidRPr="00D97636">
        <w:rPr>
          <w:rFonts w:eastAsia="SimHei"/>
          <w:lang w:val="zh-TW" w:eastAsia="zh-TW"/>
        </w:rPr>
        <w:t>“</w:t>
      </w:r>
      <w:r w:rsidRPr="00D97636">
        <w:rPr>
          <w:rFonts w:eastAsia="SimHei"/>
          <w:lang w:val="zh-TW" w:eastAsia="zh-TW"/>
        </w:rPr>
        <w:t>my number</w:t>
      </w:r>
      <w:r w:rsidRPr="00D97636">
        <w:rPr>
          <w:rFonts w:eastAsia="SimHei"/>
          <w:lang w:val="zh-TW" w:eastAsia="zh-TW"/>
        </w:rPr>
        <w:t>”</w:t>
      </w:r>
    </w:p>
    <w:p w14:paraId="6434BA43" w14:textId="77777777" w:rsidR="00256BF3" w:rsidRDefault="00256BF3" w:rsidP="00256BF3">
      <w:pPr>
        <w:rPr>
          <w:rFonts w:hint="default"/>
        </w:rPr>
      </w:pPr>
      <w:r>
        <w:rPr>
          <w:rFonts w:ascii="Times New Roman" w:eastAsia="Arial Unicode MS"/>
        </w:rPr>
        <w:t>Let</w:t>
      </w:r>
      <w:r>
        <w:rPr>
          <w:rFonts w:eastAsia="Arial Unicode MS" w:hAnsi="Times New Roman" w:hint="default"/>
        </w:rPr>
        <w:t>’</w:t>
      </w:r>
      <w:r>
        <w:rPr>
          <w:rFonts w:ascii="Times New Roman" w:eastAsia="Arial Unicode MS"/>
        </w:rPr>
        <w:t xml:space="preserve">s continue our analysis from the UI function [PhoneSettingsController tableView:cellForRowAtIndexPath:]. Because the return value of UI function is stored in R0, and according to </w:t>
      </w:r>
      <w:r>
        <w:rPr>
          <w:rFonts w:eastAsia="Arial Unicode MS" w:hAnsi="Times New Roman" w:hint="default"/>
        </w:rPr>
        <w:t>“</w:t>
      </w:r>
      <w:r>
        <w:rPr>
          <w:rFonts w:ascii="Times New Roman" w:eastAsia="Arial Unicode MS"/>
        </w:rPr>
        <w:t>MOV R0, R4</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 figure 6-17, we know R0 comes from R4. As shown in figure 6-28, R4 is only assigned once at </w:t>
      </w:r>
      <w:r>
        <w:rPr>
          <w:rFonts w:eastAsia="Arial Unicode MS" w:hAnsi="Times New Roman" w:hint="default"/>
        </w:rPr>
        <w:t>“</w:t>
      </w:r>
      <w:r>
        <w:rPr>
          <w:rFonts w:ascii="Times New Roman" w:eastAsia="Arial Unicode MS"/>
        </w:rPr>
        <w:t>MOV R4, R0</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R0 comes from the return value of objc_msgSendSuper2. objc_msgSendSuper2 is undocumented, as we can see in figure 6-29, it comes from </w:t>
      </w:r>
      <w:r>
        <w:rPr>
          <w:rFonts w:eastAsia="Arial Unicode MS" w:hAnsi="Times New Roman" w:hint="default"/>
        </w:rPr>
        <w:t>“</w:t>
      </w:r>
      <w:r>
        <w:rPr>
          <w:rFonts w:ascii="Times New Roman" w:eastAsia="Arial Unicode MS"/>
        </w:rPr>
        <w:t>/usr/lib/libobjc.A.dylib</w:t>
      </w:r>
      <w:r>
        <w:rPr>
          <w:rFonts w:eastAsia="Arial Unicode MS" w:hAnsi="Times New Roman" w:hint="default"/>
        </w:rPr>
        <w:t>”</w:t>
      </w:r>
      <w:r>
        <w:rPr>
          <w:rFonts w:ascii="Times New Roman" w:eastAsia="Arial Unicode MS"/>
        </w:rPr>
        <w:t>.</w:t>
      </w:r>
    </w:p>
    <w:p w14:paraId="55DA8218" w14:textId="77777777" w:rsidR="00256BF3" w:rsidRDefault="00256BF3" w:rsidP="00256BF3">
      <w:pPr>
        <w:keepNext/>
        <w:ind w:firstLine="0"/>
        <w:jc w:val="center"/>
        <w:rPr>
          <w:rFonts w:hint="default"/>
        </w:rPr>
      </w:pPr>
      <w:r>
        <w:rPr>
          <w:noProof/>
          <w:lang w:eastAsia="en-US"/>
        </w:rPr>
        <w:drawing>
          <wp:inline distT="0" distB="0" distL="0" distR="0" wp14:anchorId="54BBED55" wp14:editId="488CB15E">
            <wp:extent cx="4320731" cy="2217217"/>
            <wp:effectExtent l="0" t="0" r="0" b="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25" name="6-28.png"/>
                    <pic:cNvPicPr/>
                  </pic:nvPicPr>
                  <pic:blipFill>
                    <a:blip r:embed="rId39">
                      <a:extLst/>
                    </a:blip>
                    <a:stretch>
                      <a:fillRect/>
                    </a:stretch>
                  </pic:blipFill>
                  <pic:spPr>
                    <a:xfrm>
                      <a:off x="0" y="0"/>
                      <a:ext cx="4320731" cy="2217217"/>
                    </a:xfrm>
                    <a:prstGeom prst="rect">
                      <a:avLst/>
                    </a:prstGeom>
                    <a:ln w="12700" cap="flat">
                      <a:noFill/>
                      <a:miter lim="400000"/>
                    </a:ln>
                    <a:effectLst/>
                  </pic:spPr>
                </pic:pic>
              </a:graphicData>
            </a:graphic>
          </wp:inline>
        </w:drawing>
      </w:r>
    </w:p>
    <w:p w14:paraId="1B1B89E8"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6-28 Source of R4</w:t>
      </w:r>
    </w:p>
    <w:p w14:paraId="0A86472D" w14:textId="77777777" w:rsidR="00256BF3" w:rsidRDefault="00256BF3" w:rsidP="00256BF3">
      <w:pPr>
        <w:keepNext/>
        <w:ind w:firstLine="0"/>
        <w:jc w:val="center"/>
        <w:rPr>
          <w:rFonts w:hint="default"/>
        </w:rPr>
      </w:pPr>
      <w:r>
        <w:rPr>
          <w:noProof/>
          <w:lang w:eastAsia="en-US"/>
        </w:rPr>
        <w:drawing>
          <wp:inline distT="0" distB="0" distL="0" distR="0" wp14:anchorId="587D34AB" wp14:editId="565A75F0">
            <wp:extent cx="3597784" cy="1962303"/>
            <wp:effectExtent l="0" t="0" r="0" b="0"/>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26" name="6-29.png"/>
                    <pic:cNvPicPr/>
                  </pic:nvPicPr>
                  <pic:blipFill>
                    <a:blip r:embed="rId40">
                      <a:extLst/>
                    </a:blip>
                    <a:stretch>
                      <a:fillRect/>
                    </a:stretch>
                  </pic:blipFill>
                  <pic:spPr>
                    <a:xfrm>
                      <a:off x="0" y="0"/>
                      <a:ext cx="3597784" cy="1962303"/>
                    </a:xfrm>
                    <a:prstGeom prst="rect">
                      <a:avLst/>
                    </a:prstGeom>
                    <a:ln w="12700" cap="flat">
                      <a:noFill/>
                      <a:miter lim="400000"/>
                    </a:ln>
                    <a:effectLst/>
                  </pic:spPr>
                </pic:pic>
              </a:graphicData>
            </a:graphic>
          </wp:inline>
        </w:drawing>
      </w:r>
    </w:p>
    <w:p w14:paraId="330EF9FF"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6-29 Source of objc_msgSendSuper2</w:t>
      </w:r>
    </w:p>
    <w:p w14:paraId="7CF2E75E" w14:textId="77777777" w:rsidR="00256BF3" w:rsidRDefault="00256BF3" w:rsidP="00256BF3">
      <w:pPr>
        <w:rPr>
          <w:rFonts w:hint="default"/>
        </w:rPr>
      </w:pPr>
      <w:r>
        <w:rPr>
          <w:rFonts w:ascii="Times New Roman" w:eastAsia="Arial Unicode MS"/>
        </w:rPr>
        <w:t>According to the literal meaning, objc_msgSendSuper2 and objc_msgSendSuper are supposed to work similarly, namely send messages to callers</w:t>
      </w:r>
      <w:r>
        <w:rPr>
          <w:rFonts w:eastAsia="Arial Unicode MS" w:hAnsi="Times New Roman" w:hint="default"/>
        </w:rPr>
        <w:t>’</w:t>
      </w:r>
      <w:r>
        <w:rPr>
          <w:rFonts w:eastAsia="Arial Unicode MS" w:hAnsi="Times New Roman" w:hint="default"/>
        </w:rPr>
        <w:t xml:space="preserve"> </w:t>
      </w:r>
      <w:r>
        <w:rPr>
          <w:rFonts w:ascii="Times New Roman" w:eastAsia="Arial Unicode MS"/>
        </w:rPr>
        <w:t>superclasses. No more guesses, let</w:t>
      </w:r>
      <w:r>
        <w:rPr>
          <w:rFonts w:eastAsia="Arial Unicode MS" w:hAnsi="Times New Roman" w:hint="default"/>
        </w:rPr>
        <w:t>’</w:t>
      </w:r>
      <w:r>
        <w:rPr>
          <w:rFonts w:ascii="Times New Roman" w:eastAsia="Arial Unicode MS"/>
        </w:rPr>
        <w:t>s set a breakpoint on objc_msgSendSuper2 and check out its arguments as well return value. Attach debugserver to Preference, and connect with LLDB, then print out ASLR offset of MobilePhoneSettings:</w:t>
      </w:r>
    </w:p>
    <w:p w14:paraId="0DA300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415AEC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0x00079000 /private/var/db/stash/_.29LMeZ/Applications/Preferences.app/Preferences(0x000000000007d000)</w:t>
      </w:r>
    </w:p>
    <w:p w14:paraId="5838CB8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0x00232000 /Library/MobileSubstrate/MobileSubstrate.dylib(0x0000000000232000)</w:t>
      </w:r>
    </w:p>
    <w:p w14:paraId="15E3DA3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613785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3] 0x06db3000 /Users/snakeninny/Library/Developer/Xcode/iOS DeviceSupport/8.1 (12B411)/Symbols/System/Library/Frameworks/CoreFoundation.framework/CoreFoundation</w:t>
      </w:r>
    </w:p>
    <w:p w14:paraId="2A1087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7300B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[330] 0x06db3000 /Users/snakeninny/Library/Developer/Xcode/iOS DeviceSupport/8.1 (12B411)/Symbols/System/Library/PreferenceBundles/MobilePhoneSettings.bundle/MobilePhoneSettings</w:t>
      </w:r>
    </w:p>
    <w:p w14:paraId="69320E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DA856AA" w14:textId="77777777" w:rsidR="00256BF3" w:rsidRDefault="00256BF3" w:rsidP="00256BF3">
      <w:pPr>
        <w:rPr>
          <w:rFonts w:hint="default"/>
        </w:rPr>
      </w:pPr>
      <w:r>
        <w:rPr>
          <w:rFonts w:ascii="Times New Roman" w:eastAsia="Arial Unicode MS"/>
        </w:rPr>
        <w:t>ASLR offset of MobilePhoneSettings is 0x6db3000. Then take a look at objc_msgSendSuper2</w:t>
      </w:r>
      <w:r>
        <w:rPr>
          <w:rFonts w:eastAsia="Arial Unicode MS" w:hAnsi="Times New Roman" w:hint="default"/>
        </w:rPr>
        <w:t>’</w:t>
      </w:r>
      <w:r>
        <w:rPr>
          <w:rFonts w:ascii="Times New Roman" w:eastAsia="Arial Unicode MS"/>
        </w:rPr>
        <w:t>s address, as shown in figure 6-30.</w:t>
      </w:r>
    </w:p>
    <w:p w14:paraId="6E119929" w14:textId="77777777" w:rsidR="00256BF3" w:rsidRDefault="00256BF3" w:rsidP="00256BF3">
      <w:pPr>
        <w:keepNext/>
        <w:ind w:firstLine="0"/>
        <w:jc w:val="center"/>
        <w:rPr>
          <w:rFonts w:hint="default"/>
        </w:rPr>
      </w:pPr>
      <w:r>
        <w:rPr>
          <w:noProof/>
          <w:lang w:eastAsia="en-US"/>
        </w:rPr>
        <w:drawing>
          <wp:inline distT="0" distB="0" distL="0" distR="0" wp14:anchorId="676B4EA7" wp14:editId="1AB54E09">
            <wp:extent cx="5665356" cy="2436965"/>
            <wp:effectExtent l="0" t="0" r="0" b="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27" name="6-30.png"/>
                    <pic:cNvPicPr/>
                  </pic:nvPicPr>
                  <pic:blipFill>
                    <a:blip r:embed="rId41">
                      <a:extLst/>
                    </a:blip>
                    <a:stretch>
                      <a:fillRect/>
                    </a:stretch>
                  </pic:blipFill>
                  <pic:spPr>
                    <a:xfrm>
                      <a:off x="0" y="0"/>
                      <a:ext cx="5665356" cy="2436965"/>
                    </a:xfrm>
                    <a:prstGeom prst="rect">
                      <a:avLst/>
                    </a:prstGeom>
                    <a:ln w="12700" cap="flat">
                      <a:noFill/>
                      <a:miter lim="400000"/>
                    </a:ln>
                    <a:effectLst/>
                  </pic:spPr>
                </pic:pic>
              </a:graphicData>
            </a:graphic>
          </wp:inline>
        </w:drawing>
      </w:r>
    </w:p>
    <w:p w14:paraId="5A0C9A09"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6-30 Check out address of objc_msgSendSuper2</w:t>
      </w:r>
    </w:p>
    <w:p w14:paraId="719C1DC4" w14:textId="77777777" w:rsidR="00256BF3" w:rsidRDefault="00256BF3" w:rsidP="00256BF3">
      <w:pPr>
        <w:rPr>
          <w:rFonts w:hint="default"/>
        </w:rPr>
      </w:pPr>
      <w:r>
        <w:rPr>
          <w:rFonts w:ascii="Times New Roman" w:eastAsia="Arial Unicode MS"/>
        </w:rPr>
        <w:t>The breakpoint should be set at 0x6db3000 + 0x25BB2B68 = 0x2C965B68. Re-enter MobilePhoneSettings to trigger the breakpoint:</w:t>
      </w:r>
    </w:p>
    <w:p w14:paraId="0D2ED1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0x2C965B68</w:t>
      </w:r>
    </w:p>
    <w:p w14:paraId="582437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MobilePhoneSettings`-[PhoneSettingsController tableView:cellForRowAtIndexPath:] + 40, address = 0x2c965b68</w:t>
      </w:r>
    </w:p>
    <w:p w14:paraId="0064D21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36DCD7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0x2c965b68 MobilePhoneSettings`-[PhoneSettingsController tableView:cellForRowAtIndexPath:] + 40, queue = 'com.apple.main-thread, stop reason = breakpoint 1.1</w:t>
      </w:r>
    </w:p>
    <w:p w14:paraId="513F9D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0x2c965b68 MobilePhoneSettings`-[PhoneSettingsController tableView:cellForRowAtIndexPath:] + 40</w:t>
      </w:r>
    </w:p>
    <w:p w14:paraId="10834F6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+ 40:</w:t>
      </w:r>
    </w:p>
    <w:p w14:paraId="1889B2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0x2c965b68:  blx    0x2c975fb8                ; symbol stub for: CTSettingRequest$shim</w:t>
      </w:r>
    </w:p>
    <w:p w14:paraId="758461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0x2c965b6c:  mov    r4, r0</w:t>
      </w:r>
    </w:p>
    <w:p w14:paraId="729F40D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0x2c965b6e:  movw   r0, #54708</w:t>
      </w:r>
    </w:p>
    <w:p w14:paraId="6286E05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0x2c965b72:  movt   r0, #2697</w:t>
      </w:r>
    </w:p>
    <w:p w14:paraId="6B59C6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6E295B8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$0 = 0x2c3daf33 "tableView:cellForRowAtIndexPath:"</w:t>
      </w:r>
    </w:p>
    <w:p w14:paraId="43A85B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2CDD3F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 Objective-C description available]</w:t>
      </w:r>
    </w:p>
    <w:p w14:paraId="3EE8DEE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06BC0BE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7224BE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0x2c965b6c MobilePhoneSettings`-[PhoneSettingsController tableView:cellForRowAtIndexPath:] + 44, queue = 'com.apple.main-thread, stop reason = instruction step over</w:t>
      </w:r>
    </w:p>
    <w:p w14:paraId="79C7B2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0x2c965b6c MobilePhoneSettings`-[PhoneSettingsController tableView:cellForRowAtIndexPath:] + 44</w:t>
      </w:r>
    </w:p>
    <w:p w14:paraId="7D0CD0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MobilePhoneSettings`-[PhoneSettingsController tableView:cellForRowAtIndexPath:] + 44:</w:t>
      </w:r>
    </w:p>
    <w:p w14:paraId="6F9C4E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0x2c965b6c:  mov    r4, r0</w:t>
      </w:r>
    </w:p>
    <w:p w14:paraId="5A710F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0x2c965b6e:  movw   r0, #54708</w:t>
      </w:r>
    </w:p>
    <w:p w14:paraId="3E74857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0x2c965b72:  movt   r0, #2697</w:t>
      </w:r>
    </w:p>
    <w:p w14:paraId="173129F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0x2c965b76:  mov    r2, r5</w:t>
      </w:r>
    </w:p>
    <w:p w14:paraId="54235B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6B8A1D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0x15fc6b00; baseClass = UITableViewCell; frame = (0 0; 320 44); text = 'My Number'; tag = 2; layer = &lt;CALayer: 0x15fbbe40&gt;&gt;</w:t>
      </w:r>
    </w:p>
    <w:p w14:paraId="2CA96D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detailTextLabel]</w:t>
      </w:r>
    </w:p>
    <w:p w14:paraId="7AD2E2B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0x15fb5590; frame = (0 0; 0 0); text = '+86PhoneNumber'; userInteractionEnabled = NO; layer = &lt;_UILabelLayer: 0x15fd87e0&gt;&gt;</w:t>
      </w:r>
    </w:p>
    <w:p w14:paraId="519AAA62" w14:textId="77777777" w:rsidR="00256BF3" w:rsidRDefault="00256BF3" w:rsidP="00256BF3">
      <w:pPr>
        <w:rPr>
          <w:rFonts w:hint="default"/>
        </w:rPr>
      </w:pPr>
      <w:r>
        <w:rPr>
          <w:rFonts w:ascii="Times New Roman" w:eastAsia="Arial Unicode MS"/>
        </w:rPr>
        <w:t>It</w:t>
      </w:r>
      <w:r>
        <w:rPr>
          <w:rFonts w:eastAsia="Arial Unicode MS" w:hAnsi="Times New Roman" w:hint="default"/>
        </w:rPr>
        <w:t>’</w:t>
      </w:r>
      <w:r>
        <w:rPr>
          <w:rFonts w:ascii="Times New Roman" w:eastAsia="Arial Unicode MS"/>
        </w:rPr>
        <w:t>s worth mentioning that the 1st argument of objc_msgSendSuper2 is not an Objective-C object. I</w:t>
      </w:r>
      <w:r>
        <w:rPr>
          <w:rFonts w:eastAsia="Arial Unicode MS" w:hAnsi="Times New Roman" w:hint="default"/>
        </w:rPr>
        <w:t>’</w:t>
      </w:r>
      <w:r>
        <w:rPr>
          <w:rFonts w:ascii="Times New Roman" w:eastAsia="Arial Unicode MS"/>
        </w:rPr>
        <w:t>m not sure whether it is a bug of LLDB or it is the case. Anyway, it doesn</w:t>
      </w:r>
      <w:r>
        <w:rPr>
          <w:rFonts w:eastAsia="Arial Unicode MS" w:hAnsi="Times New Roman" w:hint="default"/>
        </w:rPr>
        <w:t>’</w:t>
      </w:r>
      <w:r>
        <w:rPr>
          <w:rFonts w:ascii="Times New Roman" w:eastAsia="Arial Unicode MS"/>
        </w:rPr>
        <w:t>t influence our analysis, just ignore it for now. If you</w:t>
      </w:r>
      <w:r>
        <w:rPr>
          <w:rFonts w:eastAsia="Arial Unicode MS" w:hAnsi="Times New Roman" w:hint="default"/>
        </w:rPr>
        <w:t>’</w:t>
      </w:r>
      <w:r>
        <w:rPr>
          <w:rFonts w:ascii="Times New Roman" w:eastAsia="Arial Unicode MS"/>
        </w:rPr>
        <w:t xml:space="preserve">re really interested in this detail, you are welcome to share your research on </w:t>
      </w:r>
      <w:hyperlink r:id="rId42" w:history="1">
        <w:r>
          <w:rPr>
            <w:rStyle w:val="Hyperlink0"/>
            <w:rFonts w:ascii="Times New Roman" w:eastAsia="Arial Unicode MS"/>
          </w:rPr>
          <w:t>http://bbs.iosre.com</w:t>
        </w:r>
      </w:hyperlink>
      <w:r>
        <w:rPr>
          <w:rFonts w:ascii="Times New Roman" w:eastAsia="Arial Unicode MS"/>
        </w:rPr>
        <w:t>.</w:t>
      </w:r>
    </w:p>
    <w:p w14:paraId="263473E2" w14:textId="77777777" w:rsidR="00256BF3" w:rsidRDefault="00256BF3" w:rsidP="00256BF3">
      <w:pPr>
        <w:rPr>
          <w:rFonts w:hint="default"/>
        </w:rPr>
      </w:pPr>
      <w:r>
        <w:rPr>
          <w:rFonts w:ascii="Times New Roman" w:eastAsia="Arial Unicode MS"/>
        </w:rPr>
        <w:t>Back on track, the output of LLDB indicates that the return value of objc_msgSendSuper2 is an initialized cell, which contains my number already. Similar to what happened in the last section, let</w:t>
      </w:r>
      <w:r>
        <w:rPr>
          <w:rFonts w:eastAsia="Arial Unicode MS" w:hAnsi="Times New Roman" w:hint="default"/>
        </w:rPr>
        <w:t>’</w:t>
      </w:r>
      <w:r>
        <w:rPr>
          <w:rFonts w:ascii="Times New Roman" w:eastAsia="Arial Unicode MS"/>
        </w:rPr>
        <w:t>s check out the implementation of tableView:cellForRowAtIndexPath: in PhoneSettingsController</w:t>
      </w:r>
      <w:r>
        <w:rPr>
          <w:rFonts w:eastAsia="Arial Unicode MS" w:hAnsi="Times New Roman" w:hint="default"/>
        </w:rPr>
        <w:t>’</w:t>
      </w:r>
      <w:r>
        <w:rPr>
          <w:rFonts w:ascii="Times New Roman" w:eastAsia="Arial Unicode MS"/>
        </w:rPr>
        <w:t>s superclass. First of all let</w:t>
      </w:r>
      <w:r>
        <w:rPr>
          <w:rFonts w:eastAsia="Arial Unicode MS" w:hAnsi="Times New Roman" w:hint="default"/>
        </w:rPr>
        <w:t>’</w:t>
      </w:r>
      <w:r>
        <w:rPr>
          <w:rFonts w:ascii="Times New Roman" w:eastAsia="Arial Unicode MS"/>
        </w:rPr>
        <w:t>s figure out who</w:t>
      </w:r>
      <w:r>
        <w:rPr>
          <w:rFonts w:eastAsia="Arial Unicode MS" w:hAnsi="Times New Roman" w:hint="default"/>
        </w:rPr>
        <w:t>’</w:t>
      </w:r>
      <w:r>
        <w:rPr>
          <w:rFonts w:ascii="Times New Roman" w:eastAsia="Arial Unicode MS"/>
        </w:rPr>
        <w:t>s the superclass in PhoneSettingsController.h:</w:t>
      </w:r>
    </w:p>
    <w:p w14:paraId="454E6E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PhoneSettingsController : PhoneSettingsListController &lt;TPSetPINViewControllerDelegate&gt;</w:t>
      </w:r>
    </w:p>
    <w:p w14:paraId="6CF331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8C08F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0D8A6A63" w14:textId="77777777" w:rsidR="00256BF3" w:rsidRDefault="00256BF3" w:rsidP="00256BF3">
      <w:pPr>
        <w:rPr>
          <w:rFonts w:hint="default"/>
        </w:rPr>
      </w:pPr>
      <w:r>
        <w:rPr>
          <w:rFonts w:ascii="Times New Roman" w:eastAsia="Arial Unicode MS"/>
        </w:rPr>
        <w:t>PhoneSettingsController inherits from PhoneSettingsListController, so open PhoneSettingsListController.h to check out if it implements tableView:cellForRowAtIndexPath:.</w:t>
      </w:r>
    </w:p>
    <w:p w14:paraId="12200D6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PhoneSettingsListController : PSListController</w:t>
      </w:r>
    </w:p>
    <w:p w14:paraId="72AE7C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AE5B6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49A0E2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C10DC6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(id)bundle;</w:t>
      </w:r>
    </w:p>
    <w:p w14:paraId="6DE4BE1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(void)dealloc;</w:t>
      </w:r>
    </w:p>
    <w:p w14:paraId="7B5CCA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(id)init;</w:t>
      </w:r>
    </w:p>
    <w:p w14:paraId="31D164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(void)pushController:(Class)arg1 specifier:(id)arg2;</w:t>
      </w:r>
    </w:p>
    <w:p w14:paraId="48F7E8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(id)setCellEnabled:(BOOL)arg1 atIndex:(unsigned int)arg2;</w:t>
      </w:r>
    </w:p>
    <w:p w14:paraId="699467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(id)setCellLoading:(BOOL)arg1 atIndex:(unsigned int)arg2;</w:t>
      </w:r>
    </w:p>
    <w:p w14:paraId="7D4960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(id)setControlEnabled:(BOOL)arg1 atIndex:(unsigned int)arg2;</w:t>
      </w:r>
    </w:p>
    <w:p w14:paraId="02FAC5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(id)sheetSpecifierWithTitle:(id)arg1 controller:(Class)arg2 detail:(Class)arg3;</w:t>
      </w:r>
    </w:p>
    <w:p w14:paraId="69882E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(void)simRemoved:(id)arg1;</w:t>
      </w:r>
    </w:p>
    <w:p w14:paraId="287750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(id)specifiers;</w:t>
      </w:r>
    </w:p>
    <w:p w14:paraId="045ED9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(void)updateCellStates;</w:t>
      </w:r>
    </w:p>
    <w:p w14:paraId="45BDCB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(void)viewWillAppear:(BOOL)arg1;</w:t>
      </w:r>
    </w:p>
    <w:p w14:paraId="1D2EB3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23A743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7FA095DA" w14:textId="77777777" w:rsidR="00256BF3" w:rsidRDefault="00256BF3" w:rsidP="00256BF3">
      <w:pPr>
        <w:rPr>
          <w:rFonts w:hint="default"/>
        </w:rPr>
      </w:pPr>
      <w:r>
        <w:rPr>
          <w:rFonts w:ascii="Times New Roman" w:eastAsia="Arial Unicode MS"/>
        </w:rPr>
        <w:t>PhoneSettingsListController doesn</w:t>
      </w:r>
      <w:r>
        <w:rPr>
          <w:rFonts w:eastAsia="Arial Unicode MS" w:hAnsi="Times New Roman" w:hint="default"/>
        </w:rPr>
        <w:t>’</w:t>
      </w:r>
      <w:r>
        <w:rPr>
          <w:rFonts w:ascii="Times New Roman" w:eastAsia="Arial Unicode MS"/>
        </w:rPr>
        <w:t>t implement tableView:cellForRowAtIndexPath:, so just proceed to its superclass PSListController. The class PSListController is no longer inside MobilePhoneSettings.bundle, so let</w:t>
      </w:r>
      <w:r>
        <w:rPr>
          <w:rFonts w:eastAsia="Arial Unicode MS" w:hAnsi="Times New Roman" w:hint="default"/>
        </w:rPr>
        <w:t>’</w:t>
      </w:r>
      <w:r>
        <w:rPr>
          <w:rFonts w:ascii="Times New Roman" w:eastAsia="Arial Unicode MS"/>
        </w:rPr>
        <w:t>s search it in all class-dump headers, as shown in figure 6-31.</w:t>
      </w:r>
    </w:p>
    <w:p w14:paraId="4EA1C488" w14:textId="77777777" w:rsidR="00256BF3" w:rsidRDefault="00256BF3" w:rsidP="00256BF3">
      <w:pPr>
        <w:keepNext/>
        <w:ind w:firstLine="0"/>
        <w:jc w:val="center"/>
        <w:rPr>
          <w:rFonts w:hint="default"/>
        </w:rPr>
      </w:pPr>
      <w:r>
        <w:rPr>
          <w:noProof/>
          <w:lang w:eastAsia="en-US"/>
        </w:rPr>
        <w:drawing>
          <wp:inline distT="0" distB="0" distL="0" distR="0" wp14:anchorId="387F824A" wp14:editId="0EB6349E">
            <wp:extent cx="5670538" cy="2413331"/>
            <wp:effectExtent l="0" t="0" r="0" b="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28" name="6-31.png"/>
                    <pic:cNvPicPr/>
                  </pic:nvPicPr>
                  <pic:blipFill>
                    <a:blip r:embed="rId43">
                      <a:extLst/>
                    </a:blip>
                    <a:stretch>
                      <a:fillRect/>
                    </a:stretch>
                  </pic:blipFill>
                  <pic:spPr>
                    <a:xfrm>
                      <a:off x="0" y="0"/>
                      <a:ext cx="5670538" cy="2413331"/>
                    </a:xfrm>
                    <a:prstGeom prst="rect">
                      <a:avLst/>
                    </a:prstGeom>
                    <a:ln w="12700" cap="flat">
                      <a:noFill/>
                      <a:miter lim="400000"/>
                    </a:ln>
                    <a:effectLst/>
                  </pic:spPr>
                </pic:pic>
              </a:graphicData>
            </a:graphic>
          </wp:inline>
        </w:drawing>
      </w:r>
    </w:p>
    <w:p w14:paraId="4A03A82E"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6-31 Locate PSListController.h</w:t>
      </w:r>
    </w:p>
    <w:p w14:paraId="0A0982A3" w14:textId="77777777" w:rsidR="00256BF3" w:rsidRDefault="00256BF3" w:rsidP="00256BF3">
      <w:pPr>
        <w:rPr>
          <w:rFonts w:hint="default"/>
        </w:rPr>
      </w:pPr>
      <w:r>
        <w:rPr>
          <w:rFonts w:ascii="Times New Roman" w:eastAsia="Arial Unicode MS"/>
        </w:rPr>
        <w:t>Note, PSListController.h comes from Preferences.framework, which shares the name with Preferences.app, make sure to distinguish them. Open it, and check if there is tableView:cellForRowAtIndexPath:.</w:t>
      </w:r>
    </w:p>
    <w:p w14:paraId="29E554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@interface PSListController : PSViewController &lt;UITableViewDelegate, UITableViewDataSource, UIActionSheetDelegate, UIAlertViewDelegate, UIPopoverControllerDelegate, PSSpecifierObserver, PSViewControllerOffsetProtocol&gt;</w:t>
      </w:r>
    </w:p>
    <w:p w14:paraId="5DFA93C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7104FF2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(id)tableView:(id)arg1 cellForRowAtIndexPath:(id)arg2;</w:t>
      </w:r>
    </w:p>
    <w:p w14:paraId="67BD79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AF0A0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3CB4A7F1" w14:textId="7C7E8C04" w:rsidR="00256BF3" w:rsidRDefault="00256BF3" w:rsidP="00256BF3">
      <w:pPr>
        <w:rPr>
          <w:rFonts w:hint="default"/>
        </w:rPr>
      </w:pPr>
      <w:r>
        <w:rPr>
          <w:rFonts w:ascii="Times New Roman" w:eastAsia="Arial Unicode MS"/>
        </w:rPr>
        <w:t>As we see, it has implemented this method, so drag and drop the binary of Preferences.framework into IDA and jump to tableView:cellForRowAtIndexPath:, as shown in figure 6-32.</w:t>
      </w:r>
    </w:p>
    <w:p w14:paraId="799BA682" w14:textId="77777777" w:rsidR="00256BF3" w:rsidRDefault="00256BF3" w:rsidP="00256BF3">
      <w:pPr>
        <w:keepNext/>
        <w:ind w:firstLine="0"/>
        <w:jc w:val="center"/>
        <w:rPr>
          <w:rFonts w:hint="default"/>
        </w:rPr>
      </w:pPr>
      <w:r>
        <w:rPr>
          <w:noProof/>
          <w:lang w:eastAsia="en-US"/>
        </w:rPr>
        <w:drawing>
          <wp:inline distT="0" distB="0" distL="0" distR="0" wp14:anchorId="7F0D3BCE" wp14:editId="39BC46B2">
            <wp:extent cx="2048561" cy="3598114"/>
            <wp:effectExtent l="0" t="0" r="0" b="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29" name="6-32.png"/>
                    <pic:cNvPicPr/>
                  </pic:nvPicPr>
                  <pic:blipFill>
                    <a:blip r:embed="rId44">
                      <a:extLst/>
                    </a:blip>
                    <a:stretch>
                      <a:fillRect/>
                    </a:stretch>
                  </pic:blipFill>
                  <pic:spPr>
                    <a:xfrm>
                      <a:off x="0" y="0"/>
                      <a:ext cx="2048561" cy="3598114"/>
                    </a:xfrm>
                    <a:prstGeom prst="rect">
                      <a:avLst/>
                    </a:prstGeom>
                    <a:ln w="12700" cap="flat">
                      <a:noFill/>
                      <a:miter lim="400000"/>
                    </a:ln>
                    <a:effectLst/>
                  </pic:spPr>
                </pic:pic>
              </a:graphicData>
            </a:graphic>
          </wp:inline>
        </w:drawing>
      </w:r>
    </w:p>
    <w:p w14:paraId="05A7A174"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6-32 [PSListController tableView:cellForRowAtIndexPath:]</w:t>
      </w:r>
    </w:p>
    <w:p w14:paraId="400ECD86" w14:textId="77777777" w:rsidR="00256BF3" w:rsidRDefault="00256BF3" w:rsidP="00256BF3">
      <w:pPr>
        <w:rPr>
          <w:rFonts w:hint="default"/>
        </w:rPr>
      </w:pPr>
      <w:r>
        <w:rPr>
          <w:rFonts w:ascii="Times New Roman" w:eastAsia="Arial Unicode MS"/>
        </w:rPr>
        <w:t>Its execution logic is complicated. To play it safe, let</w:t>
      </w:r>
      <w:r>
        <w:rPr>
          <w:rFonts w:eastAsia="Arial Unicode MS" w:hAnsi="Times New Roman" w:hint="default"/>
        </w:rPr>
        <w:t>’</w:t>
      </w:r>
      <w:r>
        <w:rPr>
          <w:rFonts w:ascii="Times New Roman" w:eastAsia="Arial Unicode MS"/>
        </w:rPr>
        <w:t xml:space="preserve">s set a breakpoint at the end of this method to check if </w:t>
      </w:r>
      <w:r>
        <w:rPr>
          <w:rFonts w:eastAsia="Arial Unicode MS" w:hAnsi="Times New Roman" w:hint="default"/>
        </w:rPr>
        <w:t>“</w:t>
      </w:r>
      <w:r>
        <w:rPr>
          <w:rFonts w:ascii="Times New Roman" w:eastAsia="Arial Unicode MS"/>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is contained in the return value, so that we can make sure objc_msgSendSuper2 calls [PSListController tableView:cellForRowAtIndexPath:]. First, let</w:t>
      </w:r>
      <w:r>
        <w:rPr>
          <w:rFonts w:eastAsia="Arial Unicode MS" w:hAnsi="Times New Roman" w:hint="default"/>
        </w:rPr>
        <w:t>’</w:t>
      </w:r>
      <w:r>
        <w:rPr>
          <w:rFonts w:ascii="Times New Roman" w:eastAsia="Arial Unicode MS"/>
        </w:rPr>
        <w:t>s check out ASLR offset of Preferences.framework:</w:t>
      </w:r>
    </w:p>
    <w:p w14:paraId="12EF6B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060143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0x00079000 /private/var/db/stash/_.29LMeZ/Applications/Preferences.app/Preferences(0x000000000007d000)</w:t>
      </w:r>
    </w:p>
    <w:p w14:paraId="7995C5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0x00232000 /Library/MobileSubstrate/MobileSubstrate.dylib(0x0000000000232000)</w:t>
      </w:r>
    </w:p>
    <w:p w14:paraId="01BE645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w:t>
      </w:r>
    </w:p>
    <w:p w14:paraId="001C9AA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0x06db3000 /Users/snakeninny/Library/Developer/Xcode/iOS DeviceSupport/8.1 (12B411)/Symbols/System/Library/Frameworks/CoreFoundation.framework/CoreFoundation </w:t>
      </w:r>
    </w:p>
    <w:p w14:paraId="6465B6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D24FD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[ 42] 0x06db3000 /Users/snakeninny/Library/Developer/Xcode/iOS DeviceSupport/8.1 (12B411)/Symbols/System/Library/PrivateFrameworks/Preferences.framework/Preferences</w:t>
      </w:r>
    </w:p>
    <w:p w14:paraId="7F226EF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091ADB4" w14:textId="77777777" w:rsidR="00256BF3" w:rsidRDefault="00256BF3" w:rsidP="00256BF3">
      <w:pPr>
        <w:rPr>
          <w:rFonts w:hint="default"/>
        </w:rPr>
      </w:pPr>
      <w:r>
        <w:rPr>
          <w:rFonts w:ascii="Times New Roman" w:eastAsia="Arial Unicode MS"/>
        </w:rPr>
        <w:t>Its ASLR offset is 0x6db3000. Then find the address of the last instruction of [PSListController tableView:cellForRowAtIndexPath:], as shown in figure 6-33.</w:t>
      </w:r>
    </w:p>
    <w:p w14:paraId="5FC1A137" w14:textId="77777777" w:rsidR="00256BF3" w:rsidRDefault="00256BF3" w:rsidP="00256BF3">
      <w:pPr>
        <w:keepNext/>
        <w:ind w:firstLine="0"/>
        <w:jc w:val="center"/>
        <w:rPr>
          <w:rFonts w:hint="default"/>
        </w:rPr>
      </w:pPr>
      <w:r>
        <w:rPr>
          <w:noProof/>
          <w:lang w:eastAsia="en-US"/>
        </w:rPr>
        <w:drawing>
          <wp:inline distT="0" distB="0" distL="0" distR="0" wp14:anchorId="06F0F40F" wp14:editId="64CF8B4F">
            <wp:extent cx="5669280" cy="762000"/>
            <wp:effectExtent l="0" t="0" r="0" b="0"/>
            <wp:docPr id="1073741861" name="officeArt object"/>
            <wp:cNvGraphicFramePr/>
            <a:graphic xmlns:a="http://schemas.openxmlformats.org/drawingml/2006/main">
              <a:graphicData uri="http://schemas.openxmlformats.org/drawingml/2006/picture">
                <pic:pic xmlns:pic="http://schemas.openxmlformats.org/drawingml/2006/picture">
                  <pic:nvPicPr>
                    <pic:cNvPr id="1073741830" name="6-33.png"/>
                    <pic:cNvPicPr/>
                  </pic:nvPicPr>
                  <pic:blipFill>
                    <a:blip r:embed="rId45">
                      <a:extLst/>
                    </a:blip>
                    <a:stretch>
                      <a:fillRect/>
                    </a:stretch>
                  </pic:blipFill>
                  <pic:spPr>
                    <a:xfrm>
                      <a:off x="0" y="0"/>
                      <a:ext cx="5669280" cy="762000"/>
                    </a:xfrm>
                    <a:prstGeom prst="rect">
                      <a:avLst/>
                    </a:prstGeom>
                    <a:ln w="12700" cap="flat">
                      <a:noFill/>
                      <a:miter lim="400000"/>
                    </a:ln>
                    <a:effectLst/>
                  </pic:spPr>
                </pic:pic>
              </a:graphicData>
            </a:graphic>
          </wp:inline>
        </w:drawing>
      </w:r>
    </w:p>
    <w:p w14:paraId="55A28845"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6-33 [PSListController tableView:cellForRowAtIndexPath:]</w:t>
      </w:r>
    </w:p>
    <w:p w14:paraId="1841FCA0" w14:textId="77777777" w:rsidR="00256BF3" w:rsidRDefault="00256BF3" w:rsidP="00256BF3">
      <w:pPr>
        <w:rPr>
          <w:rFonts w:hint="default"/>
        </w:rPr>
      </w:pPr>
      <w:r>
        <w:rPr>
          <w:rFonts w:ascii="Times New Roman" w:eastAsia="Arial Unicode MS"/>
        </w:rPr>
        <w:t xml:space="preserve">Because the return value is stored in R0 and R0 comes from </w:t>
      </w:r>
      <w:r>
        <w:rPr>
          <w:rFonts w:eastAsia="Arial Unicode MS" w:hAnsi="Times New Roman" w:hint="default"/>
        </w:rPr>
        <w:t>“</w:t>
      </w:r>
      <w:r>
        <w:rPr>
          <w:rFonts w:ascii="Times New Roman" w:eastAsia="Arial Unicode MS"/>
        </w:rPr>
        <w:t>MOV R0, R6</w:t>
      </w:r>
      <w:r>
        <w:rPr>
          <w:rFonts w:eastAsia="Arial Unicode MS" w:hAnsi="Times New Roman" w:hint="default"/>
        </w:rPr>
        <w:t>”</w:t>
      </w:r>
      <w:r>
        <w:rPr>
          <w:rFonts w:ascii="Times New Roman" w:eastAsia="Arial Unicode MS"/>
        </w:rPr>
        <w:t xml:space="preserve">, we can simply set a breakpoint on this instruction and print out R6. The address of this instruction is 0x2A9F79E6, so set the breakpoint at 0x6db3000 + 0x2A9F79E6 = 0x317AA9E6. Re-enter MobilePhoneSettings to trigger the breakpoint: </w:t>
      </w:r>
    </w:p>
    <w:p w14:paraId="368550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0x317AA9E6</w:t>
      </w:r>
    </w:p>
    <w:p w14:paraId="336973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5: where = Preferences`-[PSListController tableView:cellForRowAtIndexPath:] + 1026, address = 0x317aa9e6</w:t>
      </w:r>
    </w:p>
    <w:p w14:paraId="6F7937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1854E9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0x317aa9e6 Preferences`-[PSListController tableView:cellForRowAtIndexPath:] + 1026, queue = 'com.apple.main-thread, stop reason = breakpoint 5.1</w:t>
      </w:r>
    </w:p>
    <w:p w14:paraId="0C850B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0x317aa9e6 Preferences`-[PSListController tableView:cellForRowAtIndexPath:] + 1026</w:t>
      </w:r>
    </w:p>
    <w:p w14:paraId="671AD42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+ 1026:</w:t>
      </w:r>
    </w:p>
    <w:p w14:paraId="0B48F7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0x317aa9e6:  mov    r0, r6</w:t>
      </w:r>
    </w:p>
    <w:p w14:paraId="0941C5A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0x317aa9e8:  add    sp, #28</w:t>
      </w:r>
    </w:p>
    <w:p w14:paraId="3B48D0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0x317aa9ea:  pop.w  {r8, r10, r11}</w:t>
      </w:r>
    </w:p>
    <w:p w14:paraId="737FB5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0x317aa9ee:  pop    {r4, r5, r6, r7, pc}</w:t>
      </w:r>
    </w:p>
    <w:p w14:paraId="055ECA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w:t>
      </w:r>
    </w:p>
    <w:p w14:paraId="209985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&lt;PSTableCell: 0x15f8c6a0; baseClass = UITableViewCell; frame = (0 0; 320 44); text = 'My Number'; tag = 2; layer = &lt;CALayer: 0x15f7c0b0&gt;&gt;</w:t>
      </w:r>
    </w:p>
    <w:p w14:paraId="3C9545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45875D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0x15f7b8d0; frame = (0 0; 0 0); text = '+86PhoneNumber'; userInteractionEnabled = NO; layer = &lt;_UILabelLayer: 0x15f7b990&gt;&gt;</w:t>
      </w:r>
    </w:p>
    <w:p w14:paraId="216CA8A1" w14:textId="77777777" w:rsidR="00256BF3" w:rsidRDefault="00256BF3" w:rsidP="00256BF3">
      <w:pPr>
        <w:rPr>
          <w:rFonts w:hint="default"/>
        </w:rPr>
      </w:pPr>
      <w:r>
        <w:rPr>
          <w:rFonts w:ascii="Times New Roman" w:eastAsia="Arial Unicode MS"/>
        </w:rPr>
        <w:t>Now we can confirm that objc_msgSendSuper2 calls [PSListController tableView:cellForRowAtIndexPath:], and its return value does come from R6. Well, where does R6 come from? When we track back to look for the source of R6, we can see multiple occurrences of R6 as the 1st argument of multiple objc_msgSend, as shown in figure 6-34.</w:t>
      </w:r>
    </w:p>
    <w:p w14:paraId="608DE900" w14:textId="77777777" w:rsidR="00256BF3" w:rsidRDefault="00256BF3" w:rsidP="00256BF3">
      <w:pPr>
        <w:keepNext/>
        <w:ind w:firstLine="0"/>
        <w:jc w:val="center"/>
        <w:rPr>
          <w:rFonts w:hint="default"/>
        </w:rPr>
      </w:pPr>
      <w:r>
        <w:rPr>
          <w:noProof/>
          <w:lang w:eastAsia="en-US"/>
        </w:rPr>
        <w:drawing>
          <wp:inline distT="0" distB="0" distL="0" distR="0" wp14:anchorId="092047D2" wp14:editId="366FE8E7">
            <wp:extent cx="4319728" cy="2634768"/>
            <wp:effectExtent l="0" t="0" r="0" b="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31" name="6-34.png"/>
                    <pic:cNvPicPr/>
                  </pic:nvPicPr>
                  <pic:blipFill>
                    <a:blip r:embed="rId46">
                      <a:extLst/>
                    </a:blip>
                    <a:stretch>
                      <a:fillRect/>
                    </a:stretch>
                  </pic:blipFill>
                  <pic:spPr>
                    <a:xfrm>
                      <a:off x="0" y="0"/>
                      <a:ext cx="4319728" cy="2634768"/>
                    </a:xfrm>
                    <a:prstGeom prst="rect">
                      <a:avLst/>
                    </a:prstGeom>
                    <a:ln w="12700" cap="flat">
                      <a:noFill/>
                      <a:miter lim="400000"/>
                    </a:ln>
                    <a:effectLst/>
                  </pic:spPr>
                </pic:pic>
              </a:graphicData>
            </a:graphic>
          </wp:inline>
        </w:drawing>
      </w:r>
    </w:p>
    <w:p w14:paraId="44C095C8"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6-34 Multiple occurrences of R6</w:t>
      </w:r>
    </w:p>
    <w:p w14:paraId="2B57A68F" w14:textId="77777777" w:rsidR="00256BF3" w:rsidRDefault="00256BF3" w:rsidP="00256BF3">
      <w:pPr>
        <w:rPr>
          <w:rFonts w:hint="default"/>
        </w:rPr>
      </w:pPr>
      <w:r>
        <w:rPr>
          <w:rFonts w:ascii="Times New Roman" w:eastAsia="Arial Unicode MS"/>
        </w:rPr>
        <w:t>Keep looking upwards, you will find that R6 are assigned with various initialized objects, as shown in figure 6-35, figure 6-36, and figure 6-37.</w:t>
      </w:r>
    </w:p>
    <w:p w14:paraId="5C9D7664" w14:textId="77777777" w:rsidR="00256BF3" w:rsidRDefault="00256BF3" w:rsidP="00256BF3">
      <w:pPr>
        <w:keepNext/>
        <w:ind w:firstLine="0"/>
        <w:jc w:val="center"/>
        <w:rPr>
          <w:rFonts w:hint="default"/>
        </w:rPr>
      </w:pPr>
      <w:r>
        <w:rPr>
          <w:noProof/>
          <w:lang w:eastAsia="en-US"/>
        </w:rPr>
        <w:drawing>
          <wp:inline distT="0" distB="0" distL="0" distR="0" wp14:anchorId="7E46C6CC" wp14:editId="7C457AFD">
            <wp:extent cx="4317340" cy="961213"/>
            <wp:effectExtent l="0" t="0" r="0" b="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32" name="6-35.png"/>
                    <pic:cNvPicPr/>
                  </pic:nvPicPr>
                  <pic:blipFill>
                    <a:blip r:embed="rId47">
                      <a:extLst/>
                    </a:blip>
                    <a:stretch>
                      <a:fillRect/>
                    </a:stretch>
                  </pic:blipFill>
                  <pic:spPr>
                    <a:xfrm>
                      <a:off x="0" y="0"/>
                      <a:ext cx="4317340" cy="961213"/>
                    </a:xfrm>
                    <a:prstGeom prst="rect">
                      <a:avLst/>
                    </a:prstGeom>
                    <a:ln w="12700" cap="flat">
                      <a:noFill/>
                      <a:miter lim="400000"/>
                    </a:ln>
                    <a:effectLst/>
                  </pic:spPr>
                </pic:pic>
              </a:graphicData>
            </a:graphic>
          </wp:inline>
        </w:drawing>
      </w:r>
    </w:p>
    <w:p w14:paraId="1B9BFA4A"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6-35 The assignment of R6</w:t>
      </w:r>
    </w:p>
    <w:p w14:paraId="49DDB396" w14:textId="77777777" w:rsidR="00256BF3" w:rsidRDefault="00256BF3" w:rsidP="00256BF3">
      <w:pPr>
        <w:keepNext/>
        <w:ind w:firstLine="0"/>
        <w:jc w:val="center"/>
        <w:rPr>
          <w:rFonts w:hint="default"/>
        </w:rPr>
      </w:pPr>
      <w:r>
        <w:rPr>
          <w:noProof/>
          <w:lang w:eastAsia="en-US"/>
        </w:rPr>
        <w:drawing>
          <wp:inline distT="0" distB="0" distL="0" distR="0" wp14:anchorId="108C37EB" wp14:editId="6E49FD86">
            <wp:extent cx="4321303" cy="1938528"/>
            <wp:effectExtent l="0" t="0" r="0" b="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33" name="6-36.png"/>
                    <pic:cNvPicPr/>
                  </pic:nvPicPr>
                  <pic:blipFill>
                    <a:blip r:embed="rId48">
                      <a:extLst/>
                    </a:blip>
                    <a:stretch>
                      <a:fillRect/>
                    </a:stretch>
                  </pic:blipFill>
                  <pic:spPr>
                    <a:xfrm>
                      <a:off x="0" y="0"/>
                      <a:ext cx="4321303" cy="1938528"/>
                    </a:xfrm>
                    <a:prstGeom prst="rect">
                      <a:avLst/>
                    </a:prstGeom>
                    <a:ln w="12700" cap="flat">
                      <a:noFill/>
                      <a:miter lim="400000"/>
                    </a:ln>
                    <a:effectLst/>
                  </pic:spPr>
                </pic:pic>
              </a:graphicData>
            </a:graphic>
          </wp:inline>
        </w:drawing>
      </w:r>
    </w:p>
    <w:p w14:paraId="6F2C7736"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6-36 The assignment of R6</w:t>
      </w:r>
    </w:p>
    <w:p w14:paraId="17E64842" w14:textId="77777777" w:rsidR="00256BF3" w:rsidRDefault="00256BF3" w:rsidP="00256BF3">
      <w:pPr>
        <w:keepNext/>
        <w:ind w:firstLine="0"/>
        <w:jc w:val="center"/>
        <w:rPr>
          <w:rFonts w:hint="default"/>
        </w:rPr>
      </w:pPr>
      <w:r>
        <w:rPr>
          <w:noProof/>
          <w:lang w:eastAsia="en-US"/>
        </w:rPr>
        <w:drawing>
          <wp:inline distT="0" distB="0" distL="0" distR="0" wp14:anchorId="278FDEA4" wp14:editId="555CEEDA">
            <wp:extent cx="4321912" cy="1212215"/>
            <wp:effectExtent l="0" t="0" r="0" b="0"/>
            <wp:docPr id="1073741865" name="officeArt object"/>
            <wp:cNvGraphicFramePr/>
            <a:graphic xmlns:a="http://schemas.openxmlformats.org/drawingml/2006/main">
              <a:graphicData uri="http://schemas.openxmlformats.org/drawingml/2006/picture">
                <pic:pic xmlns:pic="http://schemas.openxmlformats.org/drawingml/2006/picture">
                  <pic:nvPicPr>
                    <pic:cNvPr id="1073741834" name="6-37.png"/>
                    <pic:cNvPicPr/>
                  </pic:nvPicPr>
                  <pic:blipFill>
                    <a:blip r:embed="rId49">
                      <a:extLst/>
                    </a:blip>
                    <a:stretch>
                      <a:fillRect/>
                    </a:stretch>
                  </pic:blipFill>
                  <pic:spPr>
                    <a:xfrm>
                      <a:off x="0" y="0"/>
                      <a:ext cx="4321912" cy="1212215"/>
                    </a:xfrm>
                    <a:prstGeom prst="rect">
                      <a:avLst/>
                    </a:prstGeom>
                    <a:ln w="12700" cap="flat">
                      <a:noFill/>
                      <a:miter lim="400000"/>
                    </a:ln>
                    <a:effectLst/>
                  </pic:spPr>
                </pic:pic>
              </a:graphicData>
            </a:graphic>
          </wp:inline>
        </w:drawing>
      </w:r>
    </w:p>
    <w:p w14:paraId="4CBC0AEA" w14:textId="77777777" w:rsidR="00256BF3" w:rsidRPr="00D97636" w:rsidRDefault="00256BF3" w:rsidP="00256BF3">
      <w:pPr>
        <w:jc w:val="center"/>
        <w:rPr>
          <w:rFonts w:ascii="Times New Roman" w:hAnsi="Times New Roman" w:hint="default"/>
        </w:rPr>
      </w:pPr>
      <w:r w:rsidRPr="00D97636">
        <w:rPr>
          <w:rFonts w:ascii="Times New Roman" w:hAnsi="Times New Roman" w:hint="default"/>
        </w:rPr>
        <w:t>Figure 6-37 The assignment of R6</w:t>
      </w:r>
    </w:p>
    <w:p w14:paraId="21F82B44" w14:textId="1DCE72D0" w:rsidR="00256BF3" w:rsidRDefault="00256BF3" w:rsidP="00256BF3">
      <w:pPr>
        <w:rPr>
          <w:rFonts w:hint="default"/>
        </w:rPr>
      </w:pPr>
      <w:r>
        <w:rPr>
          <w:rFonts w:ascii="Times New Roman" w:eastAsia="Arial Unicode MS"/>
        </w:rPr>
        <w:t>This makes sense; the functionality of tableView:cellForRowAtIndexPath: is basically returning an available cell. So, its regular implementation is to create an empty cell at first, then configure it with other methods.</w:t>
      </w:r>
      <w:r w:rsidR="00D97636">
        <w:rPr>
          <w:rFonts w:ascii="Times New Roman" w:eastAsia="Arial Unicode MS"/>
        </w:rPr>
        <w:t xml:space="preserve"> </w:t>
      </w:r>
      <w:r>
        <w:rPr>
          <w:rFonts w:ascii="Times New Roman" w:eastAsia="Arial Unicode MS"/>
        </w:rPr>
        <w:t xml:space="preserve">Well, where does the configuration of </w:t>
      </w:r>
      <w:r>
        <w:rPr>
          <w:rFonts w:eastAsia="Arial Unicode MS" w:hAnsi="Times New Roman" w:hint="default"/>
        </w:rPr>
        <w:t>“</w:t>
      </w:r>
      <w:r>
        <w:rPr>
          <w:rFonts w:ascii="Times New Roman" w:eastAsia="Arial Unicode MS"/>
        </w:rPr>
        <w:t>my 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happen? </w:t>
      </w:r>
    </w:p>
    <w:p w14:paraId="50AD0F31" w14:textId="7B892A75" w:rsidR="00256BF3" w:rsidRDefault="00256BF3" w:rsidP="00256BF3">
      <w:pPr>
        <w:rPr>
          <w:rFonts w:hint="default"/>
        </w:rPr>
      </w:pPr>
      <w:r>
        <w:rPr>
          <w:rFonts w:ascii="Times New Roman" w:eastAsia="Arial Unicode MS"/>
        </w:rPr>
        <w:t>Regardless of efficiency, we can investigate from the beginning of [PSListController tableView:cellForRowAtIndexPath:]. Since there</w:t>
      </w:r>
      <w:r>
        <w:rPr>
          <w:rFonts w:eastAsia="Arial Unicode MS" w:hAnsi="Times New Roman" w:hint="default"/>
        </w:rPr>
        <w:t>’</w:t>
      </w:r>
      <w:r>
        <w:rPr>
          <w:rFonts w:ascii="Times New Roman" w:eastAsia="Arial Unicode MS"/>
        </w:rPr>
        <w:t>s a limited number of objc_msgSends, by printing out [$r6 detailTextLabel] before and after each objc_msgSend and comparing the difference</w:t>
      </w:r>
      <w:r w:rsidR="008B57A4">
        <w:rPr>
          <w:rFonts w:ascii="Times New Roman" w:eastAsia="Arial Unicode MS"/>
        </w:rPr>
        <w:t>s</w:t>
      </w:r>
      <w:r>
        <w:rPr>
          <w:rFonts w:ascii="Times New Roman" w:eastAsia="Arial Unicode MS"/>
        </w:rPr>
        <w:t>, we can definitely locate this configuration objc_msgSend; if you</w:t>
      </w:r>
      <w:r>
        <w:rPr>
          <w:rFonts w:eastAsia="Arial Unicode MS" w:hAnsi="Times New Roman" w:hint="default"/>
        </w:rPr>
        <w:t>’</w:t>
      </w:r>
      <w:r>
        <w:rPr>
          <w:rFonts w:ascii="Times New Roman" w:eastAsia="Arial Unicode MS"/>
        </w:rPr>
        <w:t>re good at math, dichotomy can be used in this scenario, you can inspect from the middle. Anyway, it</w:t>
      </w:r>
      <w:r>
        <w:rPr>
          <w:rFonts w:eastAsia="Arial Unicode MS" w:hAnsi="Times New Roman" w:hint="default"/>
        </w:rPr>
        <w:t>’</w:t>
      </w:r>
      <w:r>
        <w:rPr>
          <w:rFonts w:ascii="Times New Roman" w:eastAsia="Arial Unicode MS"/>
        </w:rPr>
        <w:t>s just a matter of personal preferences. In this example, I use a compromised dichotomy, as shown in figure 6-38.</w:t>
      </w:r>
    </w:p>
    <w:p w14:paraId="1A2CB786" w14:textId="77777777" w:rsidR="00256BF3" w:rsidRDefault="00256BF3" w:rsidP="00256BF3">
      <w:pPr>
        <w:keepNext/>
        <w:ind w:firstLine="0"/>
        <w:jc w:val="center"/>
        <w:rPr>
          <w:rFonts w:hint="default"/>
        </w:rPr>
      </w:pPr>
      <w:r>
        <w:rPr>
          <w:noProof/>
          <w:lang w:eastAsia="en-US"/>
        </w:rPr>
        <w:drawing>
          <wp:inline distT="0" distB="0" distL="0" distR="0" wp14:anchorId="694400A7" wp14:editId="70D9F03D">
            <wp:extent cx="2048561" cy="3598114"/>
            <wp:effectExtent l="0" t="0" r="0" b="0"/>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35" name="6-38.png"/>
                    <pic:cNvPicPr/>
                  </pic:nvPicPr>
                  <pic:blipFill>
                    <a:blip r:embed="rId50">
                      <a:extLst/>
                    </a:blip>
                    <a:stretch>
                      <a:fillRect/>
                    </a:stretch>
                  </pic:blipFill>
                  <pic:spPr>
                    <a:xfrm>
                      <a:off x="0" y="0"/>
                      <a:ext cx="2048561" cy="3598114"/>
                    </a:xfrm>
                    <a:prstGeom prst="rect">
                      <a:avLst/>
                    </a:prstGeom>
                    <a:ln w="12700" cap="flat">
                      <a:noFill/>
                      <a:miter lim="400000"/>
                    </a:ln>
                    <a:effectLst/>
                  </pic:spPr>
                </pic:pic>
              </a:graphicData>
            </a:graphic>
          </wp:inline>
        </w:drawing>
      </w:r>
    </w:p>
    <w:p w14:paraId="701B2215"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6-38 [PSListController tableView:cellForRowAtIndexPath:]</w:t>
      </w:r>
    </w:p>
    <w:p w14:paraId="41D8B593" w14:textId="77777777" w:rsidR="00256BF3" w:rsidRDefault="00256BF3" w:rsidP="00256BF3">
      <w:pPr>
        <w:rPr>
          <w:rFonts w:hint="default"/>
        </w:rPr>
      </w:pPr>
      <w:r>
        <w:rPr>
          <w:rFonts w:ascii="Times New Roman" w:eastAsia="Arial Unicode MS"/>
        </w:rPr>
        <w:t>Dichotomy increases the efficiency of our investigation, but it brings a new question: [PSListController tableView:cellForRowAtIndexPath:] branches a lot, where should we choose as the investigation starting point to avoid missing any branches? Because [PSListController tableView:cellForRowAtIndexPath:] will definitely execute code in the dark colored block in figure 6-38, if we start from this block, we can make sure every branch is investigated. Next let</w:t>
      </w:r>
      <w:r>
        <w:rPr>
          <w:rFonts w:eastAsia="Arial Unicode MS" w:hAnsi="Times New Roman" w:hint="default"/>
        </w:rPr>
        <w:t>’</w:t>
      </w:r>
      <w:r>
        <w:rPr>
          <w:rFonts w:ascii="Times New Roman" w:eastAsia="Arial Unicode MS"/>
        </w:rPr>
        <w:t>s investigate the 1st objc_msgSend in this block, if [$r6 detailTextLabel] contains my number, then we should investigate upwards, otherwise we should investigate downwards. Take a look at the assembly in the dark colored block, as shown in figure 6-39.</w:t>
      </w:r>
    </w:p>
    <w:p w14:paraId="31BAAD42" w14:textId="77777777" w:rsidR="00256BF3" w:rsidRDefault="00256BF3" w:rsidP="00256BF3">
      <w:pPr>
        <w:keepNext/>
        <w:ind w:firstLine="0"/>
        <w:jc w:val="center"/>
        <w:rPr>
          <w:rFonts w:hint="default"/>
        </w:rPr>
      </w:pPr>
      <w:r>
        <w:rPr>
          <w:noProof/>
          <w:lang w:eastAsia="en-US"/>
        </w:rPr>
        <w:drawing>
          <wp:inline distT="0" distB="0" distL="0" distR="0" wp14:anchorId="73E251BD" wp14:editId="4C66A9FC">
            <wp:extent cx="5669661" cy="2193913"/>
            <wp:effectExtent l="0" t="0" r="0" b="0"/>
            <wp:docPr id="1073741867" name="officeArt object"/>
            <wp:cNvGraphicFramePr/>
            <a:graphic xmlns:a="http://schemas.openxmlformats.org/drawingml/2006/main">
              <a:graphicData uri="http://schemas.openxmlformats.org/drawingml/2006/picture">
                <pic:pic xmlns:pic="http://schemas.openxmlformats.org/drawingml/2006/picture">
                  <pic:nvPicPr>
                    <pic:cNvPr id="1073741836" name="6-39.png"/>
                    <pic:cNvPicPr/>
                  </pic:nvPicPr>
                  <pic:blipFill>
                    <a:blip r:embed="rId51">
                      <a:extLst/>
                    </a:blip>
                    <a:stretch>
                      <a:fillRect/>
                    </a:stretch>
                  </pic:blipFill>
                  <pic:spPr>
                    <a:xfrm>
                      <a:off x="0" y="0"/>
                      <a:ext cx="5669661" cy="2193913"/>
                    </a:xfrm>
                    <a:prstGeom prst="rect">
                      <a:avLst/>
                    </a:prstGeom>
                    <a:ln w="12700" cap="flat">
                      <a:noFill/>
                      <a:miter lim="400000"/>
                    </a:ln>
                    <a:effectLst/>
                  </pic:spPr>
                </pic:pic>
              </a:graphicData>
            </a:graphic>
          </wp:inline>
        </w:drawing>
      </w:r>
    </w:p>
    <w:p w14:paraId="3FD6837B"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6-39 loc_2a9f7966</w:t>
      </w:r>
    </w:p>
    <w:p w14:paraId="5615608E" w14:textId="77777777" w:rsidR="00256BF3" w:rsidRDefault="00256BF3" w:rsidP="00256BF3">
      <w:pPr>
        <w:rPr>
          <w:rFonts w:hint="default"/>
        </w:rPr>
      </w:pPr>
      <w:r>
        <w:rPr>
          <w:rFonts w:ascii="Times New Roman" w:eastAsia="Arial Unicode MS"/>
        </w:rPr>
        <w:t>There are 2 objc_msgSends, so we start from the top one, as shown in figure 6-40.</w:t>
      </w:r>
    </w:p>
    <w:p w14:paraId="0D261BA7" w14:textId="77777777" w:rsidR="00256BF3" w:rsidRDefault="00256BF3" w:rsidP="00256BF3">
      <w:pPr>
        <w:keepNext/>
        <w:ind w:firstLine="0"/>
        <w:jc w:val="center"/>
        <w:rPr>
          <w:rFonts w:hint="default"/>
        </w:rPr>
      </w:pPr>
      <w:r>
        <w:rPr>
          <w:noProof/>
          <w:lang w:eastAsia="en-US"/>
        </w:rPr>
        <w:drawing>
          <wp:inline distT="0" distB="0" distL="0" distR="0" wp14:anchorId="1993F8CC" wp14:editId="5CBC7230">
            <wp:extent cx="5664556" cy="1769136"/>
            <wp:effectExtent l="0" t="0" r="0" b="0"/>
            <wp:docPr id="1073741868" name="officeArt object"/>
            <wp:cNvGraphicFramePr/>
            <a:graphic xmlns:a="http://schemas.openxmlformats.org/drawingml/2006/main">
              <a:graphicData uri="http://schemas.openxmlformats.org/drawingml/2006/picture">
                <pic:pic xmlns:pic="http://schemas.openxmlformats.org/drawingml/2006/picture">
                  <pic:nvPicPr>
                    <pic:cNvPr id="1073741837" name="6-40.png"/>
                    <pic:cNvPicPr/>
                  </pic:nvPicPr>
                  <pic:blipFill>
                    <a:blip r:embed="rId52">
                      <a:extLst/>
                    </a:blip>
                    <a:stretch>
                      <a:fillRect/>
                    </a:stretch>
                  </pic:blipFill>
                  <pic:spPr>
                    <a:xfrm>
                      <a:off x="0" y="0"/>
                      <a:ext cx="5664556" cy="1769136"/>
                    </a:xfrm>
                    <a:prstGeom prst="rect">
                      <a:avLst/>
                    </a:prstGeom>
                    <a:ln w="12700" cap="flat">
                      <a:noFill/>
                      <a:miter lim="400000"/>
                    </a:ln>
                    <a:effectLst/>
                  </pic:spPr>
                </pic:pic>
              </a:graphicData>
            </a:graphic>
          </wp:inline>
        </w:drawing>
      </w:r>
    </w:p>
    <w:p w14:paraId="2D50EA30" w14:textId="77777777" w:rsidR="00256BF3" w:rsidRPr="008B57A4" w:rsidRDefault="00256BF3" w:rsidP="00256BF3">
      <w:pPr>
        <w:jc w:val="center"/>
        <w:rPr>
          <w:rFonts w:ascii="Times New Roman" w:hAnsi="Times New Roman" w:hint="default"/>
        </w:rPr>
      </w:pPr>
      <w:r w:rsidRPr="008B57A4">
        <w:rPr>
          <w:rFonts w:ascii="Times New Roman" w:hAnsi="Times New Roman" w:hint="default"/>
        </w:rPr>
        <w:t>Figure 6-40 Check out address of objc_msgSend</w:t>
      </w:r>
    </w:p>
    <w:p w14:paraId="52F4C6D5" w14:textId="16A78D8E" w:rsidR="00256BF3" w:rsidRDefault="00256BF3" w:rsidP="00256BF3">
      <w:pPr>
        <w:rPr>
          <w:rFonts w:hint="default"/>
        </w:rPr>
      </w:pPr>
      <w:r>
        <w:rPr>
          <w:rFonts w:ascii="Times New Roman" w:eastAsia="Arial Unicode MS"/>
        </w:rPr>
        <w:t xml:space="preserve">ASLR offset of Preferences is 0x6db3000 as we have just </w:t>
      </w:r>
      <w:r w:rsidR="008B57A4">
        <w:rPr>
          <w:rFonts w:ascii="Times New Roman" w:eastAsia="Arial Unicode MS"/>
        </w:rPr>
        <w:t>seen</w:t>
      </w:r>
      <w:r>
        <w:rPr>
          <w:rFonts w:ascii="Times New Roman" w:eastAsia="Arial Unicode MS"/>
        </w:rPr>
        <w:t xml:space="preserve"> it. So the breakpoint should be set at 0x6db3000 + 0x2A9F797E = 0x317AA97E. Trigger it and see if PSTableCell contains my number already:</w:t>
      </w:r>
    </w:p>
    <w:p w14:paraId="137CCC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0x317AA97E</w:t>
      </w:r>
    </w:p>
    <w:p w14:paraId="35B171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10: where = Preferences`-[PSListController tableView:cellForRowAtIndexPath:] + 922, address = 0x317aa97e</w:t>
      </w:r>
    </w:p>
    <w:p w14:paraId="736D59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450CCF3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0x317aa97e Preferences`-[PSListController tableView:cellForRowAtIndexPath:] + 922, queue = 'com.apple.main-thread, stop reason = breakpoint 10.1</w:t>
      </w:r>
    </w:p>
    <w:p w14:paraId="17764D5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0x317aa97e Preferences`-[PSListController tableView:cellForRowAtIndexPath:] + 922</w:t>
      </w:r>
    </w:p>
    <w:p w14:paraId="3082E79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+ 922:</w:t>
      </w:r>
    </w:p>
    <w:p w14:paraId="28FA66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0x317aa97e:  blx    0x31825f04                ; symbol stub for: ____NETRBClientResponseHandler_block_invoke</w:t>
      </w:r>
    </w:p>
    <w:p w14:paraId="292968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0x317aa982:  mov    r2, r0</w:t>
      </w:r>
    </w:p>
    <w:p w14:paraId="349E7CB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0x317aa984:  movw   r0, #59804</w:t>
      </w:r>
    </w:p>
    <w:p w14:paraId="3F2254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0x317aa988:  movt   r0, #1736</w:t>
      </w:r>
    </w:p>
    <w:p w14:paraId="23067C0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4AD016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3904B561" w14:textId="77777777" w:rsidR="00256BF3" w:rsidRDefault="00256BF3" w:rsidP="00256BF3">
      <w:pPr>
        <w:rPr>
          <w:rFonts w:hint="default"/>
        </w:rPr>
      </w:pPr>
      <w:r>
        <w:rPr>
          <w:rFonts w:ascii="Times New Roman" w:eastAsia="Arial Unicode MS"/>
        </w:rPr>
        <w:t>The cell doesn</w:t>
      </w:r>
      <w:r>
        <w:rPr>
          <w:rFonts w:eastAsia="Arial Unicode MS" w:hAnsi="Times New Roman" w:hint="default"/>
        </w:rPr>
        <w:t>’</w:t>
      </w:r>
      <w:r>
        <w:rPr>
          <w:rFonts w:ascii="Times New Roman" w:eastAsia="Arial Unicode MS"/>
        </w:rPr>
        <w:t>t hold my number yet, which indicates that my number is generated after the dark colored block, i.e. somewhere in the last 3 blocks of code in figure 6-38. Based on this conclusion, let</w:t>
      </w:r>
      <w:r>
        <w:rPr>
          <w:rFonts w:eastAsia="Arial Unicode MS" w:hAnsi="Times New Roman" w:hint="default"/>
        </w:rPr>
        <w:t>’</w:t>
      </w:r>
      <w:r>
        <w:rPr>
          <w:rFonts w:ascii="Times New Roman" w:eastAsia="Arial Unicode MS"/>
        </w:rPr>
        <w:t xml:space="preserve">s keep executing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command, then </w:t>
      </w:r>
      <w:r>
        <w:rPr>
          <w:rFonts w:eastAsia="Arial Unicode MS" w:hAnsi="Times New Roman" w:hint="default"/>
        </w:rPr>
        <w:t>“</w:t>
      </w:r>
      <w:r>
        <w:rPr>
          <w:rFonts w:ascii="Times New Roman" w:eastAsia="Arial Unicode MS"/>
        </w:rPr>
        <w:t>po [$r6 detailTextLabel]</w:t>
      </w:r>
      <w:r>
        <w:rPr>
          <w:rFonts w:eastAsia="Arial Unicode MS" w:hAnsi="Times New Roman" w:hint="default"/>
        </w:rPr>
        <w:t>”</w:t>
      </w:r>
      <w:r>
        <w:rPr>
          <w:rFonts w:eastAsia="Arial Unicode MS" w:hAnsi="Times New Roman" w:hint="default"/>
        </w:rPr>
        <w:t xml:space="preserve"> </w:t>
      </w:r>
      <w:r>
        <w:rPr>
          <w:rFonts w:ascii="Times New Roman" w:eastAsia="Arial Unicode MS"/>
        </w:rPr>
        <w:t>before and after each objc_msgSend:</w:t>
      </w:r>
    </w:p>
    <w:p w14:paraId="04AF23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4DE566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499ADE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0x317aa982 Preferences`-[PSListController tableView:cellForRowAtIndexPath:] + 926, queue = 'com.apple.main-thread, stop reason = instruction step over</w:t>
      </w:r>
    </w:p>
    <w:p w14:paraId="46B0CD8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0x317aa982 Preferences`-[PSListController tableView:cellForRowAtIndexPath:] + 926</w:t>
      </w:r>
    </w:p>
    <w:p w14:paraId="07CAB69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+ 926:</w:t>
      </w:r>
    </w:p>
    <w:p w14:paraId="06CBE8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0x317aa982:  mov    r2, r0</w:t>
      </w:r>
    </w:p>
    <w:p w14:paraId="57A8CC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0x317aa984:  movw   r0, #59804</w:t>
      </w:r>
    </w:p>
    <w:p w14:paraId="01B433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0x317aa988:  movt   r0, #1736</w:t>
      </w:r>
    </w:p>
    <w:p w14:paraId="793A8F6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0x317aa98c:  add    r0, pc</w:t>
      </w:r>
    </w:p>
    <w:p w14:paraId="569D3C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692FFE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131CE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1ECFC5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23D045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07FAD0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0x317aa992 Preferences`-[PSListController tableView:cellForRowAtIndexPath:] + 942, queue = 'com.apple.main-thread, stop reason = instruction step over</w:t>
      </w:r>
    </w:p>
    <w:p w14:paraId="3C18C4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0x317aa992 Preferences`-[PSListController tableView:cellForRowAtIndexPath:] + 942</w:t>
      </w:r>
    </w:p>
    <w:p w14:paraId="1D3628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+ 942:</w:t>
      </w:r>
    </w:p>
    <w:p w14:paraId="41B7E3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0x317aa992:  blx    0x31825f04                ; symbol stub for: ____NETRBClientResponseHandler_block_invoke</w:t>
      </w:r>
    </w:p>
    <w:p w14:paraId="46A2BC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0x317aa996:  tst.w  r0, #255</w:t>
      </w:r>
    </w:p>
    <w:p w14:paraId="6C34868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0x317aa99a:  beq    0x317aa9e6                ; -[PSListController tableView:cellForRowAtIndexPath:] + 1026</w:t>
      </w:r>
    </w:p>
    <w:p w14:paraId="36191E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0x317aa99c:  movw   r0, #60302</w:t>
      </w:r>
    </w:p>
    <w:p w14:paraId="7CBC25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58E923E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03122D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6B77D57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6F458C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0x317aa996 Preferences`-[PSListController tableView:cellForRowAtIndexPath:] + 946, queue = 'com.apple.main-thread, stop reason = instruction step over</w:t>
      </w:r>
    </w:p>
    <w:p w14:paraId="5A18D5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0x317aa996 Preferences`-[PSListController tableView:cellForRowAtIndexPath:] + 946</w:t>
      </w:r>
    </w:p>
    <w:p w14:paraId="05BC14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+ 946:</w:t>
      </w:r>
    </w:p>
    <w:p w14:paraId="1B6CA7A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0x317aa996:  tst.w  r0, #255</w:t>
      </w:r>
    </w:p>
    <w:p w14:paraId="3267BF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0x317aa99a:  beq    0x317aa9e6                ; -[PSListController tableView:cellForRowAtIndexPath:] + 1026</w:t>
      </w:r>
    </w:p>
    <w:p w14:paraId="5137EB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0x317aa99c:  movw   r0, #60302</w:t>
      </w:r>
    </w:p>
    <w:p w14:paraId="694ECD1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0x317aa9a0:  mov    r2, r11</w:t>
      </w:r>
    </w:p>
    <w:p w14:paraId="0F1FFE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5960E4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53A38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559C24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222C82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6B65428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0x317aa9ac Preferences`-[PSListController tableView:cellForRowAtIndexPath:] + 968, queue = 'com.apple.main-thread, stop reason = instruction step over</w:t>
      </w:r>
    </w:p>
    <w:p w14:paraId="26B718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0x317aa9ac Preferences`-[PSListController tableView:cellForRowAtIndexPath:] + 968</w:t>
      </w:r>
    </w:p>
    <w:p w14:paraId="59423A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+ 968:</w:t>
      </w:r>
    </w:p>
    <w:p w14:paraId="5CD45E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0x317aa9ac:  blx    0x31825f04                ; symbol stub for: ____NETRBClientResponseHandler_block_invoke</w:t>
      </w:r>
    </w:p>
    <w:p w14:paraId="5A28AFB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0x317aa9b0:  movw   r0, #60822</w:t>
      </w:r>
    </w:p>
    <w:p w14:paraId="65EA43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0x317aa9b4:  mov    r2, r11</w:t>
      </w:r>
    </w:p>
    <w:p w14:paraId="672659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0x317aa9b6:  movt   r0, #1736</w:t>
      </w:r>
    </w:p>
    <w:p w14:paraId="454303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36EBD9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10F523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276A2E8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2F87FB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0x317aa9b0 Preferences`-[PSListController tableView:cellForRowAtIndexPath:] + 972, queue = 'com.apple.main-thread, stop reason = instruction step over</w:t>
      </w:r>
    </w:p>
    <w:p w14:paraId="0ED41D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0x317aa9b0 Preferences`-[PSListController tableView:cellForRowAtIndexPath:] + 972</w:t>
      </w:r>
    </w:p>
    <w:p w14:paraId="7A75CCE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+ 972:</w:t>
      </w:r>
    </w:p>
    <w:p w14:paraId="1443566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0x317aa9b0:  movw   r0, #60822</w:t>
      </w:r>
    </w:p>
    <w:p w14:paraId="76573B3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0x317aa9b4:  mov    r2, r11</w:t>
      </w:r>
    </w:p>
    <w:p w14:paraId="0B884A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0x317aa9b6:  movt   r0, #1736</w:t>
      </w:r>
    </w:p>
    <w:p w14:paraId="068C071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0x317aa9ba:  add    r0, pc</w:t>
      </w:r>
    </w:p>
    <w:p w14:paraId="44F7F6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7C90D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7276A6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3E28D0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EDB253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82E8B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0x317aa9c0 Preferences`-[PSListController tableView:cellForRowAtIndexPath:] + 988, queue = 'com.apple.main-thread, stop reason = instruction step over</w:t>
      </w:r>
    </w:p>
    <w:p w14:paraId="2C9E87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0x317aa9c0 Preferences`-[PSListController tableView:cellForRowAtIndexPath:] + 988</w:t>
      </w:r>
    </w:p>
    <w:p w14:paraId="58C9DB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+ 988:</w:t>
      </w:r>
    </w:p>
    <w:p w14:paraId="530759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0x317aa9c0:  blx    0x31825f04                ; symbol stub for: ____NETRBClientResponseHandler_block_invoke</w:t>
      </w:r>
    </w:p>
    <w:p w14:paraId="5BF629F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0x317aa9c4:  movw   r0, #4312</w:t>
      </w:r>
    </w:p>
    <w:p w14:paraId="0DB579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05FC11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322FF6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51D36F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userInteractionEnabled = NO; layer = &lt;_UILabelLayer: 0x15fd1c90&gt;&gt;</w:t>
      </w:r>
    </w:p>
    <w:p w14:paraId="7CD3CAD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641ABF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7123210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0x317aa9c4 Preferences`-[PSListController tableView:cellForRowAtIndexPath:] + 992, queue = 'com.apple.main-thread, stop reason = instruction step over</w:t>
      </w:r>
    </w:p>
    <w:p w14:paraId="6BB7647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0x317aa9c4 Preferences`-[PSListController tableView:cellForRowAtIndexPath:] + 992</w:t>
      </w:r>
    </w:p>
    <w:p w14:paraId="7596B9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+ 992:</w:t>
      </w:r>
    </w:p>
    <w:p w14:paraId="325AE0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0x317aa9c4:  movw   r0, #4312</w:t>
      </w:r>
    </w:p>
    <w:p w14:paraId="6359BD9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04CBD2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1A5D27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0x317aa9ce:  ldr    r0, [r0]</w:t>
      </w:r>
    </w:p>
    <w:p w14:paraId="02BBD4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[$r6 detailTextLabel]</w:t>
      </w:r>
    </w:p>
    <w:p w14:paraId="7ACD87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&lt;UITableViewLabel: 0x15f7e490; frame = (0 0; 0 0); text = '+86PhoneNumber'; userInteractionEnabled = NO; layer = &lt;_UILabelLayer: 0x15fd1c90&gt;&gt;</w:t>
      </w:r>
    </w:p>
    <w:p w14:paraId="4D5B1269" w14:textId="77777777" w:rsidR="00256BF3" w:rsidRPr="00ED32A0" w:rsidRDefault="00256BF3" w:rsidP="00256BF3">
      <w:pPr>
        <w:ind w:firstLine="0"/>
        <w:rPr>
          <w:rFonts w:ascii="Times New Roman" w:hAnsi="Times New Roman" w:hint="default"/>
        </w:rPr>
      </w:pPr>
      <w:r w:rsidRPr="00ED32A0">
        <w:rPr>
          <w:rFonts w:ascii="Times New Roman" w:hAnsi="Times New Roman" w:hint="default"/>
        </w:rPr>
        <w:tab/>
        <w:t>Obviously, my number appears after objc_msgSend at 0x317aa9c0. Because 0x317aa9c0 - 0x6db3000 = 0x2A9F79C0, we can locate this address in IDA, as shown in figure 6-41.</w:t>
      </w:r>
    </w:p>
    <w:p w14:paraId="39DE2574" w14:textId="77777777" w:rsidR="00256BF3" w:rsidRDefault="00256BF3" w:rsidP="00256BF3">
      <w:pPr>
        <w:keepNext/>
        <w:ind w:firstLine="0"/>
        <w:jc w:val="center"/>
        <w:rPr>
          <w:rFonts w:hint="default"/>
        </w:rPr>
      </w:pPr>
      <w:r>
        <w:rPr>
          <w:noProof/>
          <w:lang w:eastAsia="en-US"/>
        </w:rPr>
        <w:drawing>
          <wp:inline distT="0" distB="0" distL="0" distR="0" wp14:anchorId="44759199" wp14:editId="6D5F8594">
            <wp:extent cx="5665242" cy="305270"/>
            <wp:effectExtent l="0" t="0" r="0" b="0"/>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38" name="6-41.png"/>
                    <pic:cNvPicPr/>
                  </pic:nvPicPr>
                  <pic:blipFill>
                    <a:blip r:embed="rId53">
                      <a:extLst/>
                    </a:blip>
                    <a:stretch>
                      <a:fillRect/>
                    </a:stretch>
                  </pic:blipFill>
                  <pic:spPr>
                    <a:xfrm>
                      <a:off x="0" y="0"/>
                      <a:ext cx="5665242" cy="305270"/>
                    </a:xfrm>
                    <a:prstGeom prst="rect">
                      <a:avLst/>
                    </a:prstGeom>
                    <a:ln w="12700" cap="flat">
                      <a:noFill/>
                      <a:miter lim="400000"/>
                    </a:ln>
                    <a:effectLst/>
                  </pic:spPr>
                </pic:pic>
              </a:graphicData>
            </a:graphic>
          </wp:inline>
        </w:drawing>
      </w:r>
    </w:p>
    <w:p w14:paraId="7DF0E7C0" w14:textId="77777777" w:rsidR="00256BF3" w:rsidRPr="00ED32A0" w:rsidRDefault="00256BF3" w:rsidP="00256BF3">
      <w:pPr>
        <w:jc w:val="center"/>
        <w:rPr>
          <w:rFonts w:ascii="Times New Roman" w:hAnsi="Times New Roman" w:hint="default"/>
        </w:rPr>
      </w:pPr>
      <w:r w:rsidRPr="00ED32A0">
        <w:rPr>
          <w:rFonts w:ascii="Times New Roman" w:hAnsi="Times New Roman" w:hint="default"/>
        </w:rPr>
        <w:t>Figure 6-41 The configuration objc_msgSend</w:t>
      </w:r>
    </w:p>
    <w:p w14:paraId="3EE83972" w14:textId="77777777" w:rsidR="00256BF3" w:rsidRDefault="00256BF3" w:rsidP="00256BF3">
      <w:pPr>
        <w:rPr>
          <w:rFonts w:hint="default"/>
        </w:rPr>
      </w:pPr>
      <w:r>
        <w:rPr>
          <w:rFonts w:ascii="Times New Roman" w:eastAsia="Arial Unicode MS"/>
        </w:rPr>
        <w:t>As it name suggests, this method refreshes the cell contents with something specific. Let</w:t>
      </w:r>
      <w:r>
        <w:rPr>
          <w:rFonts w:eastAsia="Arial Unicode MS" w:hAnsi="Times New Roman" w:hint="default"/>
        </w:rPr>
        <w:t>’</w:t>
      </w:r>
      <w:r>
        <w:rPr>
          <w:rFonts w:ascii="Times New Roman" w:eastAsia="Arial Unicode MS"/>
        </w:rPr>
        <w:t xml:space="preserve">s uncover this </w:t>
      </w:r>
      <w:r>
        <w:rPr>
          <w:rFonts w:eastAsia="Arial Unicode MS" w:hAnsi="Times New Roman" w:hint="default"/>
        </w:rPr>
        <w:t>“</w:t>
      </w:r>
      <w:r>
        <w:rPr>
          <w:rFonts w:ascii="Times New Roman" w:eastAsia="Arial Unicode MS"/>
        </w:rPr>
        <w:t>something specific</w:t>
      </w:r>
      <w:r>
        <w:rPr>
          <w:rFonts w:eastAsia="Arial Unicode MS" w:hAnsi="Times New Roman" w:hint="default"/>
        </w:rPr>
        <w:t>”</w:t>
      </w:r>
      <w:r>
        <w:rPr>
          <w:rFonts w:ascii="Times New Roman" w:eastAsia="Arial Unicode MS"/>
        </w:rPr>
        <w:t>: set a breakpoint at this objc_msgSend, then trigger it and print its argument:</w:t>
      </w:r>
    </w:p>
    <w:p w14:paraId="6DF095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0x317AA9C0</w:t>
      </w:r>
    </w:p>
    <w:p w14:paraId="419E1D0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11: where = Preferences`-[PSListController tableView:cellForRowAtIndexPath:] + 988, address = 0x317aa9c0</w:t>
      </w:r>
    </w:p>
    <w:p w14:paraId="69CC30B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268587 stopped</w:t>
      </w:r>
    </w:p>
    <w:p w14:paraId="5976C06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0x4192b, 0x317aa9c0 Preferences`-[PSListController tableView:cellForRowAtIndexPath:] + 988, queue = 'com.apple.main-thread, stop reason = breakpoint 11.1</w:t>
      </w:r>
    </w:p>
    <w:p w14:paraId="3BBF8E3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0x317aa9c0 Preferences`-[PSListController tableView:cellForRowAtIndexPath:] + 988</w:t>
      </w:r>
    </w:p>
    <w:p w14:paraId="3EC00F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Preferences`-[PSListController tableView:cellForRowAtIndexPath:] + 988:</w:t>
      </w:r>
    </w:p>
    <w:p w14:paraId="690C5B3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0x317aa9c0:  blx    0x31825f04                ; symbol stub for: ____NETRBClientResponseHandler_block_invoke</w:t>
      </w:r>
    </w:p>
    <w:p w14:paraId="1A148C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0x317aa9c4:  movw   r0, #4312</w:t>
      </w:r>
    </w:p>
    <w:p w14:paraId="217007B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0x317aa9c8:  movt   r0, #1737</w:t>
      </w:r>
    </w:p>
    <w:p w14:paraId="61E3DAB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0x317aa9cc:  add    r0, pc</w:t>
      </w:r>
    </w:p>
    <w:p w14:paraId="7D4B121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(char *)$r1</w:t>
      </w:r>
    </w:p>
    <w:p w14:paraId="44012A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(char *) $97 = 0x318362d2 "refreshCellContentsWithSpecifier:"</w:t>
      </w:r>
    </w:p>
    <w:p w14:paraId="7BB857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w:t>
      </w:r>
    </w:p>
    <w:p w14:paraId="69F045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My Number</w:t>
      </w:r>
      <w:r>
        <w:rPr>
          <w:rFonts w:ascii="Monaco"/>
          <w:kern w:val="0"/>
          <w:sz w:val="16"/>
          <w:szCs w:val="16"/>
          <w:shd w:val="clear" w:color="auto" w:fill="D8D8D8"/>
        </w:rPr>
        <w:tab/>
      </w:r>
      <w:r>
        <w:rPr>
          <w:rFonts w:ascii="Monaco"/>
          <w:kern w:val="0"/>
          <w:sz w:val="16"/>
          <w:szCs w:val="16"/>
          <w:shd w:val="clear" w:color="auto" w:fill="D8D8D8"/>
        </w:rPr>
        <w:tab/>
        <w:t>ID:myNumberCell 0x170ece60</w:t>
      </w:r>
      <w:r>
        <w:rPr>
          <w:rFonts w:ascii="Monaco"/>
          <w:kern w:val="0"/>
          <w:sz w:val="16"/>
          <w:szCs w:val="16"/>
          <w:shd w:val="clear" w:color="auto" w:fill="D8D8D8"/>
        </w:rPr>
        <w:tab/>
      </w:r>
      <w:r>
        <w:rPr>
          <w:rFonts w:ascii="Monaco"/>
          <w:kern w:val="0"/>
          <w:sz w:val="16"/>
          <w:szCs w:val="16"/>
          <w:shd w:val="clear" w:color="auto" w:fill="D8D8D8"/>
        </w:rPr>
        <w:tab/>
        <w:t>target:&lt;PhoneSettingsController 0x170ed760: navItem &lt;UINavigationItem: 0x170d0b40&gt;, view &lt;UITableView: 0x16acb200; frame = (0 0; 320 568); autoresize = W+H; gestureRecognizers = &lt;NSArray: 0x15d232d0&gt;; layer = &lt;CALayer: 0x15fc9110&gt;; contentOffset: {0, -64}; contentSize: {320, 717.5}&gt;&gt;</w:t>
      </w:r>
    </w:p>
    <w:p w14:paraId="4194AC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class]</w:t>
      </w:r>
    </w:p>
    <w:p w14:paraId="7FB43D1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PSSpecifier</w:t>
      </w:r>
    </w:p>
    <w:p w14:paraId="283896A3" w14:textId="55BA7BDF" w:rsidR="00256BF3" w:rsidRDefault="00256BF3" w:rsidP="00256BF3">
      <w:pPr>
        <w:rPr>
          <w:rFonts w:hint="default"/>
        </w:rPr>
      </w:pPr>
      <w:r>
        <w:rPr>
          <w:rFonts w:ascii="Times New Roman" w:eastAsia="Arial Unicode MS"/>
        </w:rPr>
        <w:t xml:space="preserve">As the output shows, </w:t>
      </w:r>
      <w:r>
        <w:rPr>
          <w:rFonts w:eastAsia="Arial Unicode MS" w:hAnsi="Times New Roman" w:hint="default"/>
        </w:rPr>
        <w:t>“</w:t>
      </w:r>
      <w:r>
        <w:rPr>
          <w:rFonts w:ascii="Times New Roman" w:eastAsia="Arial Unicode MS"/>
        </w:rPr>
        <w:t>something specific</w:t>
      </w:r>
      <w:r>
        <w:rPr>
          <w:rFonts w:eastAsia="Arial Unicode MS" w:hAnsi="Times New Roman" w:hint="default"/>
        </w:rPr>
        <w:t>”</w:t>
      </w:r>
      <w:r>
        <w:rPr>
          <w:rFonts w:ascii="Times New Roman" w:eastAsia="Arial Unicode MS"/>
        </w:rPr>
        <w:t>, i.e. specifier, is a PSSpecifier object, and it</w:t>
      </w:r>
      <w:r>
        <w:rPr>
          <w:rFonts w:eastAsia="Arial Unicode MS" w:hAnsi="Times New Roman" w:hint="default"/>
        </w:rPr>
        <w:t>’</w:t>
      </w:r>
      <w:r>
        <w:rPr>
          <w:rFonts w:ascii="Times New Roman" w:eastAsia="Arial Unicode MS"/>
        </w:rPr>
        <w:t xml:space="preserve">s tightly related to my number. If you have carefully read the preferences specifier plist standard in section PreferenceBundle of the last chapter, you would know that the contents of a PSTableCell </w:t>
      </w:r>
      <w:r w:rsidR="00ED32A0">
        <w:rPr>
          <w:rFonts w:ascii="Times New Roman" w:eastAsia="Arial Unicode MS"/>
        </w:rPr>
        <w:t>are</w:t>
      </w:r>
      <w:r>
        <w:rPr>
          <w:rFonts w:ascii="Times New Roman" w:eastAsia="Arial Unicode MS"/>
        </w:rPr>
        <w:t xml:space="preserve"> specified by </w:t>
      </w:r>
      <w:r w:rsidR="00ED32A0">
        <w:rPr>
          <w:rFonts w:ascii="Times New Roman" w:eastAsia="Arial Unicode MS"/>
        </w:rPr>
        <w:t xml:space="preserve">a </w:t>
      </w:r>
      <w:r>
        <w:rPr>
          <w:rFonts w:ascii="Times New Roman" w:eastAsia="Arial Unicode MS"/>
        </w:rPr>
        <w:t>PSSpecfier. Further more, we can acquire the setter and getter of PSSpecifier through [PSSpecifier propertyForKey:@</w:t>
      </w:r>
      <w:r>
        <w:rPr>
          <w:rFonts w:eastAsia="Arial Unicode MS" w:hAnsi="Times New Roman" w:hint="default"/>
        </w:rPr>
        <w:t>“</w:t>
      </w:r>
      <w:r>
        <w:rPr>
          <w:rFonts w:ascii="Times New Roman" w:eastAsia="Arial Unicode MS"/>
        </w:rPr>
        <w:t>set</w:t>
      </w:r>
      <w:r>
        <w:rPr>
          <w:rFonts w:eastAsia="Arial Unicode MS" w:hAnsi="Times New Roman" w:hint="default"/>
        </w:rPr>
        <w:t>”</w:t>
      </w:r>
      <w:r>
        <w:rPr>
          <w:rFonts w:ascii="Times New Roman" w:eastAsia="Arial Unicode MS"/>
        </w:rPr>
        <w:t>] and [PSSpecifier propertyForKey:@</w:t>
      </w:r>
      <w:r>
        <w:rPr>
          <w:rFonts w:eastAsia="Arial Unicode MS" w:hAnsi="Times New Roman" w:hint="default"/>
        </w:rPr>
        <w:t>“</w:t>
      </w:r>
      <w:r>
        <w:rPr>
          <w:rFonts w:ascii="Times New Roman" w:eastAsia="Arial Unicode MS"/>
        </w:rPr>
        <w:t>get</w:t>
      </w:r>
      <w:r>
        <w:rPr>
          <w:rFonts w:eastAsia="Arial Unicode MS" w:hAnsi="Times New Roman" w:hint="default"/>
        </w:rPr>
        <w:t>”</w:t>
      </w:r>
      <w:r>
        <w:rPr>
          <w:rFonts w:ascii="Times New Roman" w:eastAsia="Arial Unicode MS"/>
        </w:rPr>
        <w:t>] like this:</w:t>
      </w:r>
    </w:p>
    <w:p w14:paraId="1DF7A8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propertyForKey:@"set"]</w:t>
      </w:r>
    </w:p>
    <w:p w14:paraId="40F70DC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setMyNumber:specifier:</w:t>
      </w:r>
    </w:p>
    <w:p w14:paraId="60D987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propertyForKey:@"get"]</w:t>
      </w:r>
    </w:p>
    <w:p w14:paraId="1423C6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myNumber:</w:t>
      </w:r>
    </w:p>
    <w:p w14:paraId="1B60862D" w14:textId="5FCC08E8" w:rsidR="00256BF3" w:rsidRDefault="00256BF3" w:rsidP="00256BF3">
      <w:pPr>
        <w:rPr>
          <w:rFonts w:hint="default"/>
        </w:rPr>
      </w:pPr>
      <w:r>
        <w:rPr>
          <w:rFonts w:ascii="Times New Roman" w:eastAsia="Arial Unicode MS"/>
        </w:rPr>
        <w:t xml:space="preserve">We </w:t>
      </w:r>
      <w:r w:rsidR="00ED32A0">
        <w:rPr>
          <w:rFonts w:ascii="Times New Roman" w:eastAsia="Arial Unicode MS"/>
        </w:rPr>
        <w:t xml:space="preserve">can </w:t>
      </w:r>
      <w:r>
        <w:rPr>
          <w:rFonts w:ascii="Times New Roman" w:eastAsia="Arial Unicode MS"/>
        </w:rPr>
        <w:t>also get their target through [PSSpecifier target]:</w:t>
      </w:r>
    </w:p>
    <w:p w14:paraId="61082A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[$r2 target]</w:t>
      </w:r>
    </w:p>
    <w:p w14:paraId="1160405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&lt;PhoneSettingsController 0x170ed760: navItem &lt;UINavigationItem: 0x170d0b40&gt;, view &lt;UITableView: 0x16acb200; frame = (0 0; 320 568); autoresize = W+H; gestureRecognizers = &lt;NSArray: 0x15d232d0&gt;; layer = &lt;CALayer: 0x15fc9110&gt;; contentOffset: {0, -64}; contentSize: {320, 717.5}&gt;&gt;</w:t>
      </w:r>
    </w:p>
    <w:p w14:paraId="17EDC088" w14:textId="77777777" w:rsidR="00256BF3" w:rsidRDefault="00256BF3" w:rsidP="00256BF3">
      <w:pPr>
        <w:rPr>
          <w:rFonts w:hint="default"/>
        </w:rPr>
      </w:pPr>
      <w:r w:rsidRPr="00ED32A0">
        <w:rPr>
          <w:rFonts w:ascii="Times New Roman" w:eastAsia="Arial Unicode MS" w:hAnsi="Times New Roman" w:hint="default"/>
        </w:rPr>
        <w:t>Excellent! Now we know my number on PSTableCell is set through [PhoneSettingsController</w:t>
      </w:r>
      <w:r>
        <w:rPr>
          <w:rFonts w:ascii="Times New Roman" w:eastAsia="Arial Unicode MS"/>
        </w:rPr>
        <w:t xml:space="preserve"> setMyNumber:specifier:], and is got through [PhoneSettingsController myNumber:] (Do you still remember these 2 methods?), so there must be a method inside myNumber: that returns my number, as shown in figure 6-42.</w:t>
      </w:r>
    </w:p>
    <w:p w14:paraId="16FFDA34" w14:textId="77777777" w:rsidR="00256BF3" w:rsidRDefault="00256BF3" w:rsidP="00256BF3">
      <w:pPr>
        <w:keepNext/>
        <w:ind w:firstLine="0"/>
        <w:jc w:val="center"/>
        <w:rPr>
          <w:rFonts w:hint="default"/>
        </w:rPr>
      </w:pPr>
      <w:r>
        <w:rPr>
          <w:noProof/>
          <w:lang w:eastAsia="en-US"/>
        </w:rPr>
        <w:drawing>
          <wp:inline distT="0" distB="0" distL="0" distR="0" wp14:anchorId="0494674B" wp14:editId="4C4B6AB5">
            <wp:extent cx="5661787" cy="2747836"/>
            <wp:effectExtent l="0" t="0" r="0" b="0"/>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39" name="6-42.png"/>
                    <pic:cNvPicPr/>
                  </pic:nvPicPr>
                  <pic:blipFill>
                    <a:blip r:embed="rId54">
                      <a:extLst/>
                    </a:blip>
                    <a:stretch>
                      <a:fillRect/>
                    </a:stretch>
                  </pic:blipFill>
                  <pic:spPr>
                    <a:xfrm>
                      <a:off x="0" y="0"/>
                      <a:ext cx="5661787" cy="2747836"/>
                    </a:xfrm>
                    <a:prstGeom prst="rect">
                      <a:avLst/>
                    </a:prstGeom>
                    <a:ln w="12700" cap="flat">
                      <a:noFill/>
                      <a:miter lim="400000"/>
                    </a:ln>
                    <a:effectLst/>
                  </pic:spPr>
                </pic:pic>
              </a:graphicData>
            </a:graphic>
          </wp:inline>
        </w:drawing>
      </w:r>
    </w:p>
    <w:p w14:paraId="1902EA8F" w14:textId="77777777" w:rsidR="00256BF3" w:rsidRPr="00ED32A0" w:rsidRDefault="00256BF3" w:rsidP="00256BF3">
      <w:pPr>
        <w:pStyle w:val="Caption"/>
        <w:ind w:firstLine="400"/>
        <w:jc w:val="center"/>
        <w:rPr>
          <w:rFonts w:ascii="Times New Roman" w:hAnsi="Times New Roman" w:hint="default"/>
        </w:rPr>
      </w:pPr>
      <w:r w:rsidRPr="00ED32A0">
        <w:rPr>
          <w:rFonts w:ascii="Times New Roman" w:hAnsi="Times New Roman" w:hint="default"/>
        </w:rPr>
        <w:t>Figure 6-42 [PhoneSettingsController myNumber:]</w:t>
      </w:r>
    </w:p>
    <w:p w14:paraId="69B3C467" w14:textId="77777777" w:rsidR="00256BF3" w:rsidRDefault="00256BF3" w:rsidP="00256BF3">
      <w:pPr>
        <w:rPr>
          <w:rFonts w:hint="default"/>
        </w:rPr>
      </w:pPr>
      <w:r>
        <w:rPr>
          <w:rFonts w:ascii="Times New Roman" w:eastAsia="Arial Unicode MS"/>
        </w:rPr>
        <w:t xml:space="preserve">The implementation of [PhoneSettingsController myNumber:] is rather straightforward. This method simply checks whether the length of [[PhoneSettingsTelephony telephony] myNumber] is 0. If it is not 0, it is returned as my number, otherwise this method returns an </w:t>
      </w:r>
      <w:r>
        <w:rPr>
          <w:rFonts w:eastAsia="Arial Unicode MS" w:hAnsi="Times New Roman" w:hint="default"/>
        </w:rPr>
        <w:t>“</w:t>
      </w:r>
      <w:r>
        <w:rPr>
          <w:rFonts w:ascii="Times New Roman" w:eastAsia="Arial Unicode MS"/>
        </w:rPr>
        <w:t>unknown number</w:t>
      </w:r>
      <w:r>
        <w:rPr>
          <w:rFonts w:eastAsia="Arial Unicode MS" w:hAnsi="Times New Roman" w:hint="default"/>
        </w:rPr>
        <w:t>”</w:t>
      </w:r>
      <w:r>
        <w:rPr>
          <w:rFonts w:ascii="Times New Roman" w:eastAsia="Arial Unicode MS"/>
        </w:rPr>
        <w:t xml:space="preserve"> as an error reminder. Let</w:t>
      </w:r>
      <w:r>
        <w:rPr>
          <w:rFonts w:eastAsia="Arial Unicode MS" w:hAnsi="Times New Roman" w:hint="default"/>
        </w:rPr>
        <w:t>’</w:t>
      </w:r>
      <w:r>
        <w:rPr>
          <w:rFonts w:ascii="Times New Roman" w:eastAsia="Arial Unicode MS"/>
        </w:rPr>
        <w:t>s test [[PhoneSettingsTelephony telephony] myNumber] with Cycript:</w:t>
      </w:r>
    </w:p>
    <w:p w14:paraId="3082909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1BF1BD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[[PhoneSettingsTelephony telephony] myNumber]</w:t>
      </w:r>
    </w:p>
    <w:p w14:paraId="23F757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@"+86PhoneNumber"</w:t>
      </w:r>
    </w:p>
    <w:p w14:paraId="629B2CC8" w14:textId="77777777" w:rsidR="00256BF3" w:rsidRDefault="00256BF3" w:rsidP="00256BF3">
      <w:pPr>
        <w:rPr>
          <w:rFonts w:hint="default"/>
        </w:rPr>
      </w:pPr>
      <w:r>
        <w:rPr>
          <w:rFonts w:ascii="Times New Roman" w:eastAsia="Arial Unicode MS"/>
        </w:rPr>
        <w:t>Now, press home button to quit Preferences, then terminate it completely and make sure it</w:t>
      </w:r>
      <w:r>
        <w:rPr>
          <w:rFonts w:eastAsia="Arial Unicode MS" w:hAnsi="Times New Roman" w:hint="default"/>
        </w:rPr>
        <w:t>’</w:t>
      </w:r>
      <w:r>
        <w:rPr>
          <w:rFonts w:ascii="Times New Roman" w:eastAsia="Arial Unicode MS"/>
        </w:rPr>
        <w:t>s not running in the background. After that, launch it again and don</w:t>
      </w:r>
      <w:r>
        <w:rPr>
          <w:rFonts w:eastAsia="Arial Unicode MS" w:hAnsi="Times New Roman" w:hint="default"/>
        </w:rPr>
        <w:t>’</w:t>
      </w:r>
      <w:r>
        <w:rPr>
          <w:rFonts w:ascii="Times New Roman" w:eastAsia="Arial Unicode MS"/>
        </w:rPr>
        <w:t>t enter MobilePhoneSettings for now, let</w:t>
      </w:r>
      <w:r>
        <w:rPr>
          <w:rFonts w:eastAsia="Arial Unicode MS" w:hAnsi="Times New Roman" w:hint="default"/>
        </w:rPr>
        <w:t>’</w:t>
      </w:r>
      <w:r>
        <w:rPr>
          <w:rFonts w:ascii="Times New Roman" w:eastAsia="Arial Unicode MS"/>
        </w:rPr>
        <w:t>s test this method again:</w:t>
      </w:r>
    </w:p>
    <w:p w14:paraId="7611D0F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cycript -p Preferences</w:t>
      </w:r>
    </w:p>
    <w:p w14:paraId="248A8B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cy# [[PhoneSettingsTelephony telephony] myNumber]</w:t>
      </w:r>
    </w:p>
    <w:p w14:paraId="7218180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ReferenceError: Can't find variable: PhoneSettingsTelephony</w:t>
      </w:r>
    </w:p>
    <w:p w14:paraId="6F552A99" w14:textId="082107B9" w:rsidR="00256BF3" w:rsidRDefault="00256BF3" w:rsidP="00256BF3">
      <w:pPr>
        <w:rPr>
          <w:rFonts w:hint="default"/>
        </w:rPr>
      </w:pPr>
      <w:r>
        <w:rPr>
          <w:rFonts w:ascii="Times New Roman" w:eastAsia="Arial Unicode MS"/>
        </w:rPr>
        <w:t>An error happens. What</w:t>
      </w:r>
      <w:r>
        <w:rPr>
          <w:rFonts w:eastAsia="Arial Unicode MS" w:hAnsi="Times New Roman" w:hint="default"/>
        </w:rPr>
        <w:t>’</w:t>
      </w:r>
      <w:r>
        <w:rPr>
          <w:rFonts w:ascii="Times New Roman" w:eastAsia="Arial Unicode MS"/>
        </w:rPr>
        <w:t>s wrong? The reason is that PhoneSettingsTelephony is a class of MobilePhoneSettings.bundle. If we don</w:t>
      </w:r>
      <w:r>
        <w:rPr>
          <w:rFonts w:eastAsia="Arial Unicode MS" w:hAnsi="Times New Roman" w:hint="default"/>
        </w:rPr>
        <w:t>’</w:t>
      </w:r>
      <w:r>
        <w:rPr>
          <w:rFonts w:ascii="Times New Roman" w:eastAsia="Arial Unicode MS"/>
        </w:rPr>
        <w:t>t enter MobilePhoneSettings, this bundle will not be loaded, so this class doesn</w:t>
      </w:r>
      <w:r>
        <w:rPr>
          <w:rFonts w:eastAsia="Arial Unicode MS" w:hAnsi="Times New Roman" w:hint="default"/>
        </w:rPr>
        <w:t>’</w:t>
      </w:r>
      <w:r>
        <w:rPr>
          <w:rFonts w:ascii="Times New Roman" w:eastAsia="Arial Unicode MS"/>
        </w:rPr>
        <w:t xml:space="preserve">t exist. In other words, this method will only work after MobilePhoneSettings.bundle is loaded. The way Preference.app loads MobilePhoneSettings.bundle is called lazy load, which is common in iOS reverse engineering. When you come across it, welcome to </w:t>
      </w:r>
      <w:r w:rsidR="00ED32A0">
        <w:rPr>
          <w:rFonts w:ascii="Times New Roman" w:eastAsia="Arial Unicode MS"/>
        </w:rPr>
        <w:t>discuss</w:t>
      </w:r>
      <w:r>
        <w:rPr>
          <w:rFonts w:ascii="Times New Roman" w:eastAsia="Arial Unicode MS"/>
        </w:rPr>
        <w:t xml:space="preserve"> with us on </w:t>
      </w:r>
      <w:hyperlink r:id="rId55" w:history="1">
        <w:r>
          <w:rPr>
            <w:rStyle w:val="Hyperlink0"/>
            <w:rFonts w:ascii="Times New Roman" w:eastAsia="Arial Unicode MS"/>
          </w:rPr>
          <w:t>http://bbs.iosre.com</w:t>
        </w:r>
      </w:hyperlink>
      <w:r>
        <w:rPr>
          <w:rFonts w:ascii="Times New Roman" w:eastAsia="Arial Unicode MS"/>
        </w:rPr>
        <w:t>.</w:t>
      </w:r>
    </w:p>
    <w:p w14:paraId="682CD30B" w14:textId="73F81D43" w:rsidR="00256BF3" w:rsidRDefault="00256BF3" w:rsidP="00256BF3">
      <w:pPr>
        <w:rPr>
          <w:rFonts w:hint="default"/>
        </w:rPr>
      </w:pPr>
      <w:r>
        <w:rPr>
          <w:rFonts w:ascii="Times New Roman" w:eastAsia="Arial Unicode MS"/>
        </w:rPr>
        <w:t>So far, we can say we have already found the target function, because we have got both the caller and arguments of this method, plus no UI operation is involved, we can call this method neatly. However, there is still a fly in the ointment: MobilePhoneSettings.bundle must be loaded, which weakens elegancy. Is there any way that enables us to get rid of this burden? I think so. Because ultimately, my number is stored on SIM card, the original data source of [PhoneSettingsTelephony myNumber] should come from SIM card. Whereas, SIM card accessibility is obviously not limited to MobilePhoneSetting</w:t>
      </w:r>
      <w:r w:rsidR="00ED32A0">
        <w:rPr>
          <w:rFonts w:ascii="Times New Roman" w:eastAsia="Arial Unicode MS"/>
        </w:rPr>
        <w:t>s</w:t>
      </w:r>
      <w:r>
        <w:rPr>
          <w:rFonts w:ascii="Times New Roman" w:eastAsia="Arial Unicode MS"/>
        </w:rPr>
        <w:t>.bundle, there must be a more common as well lower level library that can read SIM card. If we can locate this library, we can get my number without loading MobilePhoneSetting</w:t>
      </w:r>
      <w:r w:rsidR="00ED32A0">
        <w:rPr>
          <w:rFonts w:ascii="Times New Roman" w:eastAsia="Arial Unicode MS"/>
        </w:rPr>
        <w:t>s</w:t>
      </w:r>
      <w:r>
        <w:rPr>
          <w:rFonts w:ascii="Times New Roman" w:eastAsia="Arial Unicode MS"/>
        </w:rPr>
        <w:t>.bundle. Since it</w:t>
      </w:r>
      <w:r>
        <w:rPr>
          <w:rFonts w:eastAsia="Arial Unicode MS" w:hAnsi="Times New Roman" w:hint="default"/>
        </w:rPr>
        <w:t>’</w:t>
      </w:r>
      <w:r>
        <w:rPr>
          <w:rFonts w:ascii="Times New Roman" w:eastAsia="Arial Unicode MS"/>
        </w:rPr>
        <w:t>s supposed to be a lower level library, naturally, we should dig into [PhoneSettingsTelephony myNumber] to find out how it reads my number, as shown in figure 6-43.</w:t>
      </w:r>
    </w:p>
    <w:p w14:paraId="1AA93C58" w14:textId="77777777" w:rsidR="00256BF3" w:rsidRDefault="00256BF3" w:rsidP="00256BF3">
      <w:pPr>
        <w:keepNext/>
        <w:ind w:firstLine="0"/>
        <w:jc w:val="center"/>
        <w:rPr>
          <w:rFonts w:hint="default"/>
        </w:rPr>
      </w:pPr>
      <w:r>
        <w:rPr>
          <w:noProof/>
          <w:lang w:eastAsia="en-US"/>
        </w:rPr>
        <w:drawing>
          <wp:inline distT="0" distB="0" distL="0" distR="0" wp14:anchorId="04498005" wp14:editId="12C0E043">
            <wp:extent cx="5658968" cy="2119249"/>
            <wp:effectExtent l="0" t="0" r="0" b="0"/>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40" name="6-43.png"/>
                    <pic:cNvPicPr/>
                  </pic:nvPicPr>
                  <pic:blipFill>
                    <a:blip r:embed="rId56">
                      <a:extLst/>
                    </a:blip>
                    <a:stretch>
                      <a:fillRect/>
                    </a:stretch>
                  </pic:blipFill>
                  <pic:spPr>
                    <a:xfrm>
                      <a:off x="0" y="0"/>
                      <a:ext cx="5658968" cy="2119249"/>
                    </a:xfrm>
                    <a:prstGeom prst="rect">
                      <a:avLst/>
                    </a:prstGeom>
                    <a:ln w="12700" cap="flat">
                      <a:noFill/>
                      <a:miter lim="400000"/>
                    </a:ln>
                    <a:effectLst/>
                  </pic:spPr>
                </pic:pic>
              </a:graphicData>
            </a:graphic>
          </wp:inline>
        </w:drawing>
      </w:r>
    </w:p>
    <w:p w14:paraId="6EEABF84" w14:textId="77777777" w:rsidR="00256BF3" w:rsidRPr="00187A98" w:rsidRDefault="00256BF3" w:rsidP="00256BF3">
      <w:pPr>
        <w:jc w:val="center"/>
        <w:rPr>
          <w:rFonts w:ascii="Times New Roman" w:hAnsi="Times New Roman" w:hint="default"/>
        </w:rPr>
      </w:pPr>
      <w:r w:rsidRPr="00187A98">
        <w:rPr>
          <w:rFonts w:ascii="Times New Roman" w:hAnsi="Times New Roman" w:hint="default"/>
        </w:rPr>
        <w:t>Figure 6-43 [PhoneSettingsTelephony myNumber]</w:t>
      </w:r>
    </w:p>
    <w:p w14:paraId="371E9063" w14:textId="50621851" w:rsidR="00256BF3" w:rsidRDefault="00256BF3" w:rsidP="00256BF3">
      <w:pPr>
        <w:rPr>
          <w:rFonts w:hint="default"/>
        </w:rPr>
      </w:pPr>
      <w:bookmarkStart w:id="21" w:name="到此"/>
      <w:bookmarkEnd w:id="21"/>
      <w:r>
        <w:rPr>
          <w:rFonts w:ascii="Times New Roman" w:eastAsia="Arial Unicode MS"/>
        </w:rPr>
        <w:t>This method is also very simple. It judges if the instance variable _myNumber is nil; if not, branches left and records</w:t>
      </w:r>
      <w:r>
        <w:rPr>
          <w:rFonts w:eastAsia="Arial Unicode MS" w:hAnsi="Times New Roman" w:hint="default"/>
        </w:rPr>
        <w:t xml:space="preserve"> </w:t>
      </w:r>
      <w:r>
        <w:rPr>
          <w:rFonts w:eastAsia="Arial Unicode MS" w:hAnsi="Times New Roman" w:hint="default"/>
        </w:rPr>
        <w:t>“</w:t>
      </w:r>
      <w:r>
        <w:rPr>
          <w:rFonts w:ascii="Times New Roman" w:eastAsia="Arial Unicode MS"/>
        </w:rPr>
        <w:t>My Number requested, returning cached value: %@</w:t>
      </w:r>
      <w:r>
        <w:rPr>
          <w:rFonts w:eastAsia="Arial Unicode MS" w:hAnsi="Times New Roman" w:hint="default"/>
        </w:rPr>
        <w:t>”</w:t>
      </w:r>
      <w:r>
        <w:rPr>
          <w:rFonts w:ascii="Times New Roman" w:eastAsia="Arial Unicode MS"/>
        </w:rPr>
        <w:t>, namely, returns a data in cache; or else branches right, first get my number by calling PhoneSettingsCopyMyNumber, then records</w:t>
      </w:r>
      <w:r>
        <w:rPr>
          <w:rFonts w:eastAsia="Arial Unicode MS" w:hAnsi="Times New Roman" w:hint="default"/>
        </w:rPr>
        <w:t xml:space="preserve"> </w:t>
      </w:r>
      <w:r>
        <w:rPr>
          <w:rFonts w:eastAsia="Arial Unicode MS" w:hAnsi="Times New Roman" w:hint="default"/>
        </w:rPr>
        <w:t>“</w:t>
      </w:r>
      <w:r>
        <w:rPr>
          <w:rFonts w:ascii="Times New Roman" w:eastAsia="Arial Unicode MS"/>
        </w:rPr>
        <w:t>My Number requested, no cached value, fetched: %@</w:t>
      </w:r>
      <w:r>
        <w:rPr>
          <w:rFonts w:eastAsia="Arial Unicode MS" w:hAnsi="Times New Roman" w:hint="default"/>
        </w:rPr>
        <w:t>”</w:t>
      </w:r>
      <w:r>
        <w:rPr>
          <w:rFonts w:ascii="Times New Roman" w:eastAsia="Arial Unicode MS"/>
        </w:rPr>
        <w:t>, namely, my number is not in cache, so it returns a newly fetched data. In consequence, PhoneSettingsCopyMyNumber is able to get my number, but as its name suggests, it is still a function inside MobilePhoneSettings.bundle, we can</w:t>
      </w:r>
      <w:r>
        <w:rPr>
          <w:rFonts w:eastAsia="Arial Unicode MS" w:hAnsi="Times New Roman" w:hint="default"/>
        </w:rPr>
        <w:t>’</w:t>
      </w:r>
      <w:r>
        <w:rPr>
          <w:rFonts w:ascii="Times New Roman" w:eastAsia="Arial Unicode MS"/>
        </w:rPr>
        <w:t>t call it from outside this bundle. We</w:t>
      </w:r>
      <w:r>
        <w:rPr>
          <w:rFonts w:eastAsia="Arial Unicode MS" w:hAnsi="Times New Roman" w:hint="default"/>
        </w:rPr>
        <w:t>’</w:t>
      </w:r>
      <w:r>
        <w:rPr>
          <w:rFonts w:ascii="Times New Roman" w:eastAsia="Arial Unicode MS"/>
        </w:rPr>
        <w:t xml:space="preserve">re </w:t>
      </w:r>
      <w:r w:rsidR="00D679C5">
        <w:rPr>
          <w:rFonts w:ascii="Times New Roman" w:eastAsia="Arial Unicode MS" w:hint="default"/>
        </w:rPr>
        <w:t>one</w:t>
      </w:r>
      <w:r>
        <w:rPr>
          <w:rFonts w:ascii="Times New Roman" w:eastAsia="Arial Unicode MS"/>
        </w:rPr>
        <w:t xml:space="preserve"> step further, but not far enough. Let</w:t>
      </w:r>
      <w:r>
        <w:rPr>
          <w:rFonts w:eastAsia="Arial Unicode MS" w:hAnsi="Times New Roman" w:hint="default"/>
        </w:rPr>
        <w:t>’</w:t>
      </w:r>
      <w:r>
        <w:rPr>
          <w:rFonts w:ascii="Times New Roman" w:eastAsia="Arial Unicode MS"/>
        </w:rPr>
        <w:t>s continue by digging into PhoneSettingsCopyMyNumber, as shown in figure 6-44.</w:t>
      </w:r>
    </w:p>
    <w:p w14:paraId="2A95F325" w14:textId="77777777" w:rsidR="00256BF3" w:rsidRDefault="00256BF3" w:rsidP="00256BF3">
      <w:pPr>
        <w:keepNext/>
        <w:ind w:firstLine="0"/>
        <w:jc w:val="center"/>
        <w:rPr>
          <w:rFonts w:hint="default"/>
        </w:rPr>
      </w:pPr>
      <w:r>
        <w:rPr>
          <w:noProof/>
          <w:lang w:eastAsia="en-US"/>
        </w:rPr>
        <w:drawing>
          <wp:inline distT="0" distB="0" distL="0" distR="0" wp14:anchorId="0C6836C5" wp14:editId="1509E189">
            <wp:extent cx="4316921" cy="1736751"/>
            <wp:effectExtent l="0" t="0" r="0" b="0"/>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41" name="6-44.png"/>
                    <pic:cNvPicPr/>
                  </pic:nvPicPr>
                  <pic:blipFill>
                    <a:blip r:embed="rId57">
                      <a:extLst/>
                    </a:blip>
                    <a:stretch>
                      <a:fillRect/>
                    </a:stretch>
                  </pic:blipFill>
                  <pic:spPr>
                    <a:xfrm>
                      <a:off x="0" y="0"/>
                      <a:ext cx="4316921" cy="1736751"/>
                    </a:xfrm>
                    <a:prstGeom prst="rect">
                      <a:avLst/>
                    </a:prstGeom>
                    <a:ln w="12700" cap="flat">
                      <a:noFill/>
                      <a:miter lim="400000"/>
                    </a:ln>
                    <a:effectLst/>
                  </pic:spPr>
                </pic:pic>
              </a:graphicData>
            </a:graphic>
          </wp:inline>
        </w:drawing>
      </w:r>
    </w:p>
    <w:p w14:paraId="17AB9419"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6-44 PhoneSettingsCopyMyNumber</w:t>
      </w:r>
    </w:p>
    <w:p w14:paraId="0F47DA85" w14:textId="64E2982E" w:rsidR="00256BF3" w:rsidRDefault="00256BF3" w:rsidP="00256BF3">
      <w:pPr>
        <w:rPr>
          <w:rFonts w:hint="default"/>
        </w:rPr>
      </w:pPr>
      <w:r>
        <w:rPr>
          <w:rFonts w:ascii="Times New Roman" w:eastAsia="Arial Unicode MS"/>
        </w:rPr>
        <w:t>This snippet first calls CTSettingCopyMyPhoneNumber and autorelease</w:t>
      </w:r>
      <w:r w:rsidR="00A50F3E">
        <w:rPr>
          <w:rFonts w:ascii="Times New Roman" w:eastAsia="Arial Unicode MS" w:hint="default"/>
        </w:rPr>
        <w:t>s</w:t>
      </w:r>
      <w:r>
        <w:rPr>
          <w:rFonts w:ascii="Times New Roman" w:eastAsia="Arial Unicode MS"/>
        </w:rPr>
        <w:t xml:space="preserve"> the return value, then calls PhoneSettingsCopyFormattedNumberBySIMCountry, which seems to format the phone number according to the country of the SIM card. Judging from the name and context, CTSettingCopyMyPhoneNumber looks like the target function we are looking for. And the prefix CT implies that it comes from CoreTelephony rather than MobilePhoneSettings. Double click this function to see its implementation, as shown in figure 6-45.</w:t>
      </w:r>
    </w:p>
    <w:p w14:paraId="5296E387" w14:textId="77777777" w:rsidR="00256BF3" w:rsidRDefault="00256BF3" w:rsidP="00256BF3">
      <w:pPr>
        <w:keepNext/>
        <w:ind w:firstLine="0"/>
        <w:jc w:val="center"/>
        <w:rPr>
          <w:rFonts w:hint="default"/>
        </w:rPr>
      </w:pPr>
      <w:r>
        <w:rPr>
          <w:noProof/>
          <w:lang w:eastAsia="en-US"/>
        </w:rPr>
        <w:drawing>
          <wp:inline distT="0" distB="0" distL="0" distR="0" wp14:anchorId="371E0090" wp14:editId="15086C35">
            <wp:extent cx="4316578" cy="1253440"/>
            <wp:effectExtent l="0" t="0" r="0" b="0"/>
            <wp:docPr id="1073741873" name="officeArt object"/>
            <wp:cNvGraphicFramePr/>
            <a:graphic xmlns:a="http://schemas.openxmlformats.org/drawingml/2006/main">
              <a:graphicData uri="http://schemas.openxmlformats.org/drawingml/2006/picture">
                <pic:pic xmlns:pic="http://schemas.openxmlformats.org/drawingml/2006/picture">
                  <pic:nvPicPr>
                    <pic:cNvPr id="1073741842" name="6-45.png"/>
                    <pic:cNvPicPr/>
                  </pic:nvPicPr>
                  <pic:blipFill>
                    <a:blip r:embed="rId58">
                      <a:extLst/>
                    </a:blip>
                    <a:stretch>
                      <a:fillRect/>
                    </a:stretch>
                  </pic:blipFill>
                  <pic:spPr>
                    <a:xfrm>
                      <a:off x="0" y="0"/>
                      <a:ext cx="4316578" cy="1253440"/>
                    </a:xfrm>
                    <a:prstGeom prst="rect">
                      <a:avLst/>
                    </a:prstGeom>
                    <a:ln w="12700" cap="flat">
                      <a:noFill/>
                      <a:miter lim="400000"/>
                    </a:ln>
                    <a:effectLst/>
                  </pic:spPr>
                </pic:pic>
              </a:graphicData>
            </a:graphic>
          </wp:inline>
        </w:drawing>
      </w:r>
    </w:p>
    <w:p w14:paraId="79D5934C"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6-45 CTSettingCopyMyPhoneNumber</w:t>
      </w:r>
    </w:p>
    <w:p w14:paraId="137E9B76" w14:textId="77777777" w:rsidR="00256BF3" w:rsidRDefault="00256BF3" w:rsidP="00256BF3">
      <w:pPr>
        <w:rPr>
          <w:rFonts w:hint="default"/>
        </w:rPr>
      </w:pPr>
      <w:r>
        <w:rPr>
          <w:rFonts w:ascii="Times New Roman" w:eastAsia="Arial Unicode MS"/>
        </w:rPr>
        <w:t>As expected, it</w:t>
      </w:r>
      <w:r>
        <w:rPr>
          <w:rFonts w:eastAsia="Arial Unicode MS" w:hAnsi="Times New Roman" w:hint="default"/>
        </w:rPr>
        <w:t>’</w:t>
      </w:r>
      <w:r>
        <w:rPr>
          <w:rFonts w:ascii="Times New Roman" w:eastAsia="Arial Unicode MS"/>
        </w:rPr>
        <w:t>s an external function. Double click</w:t>
      </w:r>
      <w:r>
        <w:rPr>
          <w:rFonts w:eastAsia="Arial Unicode MS" w:hAnsi="Times New Roman" w:hint="default"/>
        </w:rPr>
        <w:t xml:space="preserve"> </w:t>
      </w:r>
      <w:r>
        <w:rPr>
          <w:rFonts w:eastAsia="Arial Unicode MS" w:hAnsi="Times New Roman" w:hint="default"/>
        </w:rPr>
        <w:t>“</w:t>
      </w:r>
      <w:r>
        <w:rPr>
          <w:rFonts w:ascii="Times New Roman" w:eastAsia="Arial Unicode MS"/>
        </w:rPr>
        <w:t>__imp__CTSettingCopyMyPhoneNumber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to check out which library it originates from; it</w:t>
      </w:r>
      <w:r>
        <w:rPr>
          <w:rFonts w:eastAsia="Arial Unicode MS" w:hAnsi="Times New Roman" w:hint="default"/>
        </w:rPr>
        <w:t>’</w:t>
      </w:r>
      <w:r>
        <w:rPr>
          <w:rFonts w:ascii="Times New Roman" w:eastAsia="Arial Unicode MS"/>
        </w:rPr>
        <w:t>s exactly CoreTelephony. Quit Preferences and terminate it completely in the background, then relaunch it and don</w:t>
      </w:r>
      <w:r>
        <w:rPr>
          <w:rFonts w:eastAsia="Arial Unicode MS" w:hAnsi="Times New Roman" w:hint="default"/>
        </w:rPr>
        <w:t>’</w:t>
      </w:r>
      <w:r>
        <w:rPr>
          <w:rFonts w:ascii="Times New Roman" w:eastAsia="Arial Unicode MS"/>
        </w:rPr>
        <w:t>t enter MobilePhoneSettings. Now let</w:t>
      </w:r>
      <w:r>
        <w:rPr>
          <w:rFonts w:eastAsia="Arial Unicode MS" w:hAnsi="Times New Roman" w:hint="default"/>
        </w:rPr>
        <w:t>’</w:t>
      </w:r>
      <w:r>
        <w:rPr>
          <w:rFonts w:ascii="Times New Roman" w:eastAsia="Arial Unicode MS"/>
        </w:rPr>
        <w:t>s attach debugserver to it and take a look at its image list with LLDB, we will see CoreTelephony is on the list. It means that we can call CTSettingCopyMyPhoneNumber to get my unformatted number without loading MobilePhoneSettings.bundle, which perfectly meets our requirements of a target function. Finally, the last question: what</w:t>
      </w:r>
      <w:r>
        <w:rPr>
          <w:rFonts w:eastAsia="Arial Unicode MS" w:hAnsi="Times New Roman" w:hint="default"/>
        </w:rPr>
        <w:t>’</w:t>
      </w:r>
      <w:r>
        <w:rPr>
          <w:rFonts w:ascii="Times New Roman" w:eastAsia="Arial Unicode MS"/>
        </w:rPr>
        <w:t>s its arguments and return value?</w:t>
      </w:r>
    </w:p>
    <w:p w14:paraId="627AFAAB" w14:textId="77777777" w:rsidR="00256BF3" w:rsidRDefault="00256BF3" w:rsidP="00256BF3">
      <w:pPr>
        <w:rPr>
          <w:rFonts w:hint="default"/>
        </w:rPr>
      </w:pPr>
      <w:r>
        <w:rPr>
          <w:rFonts w:ascii="Times New Roman" w:eastAsia="Arial Unicode MS"/>
        </w:rPr>
        <w:t>Judging from figure 6-44, CTSettingCopyMyPhoneNumber doesn</w:t>
      </w:r>
      <w:r>
        <w:rPr>
          <w:rFonts w:eastAsia="Arial Unicode MS" w:hAnsi="Times New Roman" w:hint="default"/>
        </w:rPr>
        <w:t>’</w:t>
      </w:r>
      <w:r>
        <w:rPr>
          <w:rFonts w:ascii="Times New Roman" w:eastAsia="Arial Unicode MS"/>
        </w:rPr>
        <w:t>t seem to have any argument; before CTSettingCopyMyPhoneNumber, R0~R3 don</w:t>
      </w:r>
      <w:r>
        <w:rPr>
          <w:rFonts w:eastAsia="Arial Unicode MS" w:hAnsi="Times New Roman" w:hint="default"/>
        </w:rPr>
        <w:t>’</w:t>
      </w:r>
      <w:r>
        <w:rPr>
          <w:rFonts w:ascii="Times New Roman" w:eastAsia="Arial Unicode MS"/>
        </w:rPr>
        <w:t>t even show at all. If it has any argument, then R0~R3 come from its caller, i.e. PhoneSettingsCopyMyNumber. However, as we can see in figure 6-43, before PhoneSettingsCopyMyNumber, only R0 occurs, and if it branches right, R0 is permanently 0, if R0 is an argument, it</w:t>
      </w:r>
      <w:r>
        <w:rPr>
          <w:rFonts w:eastAsia="Arial Unicode MS" w:hAnsi="Times New Roman" w:hint="default"/>
        </w:rPr>
        <w:t>’</w:t>
      </w:r>
      <w:r>
        <w:rPr>
          <w:rFonts w:ascii="Times New Roman" w:eastAsia="Arial Unicode MS"/>
        </w:rPr>
        <w:t>s meaningless. Therefore, PhoneSettingsCopyMyNumber doesn</w:t>
      </w:r>
      <w:r>
        <w:rPr>
          <w:rFonts w:eastAsia="Arial Unicode MS" w:hAnsi="Times New Roman" w:hint="default"/>
        </w:rPr>
        <w:t>’</w:t>
      </w:r>
      <w:r>
        <w:rPr>
          <w:rFonts w:ascii="Times New Roman" w:eastAsia="Arial Unicode MS"/>
        </w:rPr>
        <w:t>t seem to have any argument either. To play it safe, let</w:t>
      </w:r>
      <w:r>
        <w:rPr>
          <w:rFonts w:eastAsia="Arial Unicode MS" w:hAnsi="Times New Roman" w:hint="default"/>
        </w:rPr>
        <w:t>’</w:t>
      </w:r>
      <w:r>
        <w:rPr>
          <w:rFonts w:ascii="Times New Roman" w:eastAsia="Arial Unicode MS"/>
        </w:rPr>
        <w:t>s reconfirm our guesses by checking the implementation of CTSettingCopyMyPhoneNumber in CoreTelephony, as shown in figure 6-46.</w:t>
      </w:r>
    </w:p>
    <w:p w14:paraId="22EF4B37" w14:textId="77777777" w:rsidR="00256BF3" w:rsidRDefault="00256BF3" w:rsidP="00256BF3">
      <w:pPr>
        <w:keepNext/>
        <w:ind w:firstLine="0"/>
        <w:jc w:val="center"/>
        <w:rPr>
          <w:rFonts w:hint="default"/>
        </w:rPr>
      </w:pPr>
      <w:r>
        <w:rPr>
          <w:noProof/>
          <w:lang w:eastAsia="en-US"/>
        </w:rPr>
        <w:drawing>
          <wp:inline distT="0" distB="0" distL="0" distR="0" wp14:anchorId="7F2BE333" wp14:editId="51B81356">
            <wp:extent cx="3760979" cy="3599308"/>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6-46.png"/>
                    <pic:cNvPicPr/>
                  </pic:nvPicPr>
                  <pic:blipFill>
                    <a:blip r:embed="rId59">
                      <a:extLst/>
                    </a:blip>
                    <a:stretch>
                      <a:fillRect/>
                    </a:stretch>
                  </pic:blipFill>
                  <pic:spPr>
                    <a:xfrm>
                      <a:off x="0" y="0"/>
                      <a:ext cx="3760979" cy="3599308"/>
                    </a:xfrm>
                    <a:prstGeom prst="rect">
                      <a:avLst/>
                    </a:prstGeom>
                    <a:ln w="12700" cap="flat">
                      <a:noFill/>
                      <a:miter lim="400000"/>
                    </a:ln>
                    <a:effectLst/>
                  </pic:spPr>
                </pic:pic>
              </a:graphicData>
            </a:graphic>
          </wp:inline>
        </w:drawing>
      </w:r>
    </w:p>
    <w:p w14:paraId="1A95AC1E"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6-46 CTSettingCopyMyPhoneNumber</w:t>
      </w:r>
    </w:p>
    <w:p w14:paraId="34B8E2D8" w14:textId="77777777" w:rsidR="00256BF3" w:rsidRDefault="00256BF3" w:rsidP="00256BF3">
      <w:pPr>
        <w:rPr>
          <w:rFonts w:hint="default"/>
        </w:rPr>
      </w:pPr>
      <w:r>
        <w:rPr>
          <w:rFonts w:ascii="Times New Roman" w:eastAsia="Arial Unicode MS"/>
        </w:rPr>
        <w:t xml:space="preserve">According to the naming conventions of Objective-C functions, CTTelephonyCenterGetDefault is a getter and should return something; as a result, R0 under </w:t>
      </w:r>
      <w:r>
        <w:rPr>
          <w:rFonts w:eastAsia="Arial Unicode MS" w:hAnsi="Times New Roman" w:hint="default"/>
        </w:rPr>
        <w:t>“</w:t>
      </w:r>
      <w:r>
        <w:rPr>
          <w:rFonts w:ascii="Times New Roman" w:eastAsia="Arial Unicode MS"/>
        </w:rPr>
        <w:t>BL _CTTelephonyCenterGetDefault</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is set to the return value of CTTelephonyCenterGetDefault. Meanwhile, at the bottom of figure 6-46, R1 is set to R4 in </w:t>
      </w:r>
      <w:r>
        <w:rPr>
          <w:rFonts w:eastAsia="Arial Unicode MS" w:hAnsi="Times New Roman" w:hint="default"/>
        </w:rPr>
        <w:t>“</w:t>
      </w:r>
      <w:r>
        <w:rPr>
          <w:rFonts w:ascii="Times New Roman" w:eastAsia="Arial Unicode MS"/>
        </w:rPr>
        <w:t>MOV R1, R4</w:t>
      </w:r>
      <w:r>
        <w:rPr>
          <w:rFonts w:eastAsia="Arial Unicode MS" w:hAnsi="Times New Roman" w:hint="default"/>
        </w:rPr>
        <w:t>”</w:t>
      </w:r>
      <w:r>
        <w:rPr>
          <w:rFonts w:ascii="Times New Roman" w:eastAsia="Arial Unicode MS"/>
        </w:rPr>
        <w:t>. If R0 and R1 are arguments, then they are useless, which doesn</w:t>
      </w:r>
      <w:r>
        <w:rPr>
          <w:rFonts w:eastAsia="Arial Unicode MS" w:hAnsi="Times New Roman" w:hint="default"/>
        </w:rPr>
        <w:t>’</w:t>
      </w:r>
      <w:r>
        <w:rPr>
          <w:rFonts w:ascii="Times New Roman" w:eastAsia="Arial Unicode MS"/>
        </w:rPr>
        <w:t>t make sense. Now we can say for sure that CTSettingCopyMyPhoneNumber has no argument. What about its return value? We naturally guess it</w:t>
      </w:r>
      <w:r>
        <w:rPr>
          <w:rFonts w:eastAsia="Arial Unicode MS" w:hAnsi="Times New Roman" w:hint="default"/>
        </w:rPr>
        <w:t>’</w:t>
      </w:r>
      <w:r>
        <w:rPr>
          <w:rFonts w:ascii="Times New Roman" w:eastAsia="Arial Unicode MS"/>
        </w:rPr>
        <w:t>s an NSString object. Let</w:t>
      </w:r>
      <w:r>
        <w:rPr>
          <w:rFonts w:eastAsia="Arial Unicode MS" w:hAnsi="Times New Roman" w:hint="default"/>
        </w:rPr>
        <w:t>’</w:t>
      </w:r>
      <w:r>
        <w:rPr>
          <w:rFonts w:ascii="Times New Roman" w:eastAsia="Arial Unicode MS"/>
        </w:rPr>
        <w:t>s verify it by setting a breakpoint at the end of CTSettingCopyMyPhoneNumber, and print out R0. First locate to the end of CTSettingCopyMyPhoneNumber in IDA, as shown in figure 6-47.</w:t>
      </w:r>
    </w:p>
    <w:p w14:paraId="33E352C2" w14:textId="77777777" w:rsidR="00256BF3" w:rsidRDefault="00256BF3" w:rsidP="00256BF3">
      <w:pPr>
        <w:keepNext/>
        <w:ind w:firstLine="0"/>
        <w:jc w:val="center"/>
        <w:rPr>
          <w:rFonts w:hint="default"/>
        </w:rPr>
      </w:pPr>
      <w:r>
        <w:rPr>
          <w:noProof/>
          <w:lang w:eastAsia="en-US"/>
        </w:rPr>
        <w:drawing>
          <wp:inline distT="0" distB="0" distL="0" distR="0" wp14:anchorId="1DCAB52B" wp14:editId="0494EDD2">
            <wp:extent cx="4320947" cy="559042"/>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6-47.png"/>
                    <pic:cNvPicPr/>
                  </pic:nvPicPr>
                  <pic:blipFill>
                    <a:blip r:embed="rId60">
                      <a:extLst/>
                    </a:blip>
                    <a:stretch>
                      <a:fillRect/>
                    </a:stretch>
                  </pic:blipFill>
                  <pic:spPr>
                    <a:xfrm>
                      <a:off x="0" y="0"/>
                      <a:ext cx="4320947" cy="559042"/>
                    </a:xfrm>
                    <a:prstGeom prst="rect">
                      <a:avLst/>
                    </a:prstGeom>
                    <a:ln w="12700" cap="flat">
                      <a:noFill/>
                      <a:miter lim="400000"/>
                    </a:ln>
                    <a:effectLst/>
                  </pic:spPr>
                </pic:pic>
              </a:graphicData>
            </a:graphic>
          </wp:inline>
        </w:drawing>
      </w:r>
    </w:p>
    <w:p w14:paraId="70ABFB3E" w14:textId="77777777" w:rsidR="00256BF3" w:rsidRPr="00073267" w:rsidRDefault="00256BF3" w:rsidP="00256BF3">
      <w:pPr>
        <w:jc w:val="center"/>
        <w:rPr>
          <w:rFonts w:ascii="Times New Roman" w:hAnsi="Times New Roman" w:hint="default"/>
        </w:rPr>
      </w:pPr>
      <w:r w:rsidRPr="00073267">
        <w:rPr>
          <w:rFonts w:ascii="Times New Roman" w:hAnsi="Times New Roman"/>
        </w:rPr>
        <w:t>Figure 6-47 CTSettingCopyMyPhoneNumber</w:t>
      </w:r>
    </w:p>
    <w:p w14:paraId="742D568E" w14:textId="77777777" w:rsidR="00256BF3" w:rsidRDefault="00256BF3" w:rsidP="00256BF3">
      <w:pPr>
        <w:rPr>
          <w:rFonts w:hint="default"/>
        </w:rPr>
      </w:pPr>
      <w:r>
        <w:rPr>
          <w:rFonts w:ascii="Times New Roman" w:eastAsia="Arial Unicode MS"/>
        </w:rPr>
        <w:t>Then quit Preferences and terminate it completely in the background, then relaunch it and don</w:t>
      </w:r>
      <w:r>
        <w:rPr>
          <w:rFonts w:eastAsia="Arial Unicode MS" w:hAnsi="Times New Roman" w:hint="default"/>
        </w:rPr>
        <w:t>’</w:t>
      </w:r>
      <w:r>
        <w:rPr>
          <w:rFonts w:ascii="Times New Roman" w:eastAsia="Arial Unicode MS"/>
        </w:rPr>
        <w:t>t enter MobilePhoneSettings. Next attach debugserver to it and take a look at CoreTelephony</w:t>
      </w:r>
      <w:r>
        <w:rPr>
          <w:rFonts w:eastAsia="Arial Unicode MS" w:hAnsi="Times New Roman" w:hint="default"/>
        </w:rPr>
        <w:t>’</w:t>
      </w:r>
      <w:r>
        <w:rPr>
          <w:rFonts w:ascii="Times New Roman" w:eastAsia="Arial Unicode MS"/>
        </w:rPr>
        <w:t>s ASLR offset with LLDB:</w:t>
      </w:r>
    </w:p>
    <w:p w14:paraId="0A5E7D5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65FA96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0x000b3000 /private/var/db/stash/_.29LMeZ/Applications/Preferences.app/Preferences(0x00000000000b7000)</w:t>
      </w:r>
    </w:p>
    <w:p w14:paraId="5978BC9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0x0026c000 /Library/MobileSubstrate/MobileSubstrate.dylib(0x000000000026c000)</w:t>
      </w:r>
    </w:p>
    <w:p w14:paraId="07E7156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(12B411)/Symbols/System/Library/PrivateFrameworks/BulletinBoard.framework/BulletinBoard [ 51] 0x06db3000 /Users/snakeninny/Library/Developer/Xcode/iOS DeviceSupport/8.1 (12B411)/Symbols/System/Library/Frameworks/CoreTelephony.framework/CoreTelephony</w:t>
      </w:r>
    </w:p>
    <w:p w14:paraId="472D5E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257ED55" w14:textId="77777777" w:rsidR="00256BF3" w:rsidRPr="00360A9C" w:rsidRDefault="00256BF3" w:rsidP="00256BF3">
      <w:pPr>
        <w:ind w:firstLine="0"/>
        <w:rPr>
          <w:rFonts w:ascii="Times New Roman" w:hAnsi="Times New Roman" w:hint="default"/>
        </w:rPr>
      </w:pPr>
      <w:r w:rsidRPr="00360A9C">
        <w:rPr>
          <w:rFonts w:ascii="Times New Roman" w:hAnsi="Times New Roman" w:hint="default"/>
        </w:rPr>
        <w:tab/>
        <w:t>The breakpoint should be set at 0x6db3000 + 0x2226763A = 0x2901A63A, right? Then enter MobilePhoneSettings to trigger the breakpoint:</w:t>
      </w:r>
    </w:p>
    <w:p w14:paraId="7238A8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0x2901A63A</w:t>
      </w:r>
    </w:p>
    <w:p w14:paraId="02B7432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CoreTelephony`CTSettingCopyMyPhoneNumber + 78, address = 0x2901a63a</w:t>
      </w:r>
    </w:p>
    <w:p w14:paraId="4B98222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330210 stopped</w:t>
      </w:r>
    </w:p>
    <w:p w14:paraId="266437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0x509e2, 0x2901a63a CoreTelephony`CTSettingCopyMyPhoneNumber + 78, queue = 'com.apple.main-thread, stop reason = breakpoint 1.1</w:t>
      </w:r>
    </w:p>
    <w:p w14:paraId="6DC32B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0x2901a63a CoreTelephony`CTSettingCopyMyPhoneNumber + 78</w:t>
      </w:r>
    </w:p>
    <w:p w14:paraId="7370B5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CoreTelephony`CTSettingCopyMyPhoneNumber + 78:</w:t>
      </w:r>
    </w:p>
    <w:p w14:paraId="45DF1F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0x2901a63a:  add    sp, #28</w:t>
      </w:r>
    </w:p>
    <w:p w14:paraId="1BD4A2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0x2901a63c:  pop.w  {r8, r10, r11}</w:t>
      </w:r>
    </w:p>
    <w:p w14:paraId="476F4D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0x2901a640:  pop    {r4, r5, r6, r7, pc}</w:t>
      </w:r>
    </w:p>
    <w:p w14:paraId="13F875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0x2901a642:  nop    </w:t>
      </w:r>
    </w:p>
    <w:p w14:paraId="3DB151B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w:t>
      </w:r>
    </w:p>
    <w:p w14:paraId="5699C40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+86PhoneNumber</w:t>
      </w:r>
    </w:p>
    <w:p w14:paraId="64034BB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po [$r0 class]</w:t>
      </w:r>
    </w:p>
    <w:p w14:paraId="6D7C84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__NSCFString</w:t>
      </w:r>
    </w:p>
    <w:p w14:paraId="455AF9CA" w14:textId="77777777" w:rsidR="00256BF3" w:rsidRDefault="00256BF3" w:rsidP="00256BF3">
      <w:pPr>
        <w:rPr>
          <w:rFonts w:hint="default"/>
        </w:rPr>
      </w:pPr>
      <w:r>
        <w:rPr>
          <w:rFonts w:ascii="Times New Roman" w:eastAsia="Arial Unicode MS"/>
        </w:rPr>
        <w:t>It is indeed an NSString, so the prototype of this function can be reconstructed:</w:t>
      </w:r>
    </w:p>
    <w:p w14:paraId="4E2D83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NSString *CTSettingCopyMyPhoneNumber(void);</w:t>
      </w:r>
    </w:p>
    <w:p w14:paraId="25AFF13B" w14:textId="5BD8C7F7" w:rsidR="00256BF3" w:rsidRDefault="00256BF3" w:rsidP="00256BF3">
      <w:pPr>
        <w:rPr>
          <w:rFonts w:hint="default"/>
        </w:rPr>
      </w:pPr>
      <w:r>
        <w:rPr>
          <w:rFonts w:ascii="Times New Roman" w:eastAsia="Arial Unicode MS"/>
        </w:rPr>
        <w:t>This is our target function, as well the data source of PSTableCell. We</w:t>
      </w:r>
      <w:r>
        <w:rPr>
          <w:rFonts w:eastAsia="Arial Unicode MS" w:hAnsi="Times New Roman" w:hint="default"/>
        </w:rPr>
        <w:t>’</w:t>
      </w:r>
      <w:r>
        <w:rPr>
          <w:rFonts w:ascii="Times New Roman" w:eastAsia="Arial Unicode MS"/>
        </w:rPr>
        <w:t xml:space="preserve">ve finally found it through analyzing the call chain of [PhoneSettingsController tableView:cellForRowAtIndexPath:], hurray! Just remember to release the return value when </w:t>
      </w:r>
      <w:r w:rsidR="00CE1C3F">
        <w:rPr>
          <w:rFonts w:ascii="Times New Roman" w:eastAsia="Arial Unicode MS" w:hint="default"/>
        </w:rPr>
        <w:t>you</w:t>
      </w:r>
      <w:r>
        <w:rPr>
          <w:rFonts w:ascii="Times New Roman" w:eastAsia="Arial Unicode MS"/>
        </w:rPr>
        <w:t xml:space="preserve"> make use of this function. At last, let</w:t>
      </w:r>
      <w:r>
        <w:rPr>
          <w:rFonts w:eastAsia="Arial Unicode MS" w:hAnsi="Times New Roman" w:hint="default"/>
        </w:rPr>
        <w:t>’</w:t>
      </w:r>
      <w:r>
        <w:rPr>
          <w:rFonts w:ascii="Times New Roman" w:eastAsia="Arial Unicode MS"/>
        </w:rPr>
        <w:t>s write a tweak to test this function.</w:t>
      </w:r>
    </w:p>
    <w:p w14:paraId="726FF635"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Create tweak project “ iOSREGetMyNumber” using Theos:</w:t>
      </w:r>
    </w:p>
    <w:p w14:paraId="4C453BD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snakeninnys-MacBook:Code snakeninny$ /opt/theos/bin/nic.pl</w:t>
      </w:r>
    </w:p>
    <w:p w14:paraId="1714EF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NIC 2.0 - New Instance Creator</w:t>
      </w:r>
    </w:p>
    <w:p w14:paraId="1926D14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13685A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 iphone/application</w:t>
      </w:r>
    </w:p>
    <w:p w14:paraId="23B225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[2.] iphone/cydget</w:t>
      </w:r>
    </w:p>
    <w:p w14:paraId="045ECE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[3.] iphone/framework</w:t>
      </w:r>
    </w:p>
    <w:p w14:paraId="441980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[4.] iphone/library</w:t>
      </w:r>
    </w:p>
    <w:p w14:paraId="2167CF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[5.] iphone/notification_center_widget</w:t>
      </w:r>
    </w:p>
    <w:p w14:paraId="268E712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[6.] iphone/preference_bundle</w:t>
      </w:r>
    </w:p>
    <w:p w14:paraId="4197C11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[7.] iphone/sbsettingstoggle</w:t>
      </w:r>
    </w:p>
    <w:p w14:paraId="75D7FDC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[8.] iphone/tool</w:t>
      </w:r>
    </w:p>
    <w:p w14:paraId="7A2F946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[9.] iphone/tweak</w:t>
      </w:r>
    </w:p>
    <w:p w14:paraId="0E5C4C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[10.] iphone/xpc_service</w:t>
      </w:r>
    </w:p>
    <w:p w14:paraId="05EB7B9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Choose a Template (required): 9</w:t>
      </w:r>
    </w:p>
    <w:p w14:paraId="35F1DD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Project Name (required): iOSREGetMyNumber</w:t>
      </w:r>
    </w:p>
    <w:p w14:paraId="1AB80D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Name [com.yourcompany.iosregetmynumber]: com.iosre.iosregetmynumber</w:t>
      </w:r>
    </w:p>
    <w:p w14:paraId="21F887F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Author/Maintainer Name [snakeninny]: snakeninny</w:t>
      </w:r>
    </w:p>
    <w:p w14:paraId="5685D14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MobileSubstrate Bundle filter [com.apple.springboard]: com.apple.Preferences</w:t>
      </w:r>
    </w:p>
    <w:p w14:paraId="66BB29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[iphone/tweak] List of applications to terminate upon installation (space-separated, '-' for none) [SpringBoard]: Preferences</w:t>
      </w:r>
    </w:p>
    <w:p w14:paraId="3521B1E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Instantiating iphone/tweak in iosregetmynumber/...</w:t>
      </w:r>
    </w:p>
    <w:p w14:paraId="68B2EC3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Done.</w:t>
      </w:r>
    </w:p>
    <w:p w14:paraId="1F263F93"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Edit Tweak.xm as follows:</w:t>
      </w:r>
    </w:p>
    <w:p w14:paraId="1961BE4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"C" NSString *CTSettingCopyMyPhoneNumber(int); // From CoreTelephony</w:t>
      </w:r>
    </w:p>
    <w:p w14:paraId="55CC5A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BBA50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%hook PreferencesAppController</w:t>
      </w:r>
    </w:p>
    <w:p w14:paraId="55A7709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(BOOL)application:(id)arg1 didFinishLaunchingWithOptions:(id)arg2</w:t>
      </w:r>
    </w:p>
    <w:p w14:paraId="139729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92B41E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BOOL result = %orig;</w:t>
      </w:r>
    </w:p>
    <w:p w14:paraId="7B8B85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my number = %@", [CTSettingCopyMyPhoneNumber() autorelease]);</w:t>
      </w:r>
    </w:p>
    <w:p w14:paraId="329E5E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result;</w:t>
      </w:r>
    </w:p>
    <w:p w14:paraId="00A1AF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5DA10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%end</w:t>
      </w:r>
    </w:p>
    <w:p w14:paraId="71C78C64"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Edit Makefile and control</w:t>
      </w:r>
    </w:p>
    <w:p w14:paraId="37359128" w14:textId="77777777" w:rsidR="00256BF3" w:rsidRDefault="00256BF3" w:rsidP="00256BF3">
      <w:pPr>
        <w:rPr>
          <w:rFonts w:hint="default"/>
        </w:rPr>
      </w:pPr>
      <w:r>
        <w:rPr>
          <w:rFonts w:ascii="Times New Roman" w:eastAsia="Arial Unicode MS"/>
        </w:rPr>
        <w:t>The finalized Makefile looks like this:</w:t>
      </w:r>
    </w:p>
    <w:p w14:paraId="1D0E86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THEOS_DEVICE_IP = iOSIP</w:t>
      </w:r>
    </w:p>
    <w:p w14:paraId="5155FC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ARCHS = armv7 arm64</w:t>
      </w:r>
    </w:p>
    <w:p w14:paraId="6ACD436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TARGET = iphone:latest:8.0</w:t>
      </w:r>
    </w:p>
    <w:p w14:paraId="5F9F02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722866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theos/makefiles/common.mk</w:t>
      </w:r>
    </w:p>
    <w:p w14:paraId="12EB090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DC6EB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TWEAK_NAME = iOSREGetMyNumber</w:t>
      </w:r>
    </w:p>
    <w:p w14:paraId="334554A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iOSREGetMyNumber_FILES = Tweak.xm</w:t>
      </w:r>
    </w:p>
    <w:p w14:paraId="05CE867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iOSREGetMyNumber_FRAMEWORKS = CoreTelephony # CTSettingCopyMyPhoneNumber</w:t>
      </w:r>
      <w:r>
        <w:rPr>
          <w:rFonts w:eastAsia="宋体"/>
          <w:kern w:val="0"/>
          <w:sz w:val="16"/>
          <w:szCs w:val="16"/>
          <w:shd w:val="clear" w:color="auto" w:fill="D8D8D8"/>
          <w:lang w:val="zh-TW" w:eastAsia="zh-TW"/>
        </w:rPr>
        <w:t>来自这里</w:t>
      </w:r>
    </w:p>
    <w:p w14:paraId="5F09EC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1ABF35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$(THEOS_MAKE_PATH)/tweak.mk</w:t>
      </w:r>
    </w:p>
    <w:p w14:paraId="348032D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52B70D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after-install::</w:t>
      </w:r>
    </w:p>
    <w:p w14:paraId="5E94E9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install.exec "killall -9 Preferences"</w:t>
      </w:r>
    </w:p>
    <w:p w14:paraId="5C908FC7" w14:textId="77777777" w:rsidR="00256BF3" w:rsidRDefault="00256BF3" w:rsidP="00256BF3">
      <w:pPr>
        <w:rPr>
          <w:rFonts w:hint="default"/>
        </w:rPr>
      </w:pPr>
      <w:r>
        <w:rPr>
          <w:rFonts w:ascii="Times New Roman" w:eastAsia="Arial Unicode MS"/>
        </w:rPr>
        <w:t>The finalized control looks like this:</w:t>
      </w:r>
    </w:p>
    <w:p w14:paraId="30E8B0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Package: com.iosre.iosregetmynumber</w:t>
      </w:r>
    </w:p>
    <w:p w14:paraId="69B74FC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Name: iOSREGetMyNumber</w:t>
      </w:r>
    </w:p>
    <w:p w14:paraId="387D13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Depends: mobilesubstrate, firmware (&gt;= 8.0)</w:t>
      </w:r>
    </w:p>
    <w:p w14:paraId="316FB51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Version: 1.0</w:t>
      </w:r>
    </w:p>
    <w:p w14:paraId="258308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Architecture: iphoneos-arm</w:t>
      </w:r>
    </w:p>
    <w:p w14:paraId="2EF750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Description: Get my number just like MobilePhoneSettings!</w:t>
      </w:r>
    </w:p>
    <w:p w14:paraId="60D1D5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Maintainer: snakeninny</w:t>
      </w:r>
    </w:p>
    <w:p w14:paraId="6CF761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Author: snakeninny</w:t>
      </w:r>
    </w:p>
    <w:p w14:paraId="697067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Section: Tweaks</w:t>
      </w:r>
    </w:p>
    <w:p w14:paraId="1830BBC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Homepage: http://bbs.iosre.com</w:t>
      </w:r>
    </w:p>
    <w:p w14:paraId="667BECDB"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Test</w:t>
      </w:r>
    </w:p>
    <w:p w14:paraId="4E6BF9E2" w14:textId="77777777" w:rsidR="00256BF3" w:rsidRDefault="00256BF3" w:rsidP="00256BF3">
      <w:pPr>
        <w:rPr>
          <w:rFonts w:hint="default"/>
        </w:rPr>
      </w:pPr>
      <w:r>
        <w:rPr>
          <w:rFonts w:ascii="Times New Roman" w:eastAsia="Arial Unicode MS"/>
        </w:rPr>
        <w:t>Compile and install the tweak on iOS, then launch Preferences without entering MobilePhoneSettings. After that, ssh into iOS and take a look at the syslog:</w:t>
      </w:r>
    </w:p>
    <w:p w14:paraId="1F5E42E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grep iOSRE: /var/log/syslog</w:t>
      </w:r>
    </w:p>
    <w:p w14:paraId="7E3925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Nov 29 23:23:01 FunMaker-5 Preferences[2078]: iOSRE: my number = +86PhoneNumber</w:t>
      </w:r>
    </w:p>
    <w:p w14:paraId="231B2FDF" w14:textId="77777777" w:rsidR="00256BF3" w:rsidRPr="00937ED0" w:rsidRDefault="00256BF3" w:rsidP="00DD16A1">
      <w:pPr>
        <w:numPr>
          <w:ilvl w:val="0"/>
          <w:numId w:val="36"/>
        </w:numPr>
        <w:ind w:left="720" w:hanging="720"/>
        <w:rPr>
          <w:rFonts w:ascii="Times New Roman" w:eastAsia="宋体" w:hAnsi="Times New Roman" w:hint="default"/>
          <w:lang w:eastAsia="zh-TW"/>
        </w:rPr>
      </w:pPr>
      <w:r w:rsidRPr="00937ED0">
        <w:rPr>
          <w:rFonts w:ascii="Times New Roman" w:eastAsia="宋体" w:hAnsi="Times New Roman" w:hint="default"/>
          <w:lang w:eastAsia="zh-TW"/>
        </w:rPr>
        <w:t>P.S.</w:t>
      </w:r>
    </w:p>
    <w:p w14:paraId="06F4D35C" w14:textId="78EC9264" w:rsidR="00256BF3" w:rsidRDefault="00256BF3" w:rsidP="00256BF3">
      <w:pPr>
        <w:rPr>
          <w:rFonts w:hint="default"/>
        </w:rPr>
      </w:pPr>
      <w:r>
        <w:rPr>
          <w:rFonts w:ascii="Times New Roman" w:eastAsia="Arial Unicode MS"/>
        </w:rPr>
        <w:t>I have set the region of my iPhone 5 to US, so PhoneSettingsCopyFormattedNumberBySIMCountry has formatted my number from</w:t>
      </w:r>
      <w:r>
        <w:rPr>
          <w:rFonts w:eastAsia="Arial Unicode MS" w:hAnsi="Times New Roman" w:hint="default"/>
        </w:rPr>
        <w:t xml:space="preserve"> </w:t>
      </w:r>
      <w:r>
        <w:rPr>
          <w:rFonts w:eastAsia="Arial Unicode MS" w:hAnsi="Times New Roman" w:hint="default"/>
        </w:rPr>
        <w:t>“</w:t>
      </w:r>
      <w:r>
        <w:rPr>
          <w:rFonts w:ascii="Times New Roman" w:eastAsia="Arial Unicode MS"/>
        </w:rPr>
        <w:t>+86PhoneNumber</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to </w:t>
      </w:r>
      <w:r>
        <w:rPr>
          <w:rFonts w:eastAsia="Arial Unicode MS" w:hAnsi="Times New Roman" w:hint="default"/>
        </w:rPr>
        <w:t>“</w:t>
      </w:r>
      <w:r>
        <w:rPr>
          <w:rFonts w:ascii="Times New Roman" w:eastAsia="Arial Unicode MS"/>
        </w:rPr>
        <w:t>+86 Pho-neNu-mber</w:t>
      </w:r>
      <w:r>
        <w:rPr>
          <w:rFonts w:eastAsia="Arial Unicode MS" w:hAnsi="Times New Roman" w:hint="default"/>
        </w:rPr>
        <w:t>”</w:t>
      </w:r>
      <w:r>
        <w:rPr>
          <w:rFonts w:ascii="Times New Roman" w:eastAsia="Arial Unicode MS"/>
        </w:rPr>
        <w:t xml:space="preserve">, which </w:t>
      </w:r>
      <w:r w:rsidR="00937ED0">
        <w:rPr>
          <w:rFonts w:ascii="Times New Roman" w:eastAsia="Arial Unicode MS" w:hint="default"/>
        </w:rPr>
        <w:t xml:space="preserve">is </w:t>
      </w:r>
      <w:r>
        <w:rPr>
          <w:rFonts w:ascii="Times New Roman" w:eastAsia="Arial Unicode MS"/>
        </w:rPr>
        <w:t>the American phone number format.</w:t>
      </w:r>
    </w:p>
    <w:p w14:paraId="07872597" w14:textId="30FAEC32" w:rsidR="00256BF3" w:rsidRDefault="00256BF3" w:rsidP="00256BF3">
      <w:pPr>
        <w:rPr>
          <w:rFonts w:hint="default"/>
        </w:rPr>
      </w:pPr>
      <w:r>
        <w:rPr>
          <w:rFonts w:ascii="Times New Roman" w:eastAsia="Arial Unicode MS"/>
        </w:rPr>
        <w:t>You</w:t>
      </w:r>
      <w:r>
        <w:rPr>
          <w:rFonts w:eastAsia="Arial Unicode MS" w:hAnsi="Times New Roman" w:hint="default"/>
        </w:rPr>
        <w:t>’</w:t>
      </w:r>
      <w:r>
        <w:rPr>
          <w:rFonts w:ascii="Times New Roman" w:eastAsia="Arial Unicode MS"/>
        </w:rPr>
        <w:t>ll run into CTSettingCopyMyPhoneNumber more frequently as you</w:t>
      </w:r>
      <w:r w:rsidR="00937ED0">
        <w:rPr>
          <w:rFonts w:ascii="Times New Roman" w:eastAsia="Arial Unicode MS" w:hint="default"/>
        </w:rPr>
        <w:t xml:space="preserve"> reverse more</w:t>
      </w:r>
      <w:r>
        <w:rPr>
          <w:rFonts w:ascii="Times New Roman" w:eastAsia="Arial Unicode MS"/>
        </w:rPr>
        <w:t xml:space="preserve">. Actually, the prototype of CTSettingCopyMyPhoneNumber </w:t>
      </w:r>
      <w:r w:rsidR="00B9410F">
        <w:rPr>
          <w:rFonts w:ascii="Times New Roman" w:eastAsia="Arial Unicode MS" w:hint="default"/>
        </w:rPr>
        <w:t>should be</w:t>
      </w:r>
      <w:r>
        <w:rPr>
          <w:rFonts w:ascii="Times New Roman" w:eastAsia="Arial Unicode MS"/>
        </w:rPr>
        <w:t>:</w:t>
      </w:r>
    </w:p>
    <w:p w14:paraId="66B9BFE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CFStringRef CTSettingCopyMyPhoneNumber(void);</w:t>
      </w:r>
    </w:p>
    <w:p w14:paraId="03FD757D" w14:textId="77777777" w:rsidR="00256BF3" w:rsidRDefault="00256BF3" w:rsidP="00256BF3">
      <w:pPr>
        <w:rPr>
          <w:rFonts w:hint="default"/>
        </w:rPr>
      </w:pPr>
      <w:r>
        <w:rPr>
          <w:rFonts w:ascii="Times New Roman" w:eastAsia="Arial Unicode MS"/>
        </w:rPr>
        <w:t>Since NSString * and CFStringRef are toll-free bridged, our prototype is OK.</w:t>
      </w:r>
    </w:p>
    <w:p w14:paraId="2C49E966" w14:textId="77777777" w:rsidR="00256BF3" w:rsidRDefault="00256BF3" w:rsidP="00256BF3">
      <w:pPr>
        <w:rPr>
          <w:rFonts w:hint="default"/>
        </w:rPr>
      </w:pPr>
      <w:r>
        <w:rPr>
          <w:rFonts w:ascii="Times New Roman" w:eastAsia="Arial Unicode MS"/>
        </w:rPr>
        <w:t xml:space="preserve">Because there is a keyword </w:t>
      </w:r>
      <w:r>
        <w:rPr>
          <w:rFonts w:eastAsia="Arial Unicode MS" w:hAnsi="Times New Roman" w:hint="default"/>
        </w:rPr>
        <w:t>“</w:t>
      </w:r>
      <w:r>
        <w:rPr>
          <w:rFonts w:ascii="Times New Roman" w:eastAsia="Arial Unicode MS"/>
        </w:rPr>
        <w:t>copy</w:t>
      </w:r>
      <w:r>
        <w:rPr>
          <w:rFonts w:eastAsia="Arial Unicode MS" w:hAnsi="Times New Roman" w:hint="default"/>
        </w:rPr>
        <w:t>”</w:t>
      </w:r>
      <w:r>
        <w:rPr>
          <w:rFonts w:eastAsia="Arial Unicode MS" w:hAnsi="Times New Roman" w:hint="default"/>
        </w:rPr>
        <w:t xml:space="preserve"> </w:t>
      </w:r>
      <w:r>
        <w:rPr>
          <w:rFonts w:ascii="Times New Roman" w:eastAsia="Arial Unicode MS"/>
        </w:rPr>
        <w:t>in the name of CTSettingCopyMyPhoneNumber and it returns a CoreData object, we are responsible to release the return value according to Apple</w:t>
      </w:r>
      <w:r>
        <w:rPr>
          <w:rFonts w:eastAsia="Arial Unicode MS" w:hAnsi="Times New Roman" w:hint="default"/>
        </w:rPr>
        <w:t>’</w:t>
      </w:r>
      <w:r>
        <w:rPr>
          <w:rFonts w:ascii="Times New Roman" w:eastAsia="Arial Unicode MS"/>
        </w:rPr>
        <w:t xml:space="preserve">s </w:t>
      </w:r>
      <w:r>
        <w:rPr>
          <w:rFonts w:eastAsia="Arial Unicode MS" w:hAnsi="Times New Roman" w:hint="default"/>
        </w:rPr>
        <w:t>“</w:t>
      </w:r>
      <w:r>
        <w:rPr>
          <w:rFonts w:ascii="Times New Roman" w:eastAsia="Arial Unicode MS"/>
        </w:rPr>
        <w:t>Ownership Policy</w:t>
      </w:r>
      <w:r>
        <w:rPr>
          <w:rFonts w:eastAsia="Arial Unicode MS" w:hAnsi="Times New Roman" w:hint="default"/>
        </w:rPr>
        <w:t>”</w:t>
      </w:r>
      <w:r>
        <w:rPr>
          <w:rFonts w:ascii="Times New Roman" w:eastAsia="Arial Unicode MS"/>
        </w:rPr>
        <w:t>.</w:t>
      </w:r>
    </w:p>
    <w:p w14:paraId="4AEBA2A1" w14:textId="2593AB8F" w:rsidR="00256BF3" w:rsidRDefault="00256BF3" w:rsidP="00256BF3">
      <w:pPr>
        <w:rPr>
          <w:rFonts w:hint="default"/>
        </w:rPr>
      </w:pPr>
      <w:r>
        <w:rPr>
          <w:rFonts w:ascii="Times New Roman" w:eastAsia="Arial Unicode MS"/>
        </w:rPr>
        <w:t xml:space="preserve">In this section, we have shed considerable light to refine </w:t>
      </w:r>
      <w:r>
        <w:rPr>
          <w:rFonts w:eastAsia="Arial Unicode MS" w:hAnsi="Times New Roman" w:hint="default"/>
        </w:rPr>
        <w:t>“</w:t>
      </w:r>
      <w:r>
        <w:rPr>
          <w:rFonts w:ascii="Times New Roman" w:eastAsia="Arial Unicode MS"/>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with ARM level reverse engineering and enhanced the methodology of writing a tweak. Specifically, we</w:t>
      </w:r>
      <w:r>
        <w:rPr>
          <w:rFonts w:eastAsia="Arial Unicode MS" w:hAnsi="Times New Roman" w:hint="default"/>
        </w:rPr>
        <w:t>’</w:t>
      </w:r>
      <w:r>
        <w:rPr>
          <w:rFonts w:ascii="Times New Roman" w:eastAsia="Arial Unicode MS"/>
        </w:rPr>
        <w:t xml:space="preserve">ve divided </w:t>
      </w:r>
      <w:r>
        <w:rPr>
          <w:rFonts w:eastAsia="Arial Unicode MS" w:hAnsi="Times New Roman" w:hint="default"/>
        </w:rPr>
        <w:t>“</w:t>
      </w:r>
      <w:r>
        <w:rPr>
          <w:rFonts w:ascii="Times New Roman" w:eastAsia="Arial Unicode MS"/>
        </w:rPr>
        <w:t>locate target functions</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into 2 steps, i.e. </w:t>
      </w:r>
      <w:r>
        <w:rPr>
          <w:rFonts w:eastAsia="Arial Unicode MS" w:hAnsi="Times New Roman" w:hint="default"/>
        </w:rPr>
        <w:t>“</w:t>
      </w:r>
      <w:r>
        <w:rPr>
          <w:rFonts w:ascii="Times New Roman" w:eastAsia="Arial Unicode MS"/>
        </w:rPr>
        <w:t>cut into the target App and find the UI function</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and </w:t>
      </w:r>
      <w:r>
        <w:rPr>
          <w:rFonts w:eastAsia="Arial Unicode MS" w:hAnsi="Times New Roman" w:hint="default"/>
        </w:rPr>
        <w:t>“</w:t>
      </w:r>
      <w:r>
        <w:rPr>
          <w:rFonts w:ascii="Times New Roman" w:eastAsia="Arial Unicode MS"/>
        </w:rPr>
        <w:t>locate the target function from the UI function</w:t>
      </w:r>
      <w:r>
        <w:rPr>
          <w:rFonts w:eastAsia="Arial Unicode MS" w:hAnsi="Times New Roman" w:hint="default"/>
        </w:rPr>
        <w:t>”</w:t>
      </w:r>
      <w:r>
        <w:rPr>
          <w:rFonts w:ascii="Times New Roman" w:eastAsia="Arial Unicode MS"/>
        </w:rPr>
        <w:t xml:space="preserve">. By combining Cycript, IDA and LLDB, we have not only located the target functions, but also analyzed their arguments </w:t>
      </w:r>
      <w:r w:rsidR="00B95D14">
        <w:rPr>
          <w:rFonts w:ascii="Times New Roman" w:eastAsia="Arial Unicode MS" w:hint="default"/>
        </w:rPr>
        <w:t xml:space="preserve">and return values </w:t>
      </w:r>
      <w:r>
        <w:rPr>
          <w:rFonts w:ascii="Times New Roman" w:eastAsia="Arial Unicode MS"/>
        </w:rPr>
        <w:t xml:space="preserve">to reconstruct their prototypes. The methodology we used in the examples can work on at least 95% of all Apps; however, if you unfortunately encounter those 5%, please share and discuss with us on </w:t>
      </w:r>
      <w:hyperlink r:id="rId61" w:history="1">
        <w:r>
          <w:rPr>
            <w:rStyle w:val="Hyperlink0"/>
            <w:rFonts w:ascii="Times New Roman" w:eastAsia="Arial Unicode MS"/>
          </w:rPr>
          <w:t>http://bbs.iosre.com</w:t>
        </w:r>
      </w:hyperlink>
      <w:r>
        <w:rPr>
          <w:rFonts w:ascii="Times New Roman" w:eastAsia="Arial Unicode MS"/>
        </w:rPr>
        <w:t>.</w:t>
      </w:r>
    </w:p>
    <w:p w14:paraId="1B323859" w14:textId="77777777" w:rsidR="00256BF3" w:rsidRDefault="00256BF3" w:rsidP="00CD0776">
      <w:pPr>
        <w:pStyle w:val="Heading2"/>
      </w:pPr>
      <w:r>
        <w:t xml:space="preserve">6.3 Advanced LLDB usage </w:t>
      </w:r>
    </w:p>
    <w:p w14:paraId="073B8E2F" w14:textId="00E8FF5B" w:rsidR="00256BF3" w:rsidRDefault="00256BF3" w:rsidP="00256BF3">
      <w:pPr>
        <w:rPr>
          <w:rFonts w:hint="default"/>
        </w:rPr>
      </w:pPr>
      <w:r>
        <w:rPr>
          <w:rFonts w:ascii="Times New Roman" w:eastAsia="Arial Unicode MS"/>
        </w:rPr>
        <w:t>I bet the last section has opened a new chapter of iOS reverse engineering for you. The combination of IDA and LLDB can easily beat them all, and with the help of ARM architecture reference manual, you can conquer almost all Apps. I know you</w:t>
      </w:r>
      <w:r>
        <w:rPr>
          <w:rFonts w:eastAsia="Arial Unicode MS" w:hAnsi="Times New Roman" w:hint="default"/>
        </w:rPr>
        <w:t>’</w:t>
      </w:r>
      <w:r w:rsidR="008E7DF9">
        <w:rPr>
          <w:rFonts w:ascii="Times New Roman" w:eastAsia="Arial Unicode MS"/>
        </w:rPr>
        <w:t xml:space="preserve">re </w:t>
      </w:r>
      <w:r>
        <w:rPr>
          <w:rFonts w:ascii="Times New Roman" w:eastAsia="Arial Unicode MS"/>
        </w:rPr>
        <w:t>already desperate to practice what you have just learned.</w:t>
      </w:r>
    </w:p>
    <w:p w14:paraId="78A1654E" w14:textId="77777777" w:rsidR="00256BF3" w:rsidRDefault="00256BF3" w:rsidP="00256BF3">
      <w:pPr>
        <w:rPr>
          <w:rFonts w:hint="default"/>
        </w:rPr>
      </w:pPr>
      <w:r>
        <w:rPr>
          <w:rFonts w:ascii="Times New Roman" w:eastAsia="Arial Unicode MS"/>
        </w:rPr>
        <w:t>Hold your horses for now. Although the examples in section 6.2 have synthetically made use of IDA and LLDB, they haven</w:t>
      </w:r>
      <w:r>
        <w:rPr>
          <w:rFonts w:eastAsia="Arial Unicode MS" w:hAnsi="Times New Roman" w:hint="default"/>
        </w:rPr>
        <w:t>’</w:t>
      </w:r>
      <w:r>
        <w:rPr>
          <w:rFonts w:ascii="Times New Roman" w:eastAsia="Arial Unicode MS"/>
        </w:rPr>
        <w:t>t covered LLDB</w:t>
      </w:r>
      <w:r>
        <w:rPr>
          <w:rFonts w:eastAsia="Arial Unicode MS" w:hAnsi="Times New Roman" w:hint="default"/>
        </w:rPr>
        <w:t>’</w:t>
      </w:r>
      <w:r>
        <w:rPr>
          <w:rFonts w:ascii="Times New Roman" w:eastAsia="Arial Unicode MS"/>
        </w:rPr>
        <w:t>s common usage yet. In the next section, we</w:t>
      </w:r>
      <w:r>
        <w:rPr>
          <w:rFonts w:eastAsia="Arial Unicode MS" w:hAnsi="Times New Roman" w:hint="default"/>
        </w:rPr>
        <w:t>’</w:t>
      </w:r>
      <w:r>
        <w:rPr>
          <w:rFonts w:ascii="Times New Roman" w:eastAsia="Arial Unicode MS"/>
        </w:rPr>
        <w:t>ll go over some short LLDB examples for a better comprehension, which can greatly reduce our workload in practice.</w:t>
      </w:r>
    </w:p>
    <w:p w14:paraId="52F0A601" w14:textId="77777777" w:rsidR="00256BF3" w:rsidRPr="008E7DF9" w:rsidRDefault="00256BF3" w:rsidP="008E7DF9">
      <w:pPr>
        <w:pStyle w:val="Heading3"/>
        <w:ind w:firstLine="0"/>
        <w:rPr>
          <w:rFonts w:eastAsia="SimHei"/>
          <w:lang w:val="zh-TW" w:eastAsia="zh-TW"/>
        </w:rPr>
      </w:pPr>
      <w:r w:rsidRPr="008E7DF9">
        <w:rPr>
          <w:rFonts w:eastAsia="SimHei"/>
          <w:lang w:val="zh-TW" w:eastAsia="zh-TW"/>
        </w:rPr>
        <w:t>6.3.1 Look for a function</w:t>
      </w:r>
      <w:r w:rsidRPr="008E7DF9">
        <w:rPr>
          <w:rFonts w:eastAsia="SimHei"/>
          <w:lang w:val="zh-TW" w:eastAsia="zh-TW"/>
        </w:rPr>
        <w:t>’</w:t>
      </w:r>
      <w:r w:rsidRPr="008E7DF9">
        <w:rPr>
          <w:rFonts w:eastAsia="SimHei"/>
          <w:lang w:val="zh-TW" w:eastAsia="zh-TW"/>
        </w:rPr>
        <w:t>s caller</w:t>
      </w:r>
    </w:p>
    <w:p w14:paraId="0233BCB6" w14:textId="77777777" w:rsidR="00256BF3" w:rsidRDefault="00256BF3" w:rsidP="00256BF3">
      <w:pPr>
        <w:rPr>
          <w:rFonts w:hint="default"/>
        </w:rPr>
      </w:pPr>
      <w:r>
        <w:rPr>
          <w:rFonts w:ascii="Times New Roman" w:eastAsia="Arial Unicode MS"/>
        </w:rPr>
        <w:t>In the examples of the previous section, when we were restoring call chains, we primarily focused on the callees of a function, i.e. we</w:t>
      </w:r>
      <w:r>
        <w:rPr>
          <w:rFonts w:eastAsia="Arial Unicode MS" w:hAnsi="Times New Roman" w:hint="default"/>
        </w:rPr>
        <w:t>’</w:t>
      </w:r>
      <w:r>
        <w:rPr>
          <w:rFonts w:ascii="Times New Roman" w:eastAsia="Arial Unicode MS"/>
        </w:rPr>
        <w:t>ve restored the bottom half of a call chain. When we</w:t>
      </w:r>
      <w:r>
        <w:rPr>
          <w:rFonts w:eastAsia="Arial Unicode MS" w:hAnsi="Times New Roman" w:hint="default"/>
        </w:rPr>
        <w:t>’</w:t>
      </w:r>
      <w:r>
        <w:rPr>
          <w:rFonts w:ascii="Times New Roman" w:eastAsia="Arial Unicode MS"/>
        </w:rPr>
        <w:t>re to restore the top half, we need to find out the caller of a function. Look at this snippet:</w:t>
      </w:r>
    </w:p>
    <w:p w14:paraId="15DB3F4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-framework Foundation -o MainBinary main.m</w:t>
      </w:r>
    </w:p>
    <w:p w14:paraId="171834C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16ACC16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&lt;dlfcn.h&gt;</w:t>
      </w:r>
    </w:p>
    <w:p w14:paraId="7C847ED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&lt;Foundation/Foundation.h&gt;</w:t>
      </w:r>
    </w:p>
    <w:p w14:paraId="0202993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8BD3CF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TestFunction0(void)</w:t>
      </w:r>
    </w:p>
    <w:p w14:paraId="4ED94D2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171346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arc4random_uniform(0));</w:t>
      </w:r>
    </w:p>
    <w:p w14:paraId="6EF3EA1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E6982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0C13D3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TestFunction1(void)</w:t>
      </w:r>
    </w:p>
    <w:p w14:paraId="2055A44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08CB8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arc4random_uniform(1));</w:t>
      </w:r>
    </w:p>
    <w:p w14:paraId="0180662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5DC182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5796465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TestFunction2(void)</w:t>
      </w:r>
    </w:p>
    <w:p w14:paraId="3B14435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367C64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arc4random_uniform(2));</w:t>
      </w:r>
    </w:p>
    <w:p w14:paraId="0F2F818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2C8977D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0C7D5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TestFunction3(void)</w:t>
      </w:r>
    </w:p>
    <w:p w14:paraId="7D57E5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3018AF9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%u", arc4random_uniform(3));</w:t>
      </w:r>
    </w:p>
    <w:p w14:paraId="3E13EDF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D9D27F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31125B7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284C85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AA8921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TestFunction3();</w:t>
      </w:r>
    </w:p>
    <w:p w14:paraId="4FF8C21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0;</w:t>
      </w:r>
    </w:p>
    <w:p w14:paraId="1539AD8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C4199B6" w14:textId="77777777" w:rsidR="00256BF3" w:rsidRDefault="00256BF3" w:rsidP="00256BF3">
      <w:pPr>
        <w:rPr>
          <w:rFonts w:hint="default"/>
        </w:rPr>
      </w:pPr>
      <w:r>
        <w:rPr>
          <w:rFonts w:ascii="Times New Roman" w:eastAsia="Arial Unicode MS"/>
        </w:rPr>
        <w:t>Save this snippet as a file named main.m, and compile it with the sentence in the comments. Drag and drop MainBinary into IDA, and then check the cross references of NSLog, as shown in figure 6-48.</w:t>
      </w:r>
    </w:p>
    <w:p w14:paraId="1BB29304" w14:textId="77777777" w:rsidR="00256BF3" w:rsidRDefault="00256BF3" w:rsidP="00256BF3">
      <w:pPr>
        <w:keepNext/>
        <w:ind w:firstLine="0"/>
        <w:jc w:val="center"/>
        <w:rPr>
          <w:rFonts w:hint="default"/>
        </w:rPr>
      </w:pPr>
      <w:r>
        <w:rPr>
          <w:noProof/>
          <w:lang w:eastAsia="en-US"/>
        </w:rPr>
        <w:drawing>
          <wp:inline distT="0" distB="0" distL="0" distR="0" wp14:anchorId="6074316F" wp14:editId="6499463D">
            <wp:extent cx="3599752" cy="93220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6-50.png"/>
                    <pic:cNvPicPr/>
                  </pic:nvPicPr>
                  <pic:blipFill>
                    <a:blip r:embed="rId62">
                      <a:extLst/>
                    </a:blip>
                    <a:stretch>
                      <a:fillRect/>
                    </a:stretch>
                  </pic:blipFill>
                  <pic:spPr>
                    <a:xfrm>
                      <a:off x="0" y="0"/>
                      <a:ext cx="3599752" cy="932206"/>
                    </a:xfrm>
                    <a:prstGeom prst="rect">
                      <a:avLst/>
                    </a:prstGeom>
                    <a:ln w="12700" cap="flat">
                      <a:noFill/>
                      <a:miter lim="400000"/>
                    </a:ln>
                    <a:effectLst/>
                  </pic:spPr>
                </pic:pic>
              </a:graphicData>
            </a:graphic>
          </wp:inline>
        </w:drawing>
      </w:r>
    </w:p>
    <w:p w14:paraId="2DEF21C5" w14:textId="77777777" w:rsidR="00256BF3" w:rsidRPr="00073267" w:rsidRDefault="00256BF3" w:rsidP="00256BF3">
      <w:pPr>
        <w:jc w:val="center"/>
        <w:rPr>
          <w:rFonts w:ascii="Times New Roman" w:hAnsi="Times New Roman" w:hint="default"/>
        </w:rPr>
      </w:pPr>
      <w:r w:rsidRPr="00073267">
        <w:rPr>
          <w:rFonts w:ascii="Times New Roman" w:hAnsi="Times New Roman" w:hint="default"/>
        </w:rPr>
        <w:t>Figure 6-48 Check the cross references of NSLog</w:t>
      </w:r>
    </w:p>
    <w:p w14:paraId="7A8B838F" w14:textId="3B75504A" w:rsidR="00256BF3" w:rsidRDefault="00256BF3" w:rsidP="00256BF3">
      <w:pPr>
        <w:rPr>
          <w:rFonts w:hint="default"/>
        </w:rPr>
      </w:pPr>
      <w:r>
        <w:rPr>
          <w:rFonts w:ascii="Times New Roman" w:eastAsia="Arial Unicode MS"/>
        </w:rPr>
        <w:t xml:space="preserve">As we can see, NSLog appears in 4 functions. If we see </w:t>
      </w:r>
      <w:r>
        <w:rPr>
          <w:rFonts w:eastAsia="Arial Unicode MS" w:hAnsi="Times New Roman" w:hint="default"/>
        </w:rPr>
        <w:t>“</w:t>
      </w:r>
      <w:r>
        <w:rPr>
          <w:rFonts w:ascii="Times New Roman" w:eastAsia="Arial Unicode MS"/>
        </w:rPr>
        <w:t>iOSRE: 0</w:t>
      </w:r>
      <w:r>
        <w:rPr>
          <w:rFonts w:eastAsia="Arial Unicode MS" w:hAnsi="Times New Roman" w:hint="default"/>
        </w:rPr>
        <w:t>”</w:t>
      </w:r>
      <w:r>
        <w:rPr>
          <w:rFonts w:eastAsia="Arial Unicode MS" w:hAnsi="Times New Roman" w:hint="default"/>
        </w:rPr>
        <w:t xml:space="preserve"> </w:t>
      </w:r>
      <w:r>
        <w:rPr>
          <w:rFonts w:ascii="Times New Roman" w:eastAsia="Arial Unicode MS"/>
        </w:rPr>
        <w:t>in syslog when we are reversing, how can we know which NSLog it</w:t>
      </w:r>
      <w:r>
        <w:rPr>
          <w:rFonts w:eastAsia="Arial Unicode MS" w:hAnsi="Times New Roman" w:hint="default"/>
        </w:rPr>
        <w:t>’</w:t>
      </w:r>
      <w:r>
        <w:rPr>
          <w:rFonts w:ascii="Times New Roman" w:eastAsia="Arial Unicode MS"/>
        </w:rPr>
        <w:t>s from? When there</w:t>
      </w:r>
      <w:r>
        <w:rPr>
          <w:rFonts w:eastAsia="Arial Unicode MS" w:hAnsi="Times New Roman" w:hint="default"/>
        </w:rPr>
        <w:t>’</w:t>
      </w:r>
      <w:r>
        <w:rPr>
          <w:rFonts w:ascii="Times New Roman" w:eastAsia="Arial Unicode MS"/>
        </w:rPr>
        <w:t xml:space="preserve">re only tens lines of code, we can figure out by hand that only TestFunction3 is called, and it further calls NSLog. What if there are 20 TestFunctions </w:t>
      </w:r>
      <w:r w:rsidR="00CC5E1D">
        <w:rPr>
          <w:rFonts w:ascii="Times New Roman" w:eastAsia="Arial Unicode MS"/>
        </w:rPr>
        <w:t>that</w:t>
      </w:r>
      <w:r>
        <w:rPr>
          <w:rFonts w:ascii="Times New Roman" w:eastAsia="Arial Unicode MS"/>
        </w:rPr>
        <w:t xml:space="preserve"> are called by 8 separate functions? When the amount of code increases, it</w:t>
      </w:r>
      <w:r>
        <w:rPr>
          <w:rFonts w:eastAsia="Arial Unicode MS" w:hAnsi="Times New Roman" w:hint="default"/>
        </w:rPr>
        <w:t>’</w:t>
      </w:r>
      <w:r>
        <w:rPr>
          <w:rFonts w:ascii="Times New Roman" w:eastAsia="Arial Unicode MS"/>
        </w:rPr>
        <w:t>ll be too complicate to analyze manually. If we want to find the caller of NSLog under such circumstances, LLBD will be very helpful. Generally, there are 2 main methods.</w:t>
      </w:r>
    </w:p>
    <w:p w14:paraId="06DEBE48" w14:textId="1FADEBAB" w:rsidR="00256BF3" w:rsidRPr="00B36871" w:rsidRDefault="00256BF3" w:rsidP="00601BC4">
      <w:pPr>
        <w:pStyle w:val="Heading4"/>
        <w:numPr>
          <w:ilvl w:val="0"/>
          <w:numId w:val="33"/>
        </w:numPr>
        <w:ind w:left="360" w:hanging="360"/>
        <w:rPr>
          <w:rFonts w:ascii="Times New Roman" w:eastAsia="SimHei" w:hAnsi="Times New Roman" w:hint="default"/>
          <w:kern w:val="0"/>
          <w:lang w:val="zh-TW" w:eastAsia="zh-TW"/>
        </w:rPr>
      </w:pPr>
      <w:r w:rsidRPr="00B36871">
        <w:rPr>
          <w:rFonts w:ascii="Times New Roman" w:eastAsia="SimHei" w:hAnsi="Times New Roman" w:hint="default"/>
          <w:kern w:val="0"/>
          <w:lang w:val="zh-TW" w:eastAsia="zh-TW"/>
        </w:rPr>
        <w:t>Inspect LR</w:t>
      </w:r>
    </w:p>
    <w:p w14:paraId="082E11FC" w14:textId="77777777" w:rsidR="00256BF3" w:rsidRDefault="00256BF3" w:rsidP="00256BF3">
      <w:pPr>
        <w:rPr>
          <w:rFonts w:hint="default"/>
        </w:rPr>
      </w:pPr>
      <w:r>
        <w:rPr>
          <w:rFonts w:ascii="Times New Roman" w:eastAsia="Arial Unicode MS"/>
        </w:rPr>
        <w:t>Still remember LR register introduced in section 6.1? Its function is to save the return address of a function. So what</w:t>
      </w:r>
      <w:r>
        <w:rPr>
          <w:rFonts w:eastAsia="Arial Unicode MS" w:hAnsi="Times New Roman" w:hint="default"/>
        </w:rPr>
        <w:t>’</w:t>
      </w:r>
      <w:r>
        <w:rPr>
          <w:rFonts w:ascii="Times New Roman" w:eastAsia="Arial Unicode MS"/>
        </w:rPr>
        <w:t>s a return address? Take an example:</w:t>
      </w:r>
    </w:p>
    <w:p w14:paraId="6A74A52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void FunctionA()</w:t>
      </w:r>
    </w:p>
    <w:p w14:paraId="17F069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D1BF7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3503D2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FunctionB();</w:t>
      </w:r>
    </w:p>
    <w:p w14:paraId="6EB9403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3E1020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765CADB0" w14:textId="77777777" w:rsidR="00256BF3" w:rsidRDefault="00256BF3" w:rsidP="00256BF3">
      <w:pPr>
        <w:rPr>
          <w:rFonts w:hint="default"/>
        </w:rPr>
      </w:pPr>
      <w:r>
        <w:rPr>
          <w:rFonts w:ascii="Times New Roman" w:eastAsia="Arial Unicode MS"/>
        </w:rPr>
        <w:t>In the above pseudo code, FunctionA calls FunctionB, while A and B are located in 2 different memory areas, and their addresses have no direct connection. After the execution of B, the process needs to go back to A to continue execution, as shown in figure 6-49.</w:t>
      </w:r>
    </w:p>
    <w:p w14:paraId="5C801E77" w14:textId="77777777" w:rsidR="00256BF3" w:rsidRDefault="00256BF3" w:rsidP="00256BF3">
      <w:pPr>
        <w:keepNext/>
        <w:ind w:firstLine="0"/>
        <w:jc w:val="center"/>
        <w:rPr>
          <w:rFonts w:hint="default"/>
        </w:rPr>
      </w:pPr>
      <w:r>
        <w:rPr>
          <w:noProof/>
          <w:lang w:eastAsia="en-US"/>
        </w:rPr>
        <w:drawing>
          <wp:inline distT="0" distB="0" distL="0" distR="0" wp14:anchorId="672886F9" wp14:editId="18CEDF1E">
            <wp:extent cx="2879027" cy="2423161"/>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6-49.png"/>
                    <pic:cNvPicPr/>
                  </pic:nvPicPr>
                  <pic:blipFill>
                    <a:blip r:embed="rId63">
                      <a:extLst/>
                    </a:blip>
                    <a:stretch>
                      <a:fillRect/>
                    </a:stretch>
                  </pic:blipFill>
                  <pic:spPr>
                    <a:xfrm>
                      <a:off x="0" y="0"/>
                      <a:ext cx="2879027" cy="2423161"/>
                    </a:xfrm>
                    <a:prstGeom prst="rect">
                      <a:avLst/>
                    </a:prstGeom>
                    <a:ln w="12700" cap="flat">
                      <a:noFill/>
                      <a:miter lim="400000"/>
                    </a:ln>
                    <a:effectLst/>
                  </pic:spPr>
                </pic:pic>
              </a:graphicData>
            </a:graphic>
          </wp:inline>
        </w:drawing>
      </w:r>
    </w:p>
    <w:p w14:paraId="1CA49CF0"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6-49 An illustration of return address</w:t>
      </w:r>
    </w:p>
    <w:p w14:paraId="1E2141EE" w14:textId="0874A5DB" w:rsidR="00256BF3" w:rsidRDefault="00256BF3" w:rsidP="00256BF3">
      <w:pPr>
        <w:rPr>
          <w:rFonts w:hint="default"/>
        </w:rPr>
      </w:pPr>
      <w:r>
        <w:rPr>
          <w:rFonts w:ascii="Times New Roman" w:eastAsia="Arial Unicode MS"/>
        </w:rPr>
        <w:t xml:space="preserve">The address that the process returns to after the execution of </w:t>
      </w:r>
      <w:r w:rsidR="00876B06">
        <w:rPr>
          <w:rFonts w:ascii="Times New Roman" w:eastAsia="Arial Unicode MS"/>
        </w:rPr>
        <w:t>Function</w:t>
      </w:r>
      <w:r>
        <w:rPr>
          <w:rFonts w:ascii="Times New Roman" w:eastAsia="Arial Unicode MS"/>
        </w:rPr>
        <w:t>B, is the return address, i.e. LR. Because it</w:t>
      </w:r>
      <w:r>
        <w:rPr>
          <w:rFonts w:eastAsia="Arial Unicode MS" w:hAnsi="Times New Roman" w:hint="default"/>
        </w:rPr>
        <w:t>’</w:t>
      </w:r>
      <w:r>
        <w:rPr>
          <w:rFonts w:ascii="Times New Roman" w:eastAsia="Arial Unicode MS"/>
        </w:rPr>
        <w:t xml:space="preserve">s inside </w:t>
      </w:r>
      <w:r w:rsidR="00876B06">
        <w:rPr>
          <w:rFonts w:ascii="Times New Roman" w:eastAsia="Arial Unicode MS"/>
        </w:rPr>
        <w:t>FunctionB</w:t>
      </w:r>
      <w:r>
        <w:rPr>
          <w:rFonts w:eastAsia="Arial Unicode MS" w:hAnsi="Times New Roman" w:hint="default"/>
        </w:rPr>
        <w:t>’</w:t>
      </w:r>
      <w:r>
        <w:rPr>
          <w:rFonts w:ascii="Times New Roman" w:eastAsia="Arial Unicode MS"/>
        </w:rPr>
        <w:t>s caller, if we know the value of LR we can track to the caller. Let</w:t>
      </w:r>
      <w:r>
        <w:rPr>
          <w:rFonts w:eastAsia="Arial Unicode MS" w:hAnsi="Times New Roman" w:hint="default"/>
        </w:rPr>
        <w:t>’</w:t>
      </w:r>
      <w:r>
        <w:rPr>
          <w:rFonts w:ascii="Times New Roman" w:eastAsia="Arial Unicode MS"/>
        </w:rPr>
        <w:t>s explain this theory with an example. Drag and drop Foundation.framework</w:t>
      </w:r>
      <w:r>
        <w:rPr>
          <w:rFonts w:eastAsia="Arial Unicode MS" w:hAnsi="Times New Roman" w:hint="default"/>
        </w:rPr>
        <w:t>’</w:t>
      </w:r>
      <w:r>
        <w:rPr>
          <w:rFonts w:ascii="Times New Roman" w:eastAsia="Arial Unicode MS"/>
        </w:rPr>
        <w:t>s binary into IDA; locate to NSLog after the initial analysis, and check out its base address, as shown in figure 6-50.</w:t>
      </w:r>
    </w:p>
    <w:p w14:paraId="7CEB1801" w14:textId="77777777" w:rsidR="00256BF3" w:rsidRDefault="00256BF3" w:rsidP="00256BF3">
      <w:pPr>
        <w:keepNext/>
        <w:ind w:firstLine="0"/>
        <w:jc w:val="center"/>
        <w:rPr>
          <w:rFonts w:hint="default"/>
        </w:rPr>
      </w:pPr>
      <w:r>
        <w:rPr>
          <w:noProof/>
          <w:lang w:eastAsia="en-US"/>
        </w:rPr>
        <w:drawing>
          <wp:inline distT="0" distB="0" distL="0" distR="0" wp14:anchorId="53524183" wp14:editId="15A82099">
            <wp:extent cx="4323080" cy="2055724"/>
            <wp:effectExtent l="0" t="0" r="0" b="0"/>
            <wp:docPr id="1073741874" name="officeArt object"/>
            <wp:cNvGraphicFramePr/>
            <a:graphic xmlns:a="http://schemas.openxmlformats.org/drawingml/2006/main">
              <a:graphicData uri="http://schemas.openxmlformats.org/drawingml/2006/picture">
                <pic:pic xmlns:pic="http://schemas.openxmlformats.org/drawingml/2006/picture">
                  <pic:nvPicPr>
                    <pic:cNvPr id="1073741847" name="6-50.png"/>
                    <pic:cNvPicPr/>
                  </pic:nvPicPr>
                  <pic:blipFill>
                    <a:blip r:embed="rId64">
                      <a:extLst/>
                    </a:blip>
                    <a:stretch>
                      <a:fillRect/>
                    </a:stretch>
                  </pic:blipFill>
                  <pic:spPr>
                    <a:xfrm>
                      <a:off x="0" y="0"/>
                      <a:ext cx="4323080" cy="2055724"/>
                    </a:xfrm>
                    <a:prstGeom prst="rect">
                      <a:avLst/>
                    </a:prstGeom>
                    <a:ln w="12700" cap="flat">
                      <a:noFill/>
                      <a:miter lim="400000"/>
                    </a:ln>
                    <a:effectLst/>
                  </pic:spPr>
                </pic:pic>
              </a:graphicData>
            </a:graphic>
          </wp:inline>
        </w:drawing>
      </w:r>
    </w:p>
    <w:p w14:paraId="715F4109"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6-50 Check out NSLog’s base address</w:t>
      </w:r>
    </w:p>
    <w:p w14:paraId="6574FBBC" w14:textId="77777777" w:rsidR="00256BF3" w:rsidRDefault="00256BF3" w:rsidP="00256BF3">
      <w:pPr>
        <w:rPr>
          <w:rFonts w:hint="default"/>
        </w:rPr>
      </w:pPr>
      <w:r>
        <w:rPr>
          <w:rFonts w:ascii="Times New Roman" w:eastAsia="Arial Unicode MS"/>
        </w:rPr>
        <w:t>Its base address is 0x2261ab94, we will set a breakpoint on it shortly and print out the value of LR. Next, launch MainBinary with debugserver:</w:t>
      </w:r>
    </w:p>
    <w:p w14:paraId="53EA4D1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debugserver -x backboard *:1234 /var/tmp/MainBinary</w:t>
      </w:r>
    </w:p>
    <w:p w14:paraId="5E9D28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debugserver-@(#)PROGRAM:debugserver  PROJECT:debugserver-320.2.89</w:t>
      </w:r>
    </w:p>
    <w:p w14:paraId="4E14795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for armv7.</w:t>
      </w:r>
    </w:p>
    <w:p w14:paraId="0280DE2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Listening to port 1234 for a connection from *...</w:t>
      </w:r>
    </w:p>
    <w:p w14:paraId="0CD27C79" w14:textId="77777777" w:rsidR="00256BF3" w:rsidRDefault="00256BF3" w:rsidP="00256BF3">
      <w:pPr>
        <w:rPr>
          <w:rFonts w:hint="default"/>
        </w:rPr>
      </w:pPr>
      <w:r>
        <w:rPr>
          <w:rFonts w:ascii="Times New Roman" w:eastAsia="Arial Unicode MS"/>
        </w:rPr>
        <w:t>Then connect with LLDB:</w:t>
      </w:r>
    </w:p>
    <w:p w14:paraId="01FDF11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process connect connect://localhost:1234</w:t>
      </w:r>
    </w:p>
    <w:p w14:paraId="0616F5F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39E6F3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0x1fec7000 dyld`_dyld_start, stop reason = signal SIGSTOP</w:t>
      </w:r>
    </w:p>
    <w:p w14:paraId="6C0BEC2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0x1fec7000 dyld`_dyld_start</w:t>
      </w:r>
    </w:p>
    <w:p w14:paraId="206EF3B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w:t>
      </w:r>
    </w:p>
    <w:p w14:paraId="5B88E78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0x1fec7000:  mov    r8, sp</w:t>
      </w:r>
    </w:p>
    <w:p w14:paraId="2E2738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0x1fec7004:  sub    sp, sp, #16</w:t>
      </w:r>
    </w:p>
    <w:p w14:paraId="31B910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0x1fec7008:  bic    sp, sp, #7</w:t>
      </w:r>
    </w:p>
    <w:p w14:paraId="23BF42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7B6094E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-f</w:t>
      </w:r>
    </w:p>
    <w:p w14:paraId="433DAD4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/Users/snakeninny/Library/Developer/Xcode/iOS DeviceSupport/8.1 (12B411)/Symbols/usr/lib/dyld</w:t>
      </w:r>
    </w:p>
    <w:p w14:paraId="507F1A4A" w14:textId="77777777" w:rsidR="00256BF3" w:rsidRDefault="00256BF3" w:rsidP="00256BF3">
      <w:pPr>
        <w:rPr>
          <w:rFonts w:hint="default"/>
        </w:rPr>
      </w:pPr>
      <w:r>
        <w:rPr>
          <w:rFonts w:ascii="Times New Roman" w:eastAsia="Arial Unicode MS"/>
        </w:rPr>
        <w:t>Right at this moment, MainBinary is not run yet, and we are inside dyld. Next, keep entering</w:t>
      </w:r>
      <w:r>
        <w:rPr>
          <w:rFonts w:eastAsia="Arial Unicode MS" w:hAnsi="Times New Roman" w:hint="default"/>
        </w:rPr>
        <w:t xml:space="preserv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until LLDB outputs </w:t>
      </w:r>
      <w:r>
        <w:rPr>
          <w:rFonts w:eastAsia="Arial Unicode MS" w:hAnsi="Times New Roman" w:hint="default"/>
        </w:rPr>
        <w:t>“</w:t>
      </w:r>
      <w:r>
        <w:rPr>
          <w:rFonts w:ascii="Times New Roman" w:eastAsia="Arial Unicode MS"/>
        </w:rPr>
        <w:t>error: invalid thread</w:t>
      </w:r>
      <w:r>
        <w:rPr>
          <w:rFonts w:eastAsia="Arial Unicode MS" w:hAnsi="Times New Roman" w:hint="default"/>
        </w:rPr>
        <w:t>”</w:t>
      </w:r>
      <w:r>
        <w:rPr>
          <w:rFonts w:ascii="Times New Roman" w:eastAsia="Arial Unicode MS"/>
        </w:rPr>
        <w:t>:</w:t>
      </w:r>
    </w:p>
    <w:p w14:paraId="37206D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7210528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773A61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0x1fec7004 dyld`_dyld_start + 4, stop reason = instruction step over</w:t>
      </w:r>
    </w:p>
    <w:p w14:paraId="15BF2E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0x1fec7004 dyld`_dyld_start + 4</w:t>
      </w:r>
    </w:p>
    <w:p w14:paraId="6257AD1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+ 4:</w:t>
      </w:r>
    </w:p>
    <w:p w14:paraId="58979C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0x1fec7004:  sub    sp, sp, #16</w:t>
      </w:r>
    </w:p>
    <w:p w14:paraId="4B654C5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0x1fec7008:  bic    sp, sp, #7</w:t>
      </w:r>
    </w:p>
    <w:p w14:paraId="082E70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7894845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0x1fec7010:  sub    r0, pc, #8</w:t>
      </w:r>
    </w:p>
    <w:p w14:paraId="74A5CF9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(lldb) </w:t>
      </w:r>
    </w:p>
    <w:p w14:paraId="18192F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194C30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0x1fec7008 dyld`_dyld_start + 8, stop reason = instruction step over</w:t>
      </w:r>
    </w:p>
    <w:p w14:paraId="1AF44F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0x1fec7008 dyld`_dyld_start + 8</w:t>
      </w:r>
    </w:p>
    <w:p w14:paraId="298EC55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+ 8:</w:t>
      </w:r>
    </w:p>
    <w:p w14:paraId="6534AF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0x1fec7008:  bic    sp, sp, #7</w:t>
      </w:r>
    </w:p>
    <w:p w14:paraId="31363F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0x1fec700c:  ldr    r3, [pc, #112]            ; _dyld_start + 132</w:t>
      </w:r>
    </w:p>
    <w:p w14:paraId="0928DE0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0x1fec7010:  sub    r0, pc, #8</w:t>
      </w:r>
    </w:p>
    <w:p w14:paraId="7FDB4C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0x1fec7014:  ldr    r3, [r0, r3]</w:t>
      </w:r>
    </w:p>
    <w:p w14:paraId="1B0CD1F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5DEDBB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(lldb) </w:t>
      </w:r>
    </w:p>
    <w:p w14:paraId="619F31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error: invalid thread</w:t>
      </w:r>
    </w:p>
    <w:p w14:paraId="15CD7A09" w14:textId="77777777" w:rsidR="00256BF3" w:rsidRDefault="00256BF3" w:rsidP="00256BF3">
      <w:pPr>
        <w:rPr>
          <w:rFonts w:hint="default"/>
        </w:rPr>
      </w:pPr>
      <w:r>
        <w:rPr>
          <w:rFonts w:ascii="Times New Roman" w:eastAsia="Arial Unicode MS"/>
        </w:rPr>
        <w:t xml:space="preserve">No more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xml:space="preserve"> when the error occurs; now dyld begins to load MainBinary. Wait a moment, the process will stop again, and we are inside MainBinary, it</w:t>
      </w:r>
      <w:r>
        <w:rPr>
          <w:rFonts w:eastAsia="Arial Unicode MS" w:hAnsi="Times New Roman" w:hint="default"/>
        </w:rPr>
        <w:t>’</w:t>
      </w:r>
      <w:r>
        <w:rPr>
          <w:rFonts w:ascii="Times New Roman" w:eastAsia="Arial Unicode MS"/>
        </w:rPr>
        <w:t>s okay to debug:</w:t>
      </w:r>
    </w:p>
    <w:p w14:paraId="06CF698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5E10846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0x1fec7040 dyld`_dyld_start + 64, queue = 'com.apple.main-thread, stop reason = instruction step over</w:t>
      </w:r>
    </w:p>
    <w:p w14:paraId="3AB584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0x1fec7040 dyld`_dyld_start + 64</w:t>
      </w:r>
    </w:p>
    <w:p w14:paraId="60996A8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dyld`_dyld_start + 64:</w:t>
      </w:r>
    </w:p>
    <w:p w14:paraId="7898A6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0x1fec7040:  ldr    r5, [sp, #12]</w:t>
      </w:r>
    </w:p>
    <w:p w14:paraId="1342925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0x1fec7044:  cmp    r5, #0</w:t>
      </w:r>
    </w:p>
    <w:p w14:paraId="7BF58F4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0x1fec7048:  bne    0x1fec7054                ; _dyld_start + 84</w:t>
      </w:r>
    </w:p>
    <w:p w14:paraId="1686E8B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0x1fec704c:  add    sp, r8, #4</w:t>
      </w:r>
    </w:p>
    <w:p w14:paraId="7C57648A" w14:textId="77777777" w:rsidR="00256BF3" w:rsidRDefault="00256BF3" w:rsidP="00256BF3">
      <w:pPr>
        <w:rPr>
          <w:rFonts w:hint="default"/>
        </w:rPr>
      </w:pPr>
      <w:r>
        <w:rPr>
          <w:rFonts w:ascii="Times New Roman" w:eastAsia="Arial Unicode MS"/>
        </w:rPr>
        <w:t>Check out ASLR offset of Foundation.framework:</w:t>
      </w:r>
    </w:p>
    <w:p w14:paraId="3FB9079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3864A5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0x000fc000 /private/var/tmp/MainBinary(0x0000000000100000)</w:t>
      </w:r>
    </w:p>
    <w:p w14:paraId="083EB49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0x000c6000 /Users/snakeninny/Library/Developer/Xcode/iOS DeviceSupport/8.1 (12B411)/Symbols/usr/lib/dyld</w:t>
      </w:r>
    </w:p>
    <w:p w14:paraId="68A3CF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(12B411)/Symbols/System/Library/Frameworks/Foundation.framework/Foundation</w:t>
      </w:r>
    </w:p>
    <w:p w14:paraId="6F5704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658AF06F" w14:textId="77777777" w:rsidR="00256BF3" w:rsidRDefault="00256BF3" w:rsidP="00256BF3">
      <w:pPr>
        <w:rPr>
          <w:rFonts w:hint="default"/>
        </w:rPr>
      </w:pPr>
      <w:r>
        <w:rPr>
          <w:rFonts w:ascii="Times New Roman" w:eastAsia="Arial Unicode MS"/>
        </w:rPr>
        <w:t xml:space="preserve">As usual, we should set the breakpoint at 0x6db3000 + 0x2261ab94 = 0x293CDB94. Execute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to trigger the breakpoint:</w:t>
      </w:r>
    </w:p>
    <w:p w14:paraId="1E36D12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0x293CDB94</w:t>
      </w:r>
    </w:p>
    <w:p w14:paraId="380399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Foundation`NSLog, address = 0x293cdb94</w:t>
      </w:r>
    </w:p>
    <w:p w14:paraId="7D1311D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5FA02C9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resuming</w:t>
      </w:r>
    </w:p>
    <w:p w14:paraId="1EDB5B6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450336 stopped</w:t>
      </w:r>
    </w:p>
    <w:p w14:paraId="604F0B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0x6df20, 0x293cdb94 Foundation`NSLog, queue = 'com.apple.main-thread, stop reason = breakpoint 1.1</w:t>
      </w:r>
    </w:p>
    <w:p w14:paraId="537598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0x293cdb94 Foundation`NSLog</w:t>
      </w:r>
    </w:p>
    <w:p w14:paraId="6165934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w:t>
      </w:r>
    </w:p>
    <w:p w14:paraId="10CF99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0x293cdb94:  sub    sp, #12</w:t>
      </w:r>
    </w:p>
    <w:p w14:paraId="07486D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0x293cdb96:  push   {r7, lr}</w:t>
      </w:r>
    </w:p>
    <w:p w14:paraId="00AB076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0x293cdb98:  mov    r7, sp</w:t>
      </w:r>
    </w:p>
    <w:p w14:paraId="3C47F80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0x293cdb9a:  sub    sp, #4</w:t>
      </w:r>
    </w:p>
    <w:p w14:paraId="52604801" w14:textId="77777777" w:rsidR="00256BF3" w:rsidRDefault="00256BF3" w:rsidP="00256BF3">
      <w:pPr>
        <w:rPr>
          <w:rFonts w:hint="default"/>
        </w:rPr>
      </w:pPr>
      <w:r>
        <w:rPr>
          <w:rFonts w:ascii="Times New Roman" w:eastAsia="Arial Unicode MS"/>
        </w:rPr>
        <w:t>Print out LR:</w:t>
      </w:r>
    </w:p>
    <w:p w14:paraId="52B72DD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p/x $lr</w:t>
      </w:r>
    </w:p>
    <w:p w14:paraId="5865BA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$0 = 0x00107f8d</w:t>
      </w:r>
    </w:p>
    <w:p w14:paraId="156123D3" w14:textId="77777777" w:rsidR="00256BF3" w:rsidRDefault="00256BF3" w:rsidP="00256BF3">
      <w:pPr>
        <w:rPr>
          <w:rFonts w:hint="default"/>
        </w:rPr>
      </w:pPr>
      <w:r>
        <w:rPr>
          <w:rFonts w:ascii="Times New Roman" w:eastAsia="Arial Unicode MS"/>
        </w:rPr>
        <w:t>Because the base address of MainBinary is 0x000fc000, open MainBinary in IDA and jump to 0x107f8d - 0xfc000 = 0xBF8D, as shown in figure 6-51.</w:t>
      </w:r>
    </w:p>
    <w:p w14:paraId="4AA825D3" w14:textId="77777777" w:rsidR="00256BF3" w:rsidRDefault="00256BF3" w:rsidP="00256BF3">
      <w:pPr>
        <w:keepNext/>
        <w:ind w:firstLine="0"/>
        <w:jc w:val="center"/>
        <w:rPr>
          <w:rFonts w:hint="default"/>
        </w:rPr>
      </w:pPr>
      <w:r>
        <w:rPr>
          <w:noProof/>
          <w:lang w:eastAsia="en-US"/>
        </w:rPr>
        <w:drawing>
          <wp:inline distT="0" distB="0" distL="0" distR="0" wp14:anchorId="6DF75789" wp14:editId="44E60753">
            <wp:extent cx="4321303" cy="1803908"/>
            <wp:effectExtent l="0" t="0" r="0" b="0"/>
            <wp:docPr id="1073741875" name="officeArt object"/>
            <wp:cNvGraphicFramePr/>
            <a:graphic xmlns:a="http://schemas.openxmlformats.org/drawingml/2006/main">
              <a:graphicData uri="http://schemas.openxmlformats.org/drawingml/2006/picture">
                <pic:pic xmlns:pic="http://schemas.openxmlformats.org/drawingml/2006/picture">
                  <pic:nvPicPr>
                    <pic:cNvPr id="1073741848" name="6-61.png"/>
                    <pic:cNvPicPr/>
                  </pic:nvPicPr>
                  <pic:blipFill>
                    <a:blip r:embed="rId65">
                      <a:extLst/>
                    </a:blip>
                    <a:stretch>
                      <a:fillRect/>
                    </a:stretch>
                  </pic:blipFill>
                  <pic:spPr>
                    <a:xfrm>
                      <a:off x="0" y="0"/>
                      <a:ext cx="4321303" cy="1803908"/>
                    </a:xfrm>
                    <a:prstGeom prst="rect">
                      <a:avLst/>
                    </a:prstGeom>
                    <a:ln w="12700" cap="flat">
                      <a:noFill/>
                      <a:miter lim="400000"/>
                    </a:ln>
                    <a:effectLst/>
                  </pic:spPr>
                </pic:pic>
              </a:graphicData>
            </a:graphic>
          </wp:inline>
        </w:drawing>
      </w:r>
    </w:p>
    <w:p w14:paraId="727880E8"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6-51 TestFunction3</w:t>
      </w:r>
    </w:p>
    <w:p w14:paraId="6672400A" w14:textId="77777777" w:rsidR="00256BF3" w:rsidRDefault="00256BF3" w:rsidP="00256BF3">
      <w:pPr>
        <w:rPr>
          <w:rFonts w:hint="default"/>
        </w:rPr>
      </w:pPr>
      <w:r>
        <w:rPr>
          <w:rFonts w:ascii="Times New Roman" w:eastAsia="Arial Unicode MS"/>
        </w:rPr>
        <w:t xml:space="preserve">0xBF8D is right below </w:t>
      </w:r>
      <w:r>
        <w:rPr>
          <w:rFonts w:eastAsia="Arial Unicode MS" w:hAnsi="Times New Roman" w:hint="default"/>
        </w:rPr>
        <w:t>“</w:t>
      </w:r>
      <w:r>
        <w:rPr>
          <w:rFonts w:ascii="Times New Roman" w:eastAsia="Arial Unicode MS"/>
        </w:rPr>
        <w:t>BLX _NSLog</w:t>
      </w:r>
      <w:r>
        <w:rPr>
          <w:rFonts w:eastAsia="Arial Unicode MS" w:hAnsi="Times New Roman" w:hint="default"/>
        </w:rPr>
        <w:t>”</w:t>
      </w:r>
      <w:r>
        <w:rPr>
          <w:rFonts w:ascii="Times New Roman" w:eastAsia="Arial Unicode MS"/>
        </w:rPr>
        <w:t>, so we have found the caller of NSLog. One thing should be noted is that because LR may change in the caller, the breakpoint should be set at the base address. Pretty easy, huh?</w:t>
      </w:r>
    </w:p>
    <w:p w14:paraId="1A1DA185" w14:textId="1E106420" w:rsidR="00256BF3" w:rsidRPr="00B36871" w:rsidRDefault="00256BF3" w:rsidP="00601BC4">
      <w:pPr>
        <w:pStyle w:val="Heading4"/>
        <w:numPr>
          <w:ilvl w:val="0"/>
          <w:numId w:val="33"/>
        </w:numPr>
        <w:ind w:firstLine="0"/>
        <w:rPr>
          <w:rFonts w:ascii="Times New Roman" w:eastAsia="SimHei" w:hAnsi="Times New Roman" w:hint="default"/>
          <w:kern w:val="0"/>
          <w:lang w:val="zh-TW" w:eastAsia="zh-TW"/>
        </w:rPr>
      </w:pPr>
      <w:r w:rsidRPr="00B36871">
        <w:rPr>
          <w:rFonts w:ascii="Times New Roman" w:eastAsia="SimHei" w:hAnsi="Times New Roman" w:hint="default"/>
          <w:kern w:val="0"/>
          <w:lang w:val="zh-TW" w:eastAsia="zh-TW"/>
        </w:rPr>
        <w:t>Execute “ni” to get inside caller</w:t>
      </w:r>
    </w:p>
    <w:p w14:paraId="4E81FE1D" w14:textId="77777777" w:rsidR="00256BF3" w:rsidRDefault="00256BF3" w:rsidP="00256BF3">
      <w:pPr>
        <w:rPr>
          <w:rFonts w:hint="default"/>
        </w:rPr>
      </w:pPr>
      <w:r>
        <w:rPr>
          <w:rFonts w:ascii="Times New Roman" w:eastAsia="Arial Unicode MS"/>
        </w:rPr>
        <w:t xml:space="preserve">Although </w:t>
      </w:r>
      <w:r>
        <w:rPr>
          <w:rFonts w:eastAsia="Arial Unicode MS" w:hAnsi="Times New Roman" w:hint="default"/>
        </w:rPr>
        <w:t>“</w:t>
      </w:r>
      <w:r>
        <w:rPr>
          <w:rFonts w:ascii="Times New Roman" w:eastAsia="Arial Unicode MS"/>
        </w:rPr>
        <w:t>Inspect LR</w:t>
      </w:r>
      <w:r>
        <w:rPr>
          <w:rFonts w:eastAsia="Arial Unicode MS" w:hAnsi="Times New Roman" w:hint="default"/>
        </w:rPr>
        <w:t>”</w:t>
      </w:r>
      <w:r>
        <w:rPr>
          <w:rFonts w:ascii="Times New Roman" w:eastAsia="Arial Unicode MS"/>
        </w:rPr>
        <w:t xml:space="preserve"> is straightforward enough, but we</w:t>
      </w:r>
      <w:r>
        <w:rPr>
          <w:rFonts w:eastAsia="Arial Unicode MS" w:hAnsi="Times New Roman" w:hint="default"/>
        </w:rPr>
        <w:t>’</w:t>
      </w:r>
      <w:r>
        <w:rPr>
          <w:rFonts w:ascii="Times New Roman" w:eastAsia="Arial Unicode MS"/>
        </w:rPr>
        <w:t>ve played a trick: because we</w:t>
      </w:r>
      <w:r>
        <w:rPr>
          <w:rFonts w:eastAsia="Arial Unicode MS" w:hAnsi="Times New Roman" w:hint="default"/>
        </w:rPr>
        <w:t>’</w:t>
      </w:r>
      <w:r>
        <w:rPr>
          <w:rFonts w:ascii="Times New Roman" w:eastAsia="Arial Unicode MS"/>
        </w:rPr>
        <w:t>ve already known NSLog is called inside MainBinary, we</w:t>
      </w:r>
      <w:r>
        <w:rPr>
          <w:rFonts w:eastAsia="Arial Unicode MS" w:hAnsi="Times New Roman" w:hint="default"/>
        </w:rPr>
        <w:t>’</w:t>
      </w:r>
      <w:r>
        <w:rPr>
          <w:rFonts w:ascii="Times New Roman" w:eastAsia="Arial Unicode MS"/>
        </w:rPr>
        <w:t>ve subtracted MainBinary</w:t>
      </w:r>
      <w:r>
        <w:rPr>
          <w:rFonts w:eastAsia="Arial Unicode MS" w:hAnsi="Times New Roman" w:hint="default"/>
        </w:rPr>
        <w:t>’</w:t>
      </w:r>
      <w:r>
        <w:rPr>
          <w:rFonts w:ascii="Times New Roman" w:eastAsia="Arial Unicode MS"/>
        </w:rPr>
        <w:t>s ASLR offset from LR to get the final result. But in more general cases, we don</w:t>
      </w:r>
      <w:r>
        <w:rPr>
          <w:rFonts w:eastAsia="Arial Unicode MS" w:hAnsi="Times New Roman" w:hint="default"/>
        </w:rPr>
        <w:t>’</w:t>
      </w:r>
      <w:r>
        <w:rPr>
          <w:rFonts w:ascii="Times New Roman" w:eastAsia="Arial Unicode MS"/>
        </w:rPr>
        <w:t>t know which function calls NSLog, not to mention which image calls NSLog, so we don</w:t>
      </w:r>
      <w:r>
        <w:rPr>
          <w:rFonts w:eastAsia="Arial Unicode MS" w:hAnsi="Times New Roman" w:hint="default"/>
        </w:rPr>
        <w:t>’</w:t>
      </w:r>
      <w:r>
        <w:rPr>
          <w:rFonts w:ascii="Times New Roman" w:eastAsia="Arial Unicode MS"/>
        </w:rPr>
        <w:t xml:space="preserve">t know whose ASLR offset should be subtracted from LR. To solve this problem, our theoretical base is still </w:t>
      </w:r>
      <w:r>
        <w:rPr>
          <w:rFonts w:eastAsia="Arial Unicode MS" w:hAnsi="Times New Roman" w:hint="default"/>
        </w:rPr>
        <w:t>“</w:t>
      </w:r>
      <w:r>
        <w:rPr>
          <w:rFonts w:ascii="Times New Roman" w:eastAsia="Arial Unicode MS"/>
        </w:rPr>
        <w:t>After the execution of B, the process needs to go back to A to continue execution</w:t>
      </w:r>
      <w:r>
        <w:rPr>
          <w:rFonts w:eastAsia="Arial Unicode MS" w:hAnsi="Times New Roman" w:hint="default"/>
        </w:rPr>
        <w:t>”</w:t>
      </w:r>
      <w:r>
        <w:rPr>
          <w:rFonts w:ascii="Times New Roman" w:eastAsia="Arial Unicode MS"/>
        </w:rPr>
        <w:t>; if we set a breakpoint at the end of the callee and keep executing</w:t>
      </w:r>
      <w:r>
        <w:rPr>
          <w:rFonts w:eastAsia="Arial Unicode MS" w:hAnsi="Times New Roman" w:hint="default"/>
        </w:rPr>
        <w:t xml:space="preserve">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 we will come back to the caller. Let</w:t>
      </w:r>
      <w:r>
        <w:rPr>
          <w:rFonts w:eastAsia="Arial Unicode MS" w:hAnsi="Times New Roman" w:hint="default"/>
        </w:rPr>
        <w:t>’</w:t>
      </w:r>
      <w:r>
        <w:rPr>
          <w:rFonts w:ascii="Times New Roman" w:eastAsia="Arial Unicode MS"/>
        </w:rPr>
        <w:t>s take another example: repeat the steps in last section to check out ASLR offset of Foundation.framework in MainBinary:</w:t>
      </w:r>
    </w:p>
    <w:p w14:paraId="6BFE8ED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1FBB25C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0x0000c000 /private/var/tmp/MainBinary(0x0000000000010000)</w:t>
      </w:r>
    </w:p>
    <w:p w14:paraId="69A4079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1] 0x000c5000 /Users/snakeninny/Library/Developer/Xcode/iOS DeviceSupport/8.1 (12B411)/Symbols/usr/lib/dyld</w:t>
      </w:r>
    </w:p>
    <w:p w14:paraId="54C452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2] 0x06db3000 /Users/snakeninny/Library/Developer/Xcode/iOS DeviceSupport/8.1 (12B411)/Symbols/System/Library/Frameworks/Foundation.framework/Foundation</w:t>
      </w:r>
    </w:p>
    <w:p w14:paraId="0A8C6B8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4CEDA6B2" w14:textId="77777777" w:rsidR="00256BF3" w:rsidRDefault="00256BF3" w:rsidP="00256BF3">
      <w:pPr>
        <w:rPr>
          <w:rFonts w:hint="default"/>
        </w:rPr>
      </w:pPr>
      <w:r>
        <w:rPr>
          <w:rFonts w:ascii="Times New Roman" w:eastAsia="Arial Unicode MS"/>
        </w:rPr>
        <w:t>Its ASLR offset is 0x6db3000. According to figure 6-50, the address of the last instruction of NSLog is 0x2261ABB6, so set a breakpoint at 0x6db3000 + 0x2261ABB6 = 0x293CDBB6, then enter</w:t>
      </w:r>
      <w:r>
        <w:rPr>
          <w:rFonts w:eastAsia="Arial Unicode MS" w:hAnsi="Times New Roman" w:hint="default"/>
        </w:rPr>
        <w:t xml:space="preserve">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eastAsia="Arial Unicode MS" w:hAnsi="Times New Roman" w:hint="default"/>
        </w:rPr>
        <w:t xml:space="preserve"> </w:t>
      </w:r>
      <w:r>
        <w:rPr>
          <w:rFonts w:ascii="Times New Roman" w:eastAsia="Arial Unicode MS"/>
        </w:rPr>
        <w:t>to trigger the breakpoint:</w:t>
      </w:r>
    </w:p>
    <w:p w14:paraId="5420D80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0x293CDBB6</w:t>
      </w:r>
    </w:p>
    <w:p w14:paraId="0B0C44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Foundation`NSLog + 34, address = 0x293cdbb6</w:t>
      </w:r>
    </w:p>
    <w:p w14:paraId="70AB1404"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6E2BE3A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resuming</w:t>
      </w:r>
    </w:p>
    <w:p w14:paraId="24C93D6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2014-11-30 23:45:37.070 MainBinary[3454:452269] iOSRE: 1</w:t>
      </w:r>
    </w:p>
    <w:p w14:paraId="574694F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stopped</w:t>
      </w:r>
    </w:p>
    <w:p w14:paraId="49CE29D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0x6e6ad, 0x293cdbb6 Foundation`NSLog + 34, queue = 'com.apple.main-thread, stop reason = breakpoint 1.1</w:t>
      </w:r>
    </w:p>
    <w:p w14:paraId="0528E4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0x293cdbb6 Foundation`NSLog + 34</w:t>
      </w:r>
    </w:p>
    <w:p w14:paraId="0CD199A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 + 34:</w:t>
      </w:r>
    </w:p>
    <w:p w14:paraId="5FFF544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0x293cdbb6:  bx     lr</w:t>
      </w:r>
    </w:p>
    <w:p w14:paraId="615141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53B27F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Foundation`NSLogv:</w:t>
      </w:r>
    </w:p>
    <w:p w14:paraId="4979C8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0x293cdbb8:  push   {r4, r5, r6, r7, lr}</w:t>
      </w:r>
    </w:p>
    <w:p w14:paraId="600C2F8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0x293cdbba:  add    r7, sp, #12</w:t>
      </w:r>
    </w:p>
    <w:p w14:paraId="4E8763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0x293cdbbc:  sub    sp, #12</w:t>
      </w:r>
    </w:p>
    <w:p w14:paraId="28E193E5" w14:textId="77777777" w:rsidR="00256BF3" w:rsidRDefault="00256BF3" w:rsidP="00256BF3">
      <w:pPr>
        <w:rPr>
          <w:rFonts w:hint="default"/>
        </w:rPr>
      </w:pPr>
      <w:r>
        <w:rPr>
          <w:rFonts w:ascii="Times New Roman" w:eastAsia="Arial Unicode MS"/>
        </w:rPr>
        <w:t xml:space="preserve">Notice the texts above </w:t>
      </w:r>
      <w:r>
        <w:rPr>
          <w:rFonts w:eastAsia="Arial Unicode MS" w:hAnsi="Times New Roman" w:hint="default"/>
        </w:rPr>
        <w:t>“</w:t>
      </w:r>
      <w:r>
        <w:rPr>
          <w:rFonts w:ascii="Times New Roman" w:eastAsia="Arial Unicode MS"/>
        </w:rPr>
        <w:t>-&gt;</w:t>
      </w:r>
      <w:r>
        <w:rPr>
          <w:rFonts w:eastAsia="Arial Unicode MS" w:hAnsi="Times New Roman" w:hint="default"/>
        </w:rPr>
        <w:t>”</w:t>
      </w:r>
      <w:r>
        <w:rPr>
          <w:rFonts w:ascii="Times New Roman" w:eastAsia="Arial Unicode MS"/>
        </w:rPr>
        <w:t xml:space="preserve">, it implies the present image. Keep executing </w:t>
      </w:r>
      <w:r>
        <w:rPr>
          <w:rFonts w:eastAsia="Arial Unicode MS" w:hAnsi="Times New Roman" w:hint="default"/>
        </w:rPr>
        <w:t>“</w:t>
      </w:r>
      <w:r>
        <w:rPr>
          <w:rFonts w:ascii="Times New Roman" w:eastAsia="Arial Unicode MS"/>
        </w:rPr>
        <w:t>ni</w:t>
      </w:r>
      <w:r>
        <w:rPr>
          <w:rFonts w:eastAsia="Arial Unicode MS" w:hAnsi="Times New Roman" w:hint="default"/>
        </w:rPr>
        <w:t>”</w:t>
      </w:r>
      <w:r>
        <w:rPr>
          <w:rFonts w:ascii="Times New Roman" w:eastAsia="Arial Unicode MS"/>
        </w:rPr>
        <w:t>:</w:t>
      </w:r>
    </w:p>
    <w:p w14:paraId="70F36F9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ni</w:t>
      </w:r>
    </w:p>
    <w:p w14:paraId="460BCA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452269 stopped</w:t>
      </w:r>
    </w:p>
    <w:p w14:paraId="4D53D79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0x6e6ad, 0x00017fa6 MainBinary`main + 22, queue = 'com.apple.main-thread, stop reason = instruction step over</w:t>
      </w:r>
    </w:p>
    <w:p w14:paraId="2482F83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0x00017fa6 MainBinary`main + 22</w:t>
      </w:r>
    </w:p>
    <w:p w14:paraId="4F79954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MainBinary`main + 22:</w:t>
      </w:r>
    </w:p>
    <w:p w14:paraId="06606D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0x17fa6:  movs   r0, #0</w:t>
      </w:r>
    </w:p>
    <w:p w14:paraId="3C6332B7"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0x17fa8:  movt   r0, #0</w:t>
      </w:r>
    </w:p>
    <w:p w14:paraId="449D6D3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0x17fac:  add    sp, #12</w:t>
      </w:r>
    </w:p>
    <w:p w14:paraId="6674F0C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0x17fae:  pop    {r7, pc}</w:t>
      </w:r>
    </w:p>
    <w:p w14:paraId="115DA4E4" w14:textId="77777777" w:rsidR="00256BF3" w:rsidRDefault="00256BF3" w:rsidP="00256BF3">
      <w:pPr>
        <w:rPr>
          <w:rFonts w:hint="default"/>
        </w:rPr>
      </w:pPr>
      <w:r>
        <w:rPr>
          <w:rFonts w:ascii="Times New Roman" w:eastAsia="Arial Unicode MS"/>
        </w:rPr>
        <w:t xml:space="preserve">Here comes MainBinary and the process stops at 0x17fa6. 0x17fa6 </w:t>
      </w:r>
      <w:r>
        <w:rPr>
          <w:rFonts w:eastAsia="Arial Unicode MS" w:hAnsi="Times New Roman" w:hint="default"/>
        </w:rPr>
        <w:t>–</w:t>
      </w:r>
      <w:r>
        <w:rPr>
          <w:rFonts w:eastAsia="Arial Unicode MS" w:hAnsi="Times New Roman" w:hint="default"/>
        </w:rPr>
        <w:t xml:space="preserve"> </w:t>
      </w:r>
      <w:r>
        <w:rPr>
          <w:rFonts w:ascii="Times New Roman" w:eastAsia="Arial Unicode MS"/>
        </w:rPr>
        <w:t>0xc000 = 0xbfa6, so again, we have found NSLog</w:t>
      </w:r>
      <w:r>
        <w:rPr>
          <w:rFonts w:eastAsia="Arial Unicode MS" w:hAnsi="Times New Roman" w:hint="default"/>
        </w:rPr>
        <w:t>’</w:t>
      </w:r>
      <w:r>
        <w:rPr>
          <w:rFonts w:ascii="Times New Roman" w:eastAsia="Arial Unicode MS"/>
        </w:rPr>
        <w:t>s caller TestFunction3 according to figure 6-51.</w:t>
      </w:r>
    </w:p>
    <w:p w14:paraId="12F471C2" w14:textId="401D6F80" w:rsidR="00256BF3" w:rsidRDefault="00256BF3" w:rsidP="00256BF3">
      <w:pPr>
        <w:rPr>
          <w:rFonts w:hint="default"/>
        </w:rPr>
      </w:pPr>
      <w:r>
        <w:rPr>
          <w:rFonts w:ascii="Times New Roman" w:eastAsia="Arial Unicode MS"/>
        </w:rPr>
        <w:t>Both methods are simple and direct</w:t>
      </w:r>
      <w:r w:rsidR="00D753A1">
        <w:rPr>
          <w:rFonts w:ascii="Times New Roman" w:eastAsia="Arial Unicode MS" w:hint="default"/>
        </w:rPr>
        <w:t>;</w:t>
      </w:r>
      <w:r>
        <w:rPr>
          <w:rFonts w:ascii="Times New Roman" w:eastAsia="Arial Unicode MS"/>
        </w:rPr>
        <w:t xml:space="preserve"> choose whatever you like.</w:t>
      </w:r>
    </w:p>
    <w:p w14:paraId="56010049" w14:textId="77777777" w:rsidR="00256BF3" w:rsidRDefault="00256BF3" w:rsidP="00D753A1">
      <w:pPr>
        <w:pStyle w:val="Heading4"/>
        <w:ind w:firstLine="0"/>
        <w:rPr>
          <w:rFonts w:hint="default"/>
        </w:rPr>
      </w:pPr>
      <w:r>
        <w:rPr>
          <w:rFonts w:ascii="Times New Roman" w:eastAsia="Arial Unicode MS" w:hAnsi="Arial Unicode MS" w:cs="Arial Unicode MS"/>
        </w:rPr>
        <w:t>6.3.2 Change process execution flow</w:t>
      </w:r>
    </w:p>
    <w:p w14:paraId="3E811D39" w14:textId="77777777" w:rsidR="00256BF3" w:rsidRDefault="00256BF3" w:rsidP="00256BF3">
      <w:pPr>
        <w:rPr>
          <w:rFonts w:hint="default"/>
        </w:rPr>
      </w:pPr>
      <w:r>
        <w:rPr>
          <w:rFonts w:ascii="Times New Roman" w:eastAsia="Arial Unicode MS"/>
        </w:rPr>
        <w:t>Why do we need to change process execution flow? Commonly it</w:t>
      </w:r>
      <w:r>
        <w:rPr>
          <w:rFonts w:eastAsia="Arial Unicode MS" w:hAnsi="Times New Roman" w:hint="default"/>
        </w:rPr>
        <w:t>’</w:t>
      </w:r>
      <w:r>
        <w:rPr>
          <w:rFonts w:ascii="Times New Roman" w:eastAsia="Arial Unicode MS"/>
        </w:rPr>
        <w:t>s because the code we want to debug could only be executed in specific conditions, which are hard to meet in the original execution flow. Under such circumstances, we have to change the flow to redirect the process to execute the target code for debugging. Reads awkward? Let</w:t>
      </w:r>
      <w:r>
        <w:rPr>
          <w:rFonts w:eastAsia="Arial Unicode MS" w:hAnsi="Times New Roman" w:hint="default"/>
        </w:rPr>
        <w:t>’</w:t>
      </w:r>
      <w:r>
        <w:rPr>
          <w:rFonts w:ascii="Times New Roman" w:eastAsia="Arial Unicode MS"/>
        </w:rPr>
        <w:t>s see an example.</w:t>
      </w:r>
    </w:p>
    <w:p w14:paraId="7A4AF14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clang -arch armv7 -isysroot `xcrun --sdk iphoneos --show-sdk-path` -framework Foundation -framework UIKit -o MainBinary main.m</w:t>
      </w:r>
    </w:p>
    <w:p w14:paraId="28179F1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&lt;stdio.h&gt;</w:t>
      </w:r>
    </w:p>
    <w:p w14:paraId="2D3E1A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#include &lt;dlfcn.h&gt;</w:t>
      </w:r>
    </w:p>
    <w:p w14:paraId="4284E9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&lt;Foundation/Foundation.h&gt;</w:t>
      </w:r>
    </w:p>
    <w:p w14:paraId="7FFDA27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#import &lt;UIKit/UIKit.h&gt;</w:t>
      </w:r>
    </w:p>
    <w:p w14:paraId="404DC0F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01EF82A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extern void ImportantAndComplicatedFunction(void)</w:t>
      </w:r>
    </w:p>
    <w:p w14:paraId="5C73A4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5B692B5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NSLog(@"iOSRE: Suppose I'm a very important and complicated function");</w:t>
      </w:r>
    </w:p>
    <w:p w14:paraId="6CB178C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6F7477D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p>
    <w:p w14:paraId="62272B0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int main(int argc, char **argv)</w:t>
      </w:r>
    </w:p>
    <w:p w14:paraId="13AAB25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168884A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if ([[[UIDevice currentDevice] systemVersion] isEqualToString:@"8.1.1"]) ImportantAndComplicatedFunction();</w:t>
      </w:r>
    </w:p>
    <w:p w14:paraId="0E56CF3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eastAsia="Monaco" w:hAnsi="Monaco" w:cs="Monaco"/>
          <w:kern w:val="0"/>
          <w:sz w:val="16"/>
          <w:szCs w:val="16"/>
          <w:shd w:val="clear" w:color="auto" w:fill="D8D8D8"/>
        </w:rPr>
        <w:tab/>
        <w:t>return 0;</w:t>
      </w:r>
    </w:p>
    <w:p w14:paraId="3358602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w:t>
      </w:r>
    </w:p>
    <w:p w14:paraId="06763899" w14:textId="74C7877F" w:rsidR="00256BF3" w:rsidRDefault="00256BF3" w:rsidP="00256BF3">
      <w:pPr>
        <w:rPr>
          <w:rFonts w:hint="default"/>
        </w:rPr>
      </w:pPr>
      <w:r>
        <w:rPr>
          <w:rFonts w:ascii="Times New Roman" w:eastAsia="Arial Unicode MS"/>
        </w:rPr>
        <w:t xml:space="preserve">Save this snippet as main.m, and compile it with the sentence in the comments, then copy MainBinary to </w:t>
      </w:r>
      <w:r>
        <w:rPr>
          <w:rFonts w:eastAsia="Arial Unicode MS" w:hAnsi="Times New Roman" w:hint="default"/>
        </w:rPr>
        <w:t>“</w:t>
      </w:r>
      <w:r>
        <w:rPr>
          <w:rFonts w:ascii="Times New Roman" w:eastAsia="Arial Unicode MS"/>
        </w:rPr>
        <w:t>/var/tmp/</w:t>
      </w:r>
      <w:r>
        <w:rPr>
          <w:rFonts w:eastAsia="Arial Unicode MS" w:hAnsi="Times New Roman" w:hint="default"/>
        </w:rPr>
        <w:t>”</w:t>
      </w:r>
      <w:r>
        <w:rPr>
          <w:rFonts w:eastAsia="Arial Unicode MS" w:hAnsi="Times New Roman" w:hint="default"/>
        </w:rPr>
        <w:t xml:space="preserve"> </w:t>
      </w:r>
      <w:r>
        <w:rPr>
          <w:rFonts w:ascii="Times New Roman" w:eastAsia="Arial Unicode MS"/>
        </w:rPr>
        <w:t>on iOS:</w:t>
      </w:r>
    </w:p>
    <w:p w14:paraId="00660B7F"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snakeninnys-MacBook:6 snakeninny$ scp MainBinary root@iOSIP:/var/tmp/</w:t>
      </w:r>
    </w:p>
    <w:p w14:paraId="65D3A64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MainBinary                                                           100%   49KB  48.6KB/s   00:00    </w:t>
      </w:r>
    </w:p>
    <w:p w14:paraId="2970F129" w14:textId="77777777" w:rsidR="00256BF3" w:rsidRDefault="00256BF3" w:rsidP="00256BF3">
      <w:pPr>
        <w:rPr>
          <w:rFonts w:hint="default"/>
        </w:rPr>
      </w:pPr>
      <w:r>
        <w:rPr>
          <w:rFonts w:ascii="Times New Roman" w:eastAsia="Arial Unicode MS"/>
        </w:rPr>
        <w:t>Run it:</w:t>
      </w:r>
    </w:p>
    <w:p w14:paraId="6CE088E2"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FunMaker-5:~ root# /var/tmp/MainBinary</w:t>
      </w:r>
    </w:p>
    <w:p w14:paraId="7CF041E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FunMaker-5:~ root# </w:t>
      </w:r>
    </w:p>
    <w:p w14:paraId="625AEEA4" w14:textId="27413620" w:rsidR="00256BF3" w:rsidRDefault="00256BF3" w:rsidP="00256BF3">
      <w:pPr>
        <w:rPr>
          <w:rFonts w:hint="default"/>
        </w:rPr>
      </w:pPr>
      <w:r>
        <w:rPr>
          <w:rFonts w:ascii="Times New Roman" w:eastAsia="Arial Unicode MS"/>
        </w:rPr>
        <w:t>Because I</w:t>
      </w:r>
      <w:r>
        <w:rPr>
          <w:rFonts w:eastAsia="Arial Unicode MS" w:hAnsi="Times New Roman" w:hint="default"/>
        </w:rPr>
        <w:t>’</w:t>
      </w:r>
      <w:r>
        <w:rPr>
          <w:rFonts w:ascii="Times New Roman" w:eastAsia="Arial Unicode MS"/>
        </w:rPr>
        <w:t>m using iOS 8.1, there is no output for sure. What if I am interested in ImportantAndComplicatedFunction but don</w:t>
      </w:r>
      <w:r>
        <w:rPr>
          <w:rFonts w:eastAsia="Arial Unicode MS" w:hAnsi="Times New Roman" w:hint="default"/>
        </w:rPr>
        <w:t>’</w:t>
      </w:r>
      <w:r>
        <w:rPr>
          <w:rFonts w:ascii="Times New Roman" w:eastAsia="Arial Unicode MS"/>
        </w:rPr>
        <w:t>t have iOS 8.1.1 in hand? Then I have to dynamically change the execution flow to make this function get called. I</w:t>
      </w:r>
      <w:r>
        <w:rPr>
          <w:rFonts w:eastAsia="Arial Unicode MS" w:hAnsi="Times New Roman" w:hint="default"/>
        </w:rPr>
        <w:t>’</w:t>
      </w:r>
      <w:r>
        <w:rPr>
          <w:rFonts w:ascii="Times New Roman" w:eastAsia="Arial Unicode MS"/>
        </w:rPr>
        <w:t>ll show you how, please keep focuse</w:t>
      </w:r>
      <w:r w:rsidR="000C0F89">
        <w:rPr>
          <w:rFonts w:ascii="Times New Roman" w:eastAsia="Arial Unicode MS"/>
        </w:rPr>
        <w:t>d</w:t>
      </w:r>
      <w:r>
        <w:rPr>
          <w:rFonts w:ascii="Times New Roman" w:eastAsia="Arial Unicode MS"/>
        </w:rPr>
        <w:t>. Drag and drop MainBinary into IDA, then locate to the branch before ImportantAndComplicatedFunction, as shown in figure 6-52.</w:t>
      </w:r>
    </w:p>
    <w:p w14:paraId="5581EF08" w14:textId="77777777" w:rsidR="00256BF3" w:rsidRDefault="00256BF3" w:rsidP="00256BF3">
      <w:pPr>
        <w:keepNext/>
        <w:ind w:firstLine="0"/>
        <w:jc w:val="center"/>
        <w:rPr>
          <w:rFonts w:hint="default"/>
        </w:rPr>
      </w:pPr>
      <w:r>
        <w:rPr>
          <w:noProof/>
          <w:lang w:eastAsia="en-US"/>
        </w:rPr>
        <w:drawing>
          <wp:inline distT="0" distB="0" distL="0" distR="0" wp14:anchorId="47B3CC00" wp14:editId="57A5F577">
            <wp:extent cx="4316273" cy="2426590"/>
            <wp:effectExtent l="0" t="0" r="0" b="0"/>
            <wp:docPr id="1073741876" name="officeArt object"/>
            <wp:cNvGraphicFramePr/>
            <a:graphic xmlns:a="http://schemas.openxmlformats.org/drawingml/2006/main">
              <a:graphicData uri="http://schemas.openxmlformats.org/drawingml/2006/picture">
                <pic:pic xmlns:pic="http://schemas.openxmlformats.org/drawingml/2006/picture">
                  <pic:nvPicPr>
                    <pic:cNvPr id="1073741849" name="6-62.png"/>
                    <pic:cNvPicPr/>
                  </pic:nvPicPr>
                  <pic:blipFill>
                    <a:blip r:embed="rId66">
                      <a:extLst/>
                    </a:blip>
                    <a:stretch>
                      <a:fillRect/>
                    </a:stretch>
                  </pic:blipFill>
                  <pic:spPr>
                    <a:xfrm>
                      <a:off x="0" y="0"/>
                      <a:ext cx="4316273" cy="2426590"/>
                    </a:xfrm>
                    <a:prstGeom prst="rect">
                      <a:avLst/>
                    </a:prstGeom>
                    <a:ln w="12700" cap="flat">
                      <a:noFill/>
                      <a:miter lim="400000"/>
                    </a:ln>
                    <a:effectLst/>
                  </pic:spPr>
                </pic:pic>
              </a:graphicData>
            </a:graphic>
          </wp:inline>
        </w:drawing>
      </w:r>
    </w:p>
    <w:p w14:paraId="662D37F0" w14:textId="77777777" w:rsidR="00256BF3" w:rsidRPr="00B36871" w:rsidRDefault="00256BF3" w:rsidP="00256BF3">
      <w:pPr>
        <w:jc w:val="center"/>
        <w:rPr>
          <w:rFonts w:ascii="Times New Roman" w:hAnsi="Times New Roman" w:hint="default"/>
        </w:rPr>
      </w:pPr>
      <w:r w:rsidRPr="00B36871">
        <w:rPr>
          <w:rFonts w:ascii="Times New Roman" w:hAnsi="Times New Roman" w:hint="default"/>
        </w:rPr>
        <w:t>Figure 6-52 Before ImportantAndComplicatedFunction</w:t>
      </w:r>
    </w:p>
    <w:p w14:paraId="60216C3F" w14:textId="77777777" w:rsidR="00256BF3" w:rsidRDefault="00256BF3" w:rsidP="00256BF3">
      <w:pPr>
        <w:rPr>
          <w:rFonts w:hint="default"/>
        </w:rPr>
      </w:pPr>
      <w:r>
        <w:rPr>
          <w:rFonts w:ascii="Times New Roman" w:eastAsia="Arial Unicode MS"/>
        </w:rPr>
        <w:t>Repeat the previous steps to check out MainBinary</w:t>
      </w:r>
      <w:r>
        <w:rPr>
          <w:rFonts w:eastAsia="Arial Unicode MS" w:hAnsi="Times New Roman" w:hint="default"/>
        </w:rPr>
        <w:t>’</w:t>
      </w:r>
      <w:r>
        <w:rPr>
          <w:rFonts w:ascii="Times New Roman" w:eastAsia="Arial Unicode MS"/>
        </w:rPr>
        <w:t>s ASLR offset:</w:t>
      </w:r>
    </w:p>
    <w:p w14:paraId="7D4295B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image list -o -f</w:t>
      </w:r>
    </w:p>
    <w:p w14:paraId="7E76456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0] 0x0000e000 /private/var/tmp/MainBinary(0x0000000000012000)</w:t>
      </w:r>
    </w:p>
    <w:p w14:paraId="1A50613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hAnsi="Monaco" w:hint="default"/>
          <w:kern w:val="0"/>
          <w:sz w:val="16"/>
          <w:szCs w:val="16"/>
          <w:shd w:val="clear" w:color="auto" w:fill="D8D8D8"/>
        </w:rPr>
        <w:t>……</w:t>
      </w:r>
    </w:p>
    <w:p w14:paraId="56511800" w14:textId="77777777" w:rsidR="00256BF3" w:rsidRDefault="00256BF3" w:rsidP="00256BF3">
      <w:pPr>
        <w:rPr>
          <w:rFonts w:hint="default"/>
        </w:rPr>
      </w:pPr>
      <w:r>
        <w:rPr>
          <w:rFonts w:ascii="Times New Roman" w:eastAsia="Arial Unicode MS"/>
        </w:rPr>
        <w:t xml:space="preserve">Because the address of </w:t>
      </w:r>
      <w:r>
        <w:rPr>
          <w:rFonts w:eastAsia="Arial Unicode MS" w:hAnsi="Times New Roman" w:hint="default"/>
        </w:rPr>
        <w:t>“</w:t>
      </w:r>
      <w:r>
        <w:rPr>
          <w:rFonts w:ascii="Times New Roman" w:eastAsia="Arial Unicode MS"/>
        </w:rPr>
        <w:t>CMP R0, #0</w:t>
      </w:r>
      <w:r>
        <w:rPr>
          <w:rFonts w:eastAsia="Arial Unicode MS" w:hAnsi="Times New Roman" w:hint="default"/>
        </w:rPr>
        <w:t>”</w:t>
      </w:r>
      <w:r>
        <w:rPr>
          <w:rFonts w:eastAsia="Arial Unicode MS" w:hAnsi="Times New Roman" w:hint="default"/>
        </w:rPr>
        <w:t xml:space="preserve"> </w:t>
      </w:r>
      <w:r>
        <w:rPr>
          <w:rFonts w:ascii="Times New Roman" w:eastAsia="Arial Unicode MS"/>
        </w:rPr>
        <w:t xml:space="preserve">in figure 6-52 is 0xBF46, the breakpoint should be set at 0xbf46 + 0xe000 = 0x19F46. Trigger it with </w:t>
      </w:r>
      <w:r>
        <w:rPr>
          <w:rFonts w:eastAsia="Arial Unicode MS" w:hAnsi="Times New Roman" w:hint="default"/>
        </w:rPr>
        <w:t>“</w:t>
      </w:r>
      <w:r>
        <w:rPr>
          <w:rFonts w:ascii="Times New Roman" w:eastAsia="Arial Unicode MS"/>
        </w:rPr>
        <w:t>c</w:t>
      </w:r>
      <w:r>
        <w:rPr>
          <w:rFonts w:eastAsia="Arial Unicode MS" w:hAnsi="Times New Roman" w:hint="default"/>
        </w:rPr>
        <w:t>”</w:t>
      </w:r>
      <w:r>
        <w:rPr>
          <w:rFonts w:ascii="Times New Roman" w:eastAsia="Arial Unicode MS"/>
        </w:rPr>
        <w:t>, and print R0:</w:t>
      </w:r>
    </w:p>
    <w:p w14:paraId="001296C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br s -a 0x19F46</w:t>
      </w:r>
    </w:p>
    <w:p w14:paraId="642F6E3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Breakpoint 1: where = MainBinary`main + 134, address = 0x00019f46</w:t>
      </w:r>
    </w:p>
    <w:p w14:paraId="0AA51679"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7A5BC7D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resuming</w:t>
      </w:r>
    </w:p>
    <w:p w14:paraId="2E0D8F0B"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stopped</w:t>
      </w:r>
    </w:p>
    <w:p w14:paraId="5935650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thread #1: tid = 0x6f67c, 0x00019f46 MainBinary`main + 134, queue = 'com.apple.main-thread, stop reason = breakpoint 1.1</w:t>
      </w:r>
    </w:p>
    <w:p w14:paraId="7072653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frame #0: 0x00019f46 MainBinary`main + 134</w:t>
      </w:r>
    </w:p>
    <w:p w14:paraId="6FA19903"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MainBinary`main + 134:</w:t>
      </w:r>
    </w:p>
    <w:p w14:paraId="2578048C"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-&gt; 0x19f46:  cmp    r0, #0</w:t>
      </w:r>
    </w:p>
    <w:p w14:paraId="08533D7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0x19f48:  beq    0x19f4e                   ; main + 142</w:t>
      </w:r>
    </w:p>
    <w:p w14:paraId="7C69A018"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0x19f4a:  bl     0x19ea4                   ; ImportantAndComplicatedFunction</w:t>
      </w:r>
    </w:p>
    <w:p w14:paraId="7B2FBCD0"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   0x19f4e:  movs   r0, #0</w:t>
      </w:r>
    </w:p>
    <w:p w14:paraId="716B80C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44375C6E"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$0 = 0</w:t>
      </w:r>
    </w:p>
    <w:p w14:paraId="63729485" w14:textId="2AEDDF2B" w:rsidR="00256BF3" w:rsidRDefault="00256BF3" w:rsidP="00256BF3">
      <w:pPr>
        <w:rPr>
          <w:rFonts w:hint="default"/>
        </w:rPr>
      </w:pPr>
      <w:r>
        <w:rPr>
          <w:rFonts w:ascii="Times New Roman" w:eastAsia="Arial Unicode MS"/>
        </w:rPr>
        <w:t xml:space="preserve">R0 is 0, so ImportantAndComplicatedFunction will </w:t>
      </w:r>
      <w:r w:rsidR="006014F2">
        <w:rPr>
          <w:rFonts w:ascii="Times New Roman" w:eastAsia="Arial Unicode MS"/>
        </w:rPr>
        <w:t xml:space="preserve">not </w:t>
      </w:r>
      <w:r>
        <w:rPr>
          <w:rFonts w:ascii="Times New Roman" w:eastAsia="Arial Unicode MS"/>
        </w:rPr>
        <w:t>be executed. If we change R0 to 1, the situation changes all together:</w:t>
      </w:r>
    </w:p>
    <w:p w14:paraId="3DB8A016"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register write r0 1</w:t>
      </w:r>
    </w:p>
    <w:p w14:paraId="6EE249CD"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p $r0</w:t>
      </w:r>
    </w:p>
    <w:p w14:paraId="7A362731"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(unsigned int) $1 = 1</w:t>
      </w:r>
    </w:p>
    <w:p w14:paraId="0A8A8E6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c</w:t>
      </w:r>
    </w:p>
    <w:p w14:paraId="00857B7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Process 456316 resuming</w:t>
      </w:r>
    </w:p>
    <w:p w14:paraId="1BDDE4EA"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(lldb) 2014-12-01 00:41:47.779 MainBinary[3482:457105] iOSRE: Suppose I'm a very important and complicated function</w:t>
      </w:r>
    </w:p>
    <w:p w14:paraId="2AA39B55" w14:textId="77777777" w:rsidR="00256BF3" w:rsidRDefault="00256BF3" w:rsidP="00256BF3">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240" w:lineRule="auto"/>
        <w:ind w:firstLine="0"/>
        <w:rPr>
          <w:rFonts w:ascii="Monaco" w:eastAsia="Monaco" w:hAnsi="Monaco" w:cs="Monaco" w:hint="default"/>
          <w:kern w:val="0"/>
          <w:sz w:val="16"/>
          <w:szCs w:val="16"/>
          <w:shd w:val="clear" w:color="auto" w:fill="D8D8D8"/>
        </w:rPr>
      </w:pPr>
      <w:r>
        <w:rPr>
          <w:rFonts w:ascii="Monaco"/>
          <w:kern w:val="0"/>
          <w:sz w:val="16"/>
          <w:szCs w:val="16"/>
          <w:shd w:val="clear" w:color="auto" w:fill="D8D8D8"/>
        </w:rPr>
        <w:t xml:space="preserve">Process 456316 exited with status = 0 (0x00000000) </w:t>
      </w:r>
    </w:p>
    <w:p w14:paraId="288BC63B" w14:textId="77777777" w:rsidR="00256BF3" w:rsidRDefault="00256BF3" w:rsidP="00256BF3">
      <w:pPr>
        <w:rPr>
          <w:rFonts w:hint="default"/>
        </w:rPr>
      </w:pPr>
      <w:r>
        <w:rPr>
          <w:rFonts w:ascii="Times New Roman" w:eastAsia="Arial Unicode MS"/>
        </w:rPr>
        <w:t>As we can see, we</w:t>
      </w:r>
      <w:r>
        <w:rPr>
          <w:rFonts w:eastAsia="Arial Unicode MS" w:hAnsi="Times New Roman" w:hint="default"/>
        </w:rPr>
        <w:t>’</w:t>
      </w:r>
      <w:r>
        <w:rPr>
          <w:rFonts w:ascii="Times New Roman" w:eastAsia="Arial Unicode MS"/>
        </w:rPr>
        <w:t>ve changed the process execution flow by modifying the value of a register, thus achieved our goal.</w:t>
      </w:r>
    </w:p>
    <w:p w14:paraId="65E12F03" w14:textId="77777777" w:rsidR="00256BF3" w:rsidRDefault="00256BF3" w:rsidP="006F6A29">
      <w:pPr>
        <w:pStyle w:val="Heading4"/>
        <w:ind w:firstLine="0"/>
        <w:rPr>
          <w:rFonts w:hint="default"/>
        </w:rPr>
      </w:pPr>
      <w:r>
        <w:rPr>
          <w:rFonts w:ascii="Times New Roman" w:eastAsia="Arial Unicode MS" w:hAnsi="Arial Unicode MS" w:cs="Arial Unicode MS"/>
        </w:rPr>
        <w:t>6.4 Conclusion</w:t>
      </w:r>
    </w:p>
    <w:p w14:paraId="3A297877" w14:textId="02E50E0C" w:rsidR="00256BF3" w:rsidRDefault="00256BF3" w:rsidP="00256BF3">
      <w:pPr>
        <w:rPr>
          <w:rFonts w:hint="default"/>
        </w:rPr>
      </w:pPr>
      <w:r>
        <w:rPr>
          <w:rFonts w:ascii="Times New Roman" w:eastAsia="Arial Unicode MS"/>
        </w:rPr>
        <w:t xml:space="preserve">The combination of IDA and LLDB is far more powerful than what we have introduced in this chapter, their usage ranges from App analysis to jailbreak, showing their omnipotence. Nonetheless, in the beginning stage of iOS reverse engineering, their usage is not likely to exceed the scope of this </w:t>
      </w:r>
      <w:r w:rsidR="00FC14F7">
        <w:rPr>
          <w:rFonts w:ascii="Times New Roman" w:eastAsia="Arial Unicode MS"/>
        </w:rPr>
        <w:t>book</w:t>
      </w:r>
      <w:r>
        <w:rPr>
          <w:rFonts w:ascii="Times New Roman" w:eastAsia="Arial Unicode MS"/>
        </w:rPr>
        <w:t>. As soon as you can use them proficiently, your understanding of iOS would rise to a new level and you'll be able to summarize your own methodologies. There</w:t>
      </w:r>
      <w:r>
        <w:rPr>
          <w:rFonts w:eastAsia="Arial Unicode MS" w:hAnsi="Times New Roman" w:hint="default"/>
        </w:rPr>
        <w:t>’</w:t>
      </w:r>
      <w:r>
        <w:rPr>
          <w:rFonts w:ascii="Times New Roman" w:eastAsia="Arial Unicode MS"/>
        </w:rPr>
        <w:t>re still lots and lots of topics in ARM related iOS reverse engineering to further explore, and we</w:t>
      </w:r>
      <w:r>
        <w:rPr>
          <w:rFonts w:eastAsia="Arial Unicode MS" w:hAnsi="Times New Roman" w:hint="default"/>
        </w:rPr>
        <w:t>’</w:t>
      </w:r>
      <w:r>
        <w:rPr>
          <w:rFonts w:ascii="Times New Roman" w:eastAsia="Arial Unicode MS"/>
        </w:rPr>
        <w:t xml:space="preserve">re unable to cover them all in one book. Therefore, we will leave them to </w:t>
      </w:r>
      <w:hyperlink r:id="rId67" w:history="1">
        <w:r>
          <w:rPr>
            <w:rStyle w:val="Hyperlink0"/>
            <w:rFonts w:ascii="Times New Roman" w:eastAsia="Arial Unicode MS"/>
          </w:rPr>
          <w:t>http://bbs.iosre.com</w:t>
        </w:r>
      </w:hyperlink>
      <w:r>
        <w:rPr>
          <w:rFonts w:ascii="Times New Roman" w:eastAsia="Arial Unicode MS"/>
        </w:rPr>
        <w:t>, please stay focused.</w:t>
      </w:r>
    </w:p>
    <w:p w14:paraId="1CF6F7D4" w14:textId="7994CB6D" w:rsidR="00256BF3" w:rsidRPr="00256BF3" w:rsidRDefault="00256BF3" w:rsidP="00256BF3">
      <w:pPr>
        <w:rPr>
          <w:rFonts w:hint="default"/>
        </w:rPr>
      </w:pPr>
      <w:r>
        <w:rPr>
          <w:rFonts w:ascii="Times New Roman" w:eastAsia="Arial Unicode MS"/>
        </w:rPr>
        <w:t xml:space="preserve">To be honest, this chapter is rather difficult to understand, but this is the only path to be a real iOS reverse engineer. In part 4 of this book, we will turn methodologies in part 3 into practices and write 4 tweaks. I hope you know from the bottom of your heart whether you are talented enough to be an iOS reverse engineer after finishing all 4 practices. As Steve Jobs said, </w:t>
      </w:r>
      <w:r>
        <w:rPr>
          <w:rFonts w:eastAsia="Arial Unicode MS" w:hAnsi="Times New Roman" w:hint="default"/>
        </w:rPr>
        <w:t>“</w:t>
      </w:r>
      <w:r>
        <w:rPr>
          <w:rFonts w:ascii="Times New Roman" w:eastAsia="Arial Unicode MS"/>
        </w:rPr>
        <w:t>It's more fun to be a pirate than to join the Navy</w:t>
      </w:r>
      <w:r>
        <w:rPr>
          <w:rFonts w:eastAsia="Arial Unicode MS" w:hAnsi="Times New Roman" w:hint="default"/>
        </w:rPr>
        <w:t>”</w:t>
      </w:r>
      <w:r>
        <w:rPr>
          <w:rFonts w:ascii="Times New Roman" w:eastAsia="Arial Unicode MS"/>
        </w:rPr>
        <w:t xml:space="preserve">. IMHO, being an iOS reverse engineer is way more fun than being just an App developer, but </w:t>
      </w:r>
      <w:r w:rsidR="0077577B">
        <w:rPr>
          <w:rFonts w:ascii="Times New Roman" w:eastAsia="Arial Unicode MS"/>
        </w:rPr>
        <w:t xml:space="preserve">after all, </w:t>
      </w:r>
      <w:r>
        <w:rPr>
          <w:rFonts w:ascii="Times New Roman" w:eastAsia="Arial Unicode MS"/>
        </w:rPr>
        <w:t>it</w:t>
      </w:r>
      <w:r>
        <w:rPr>
          <w:rFonts w:eastAsia="Arial Unicode MS" w:hAnsi="Times New Roman" w:hint="default"/>
        </w:rPr>
        <w:t>’</w:t>
      </w:r>
      <w:r>
        <w:rPr>
          <w:rFonts w:ascii="Times New Roman" w:eastAsia="Arial Unicode MS"/>
        </w:rPr>
        <w:t>s up to you. Good luck!</w:t>
      </w:r>
    </w:p>
    <w:sectPr w:rsidR="00256BF3" w:rsidRPr="00256BF3">
      <w:headerReference w:type="default" r:id="rId68"/>
      <w:footerReference w:type="default" r:id="rId69"/>
      <w:pgSz w:w="11900" w:h="16840"/>
      <w:pgMar w:top="1440" w:right="1558" w:bottom="1440" w:left="1418" w:header="851" w:footer="992" w:gutter="0"/>
      <w:pgNumType w:start="16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652988" w14:textId="77777777" w:rsidR="000A3A54" w:rsidRDefault="000A3A54">
      <w:pPr>
        <w:spacing w:line="240" w:lineRule="auto"/>
        <w:rPr>
          <w:rFonts w:hint="default"/>
        </w:rPr>
      </w:pPr>
      <w:r>
        <w:separator/>
      </w:r>
    </w:p>
  </w:endnote>
  <w:endnote w:type="continuationSeparator" w:id="0">
    <w:p w14:paraId="4804896A" w14:textId="77777777" w:rsidR="000A3A54" w:rsidRDefault="000A3A54">
      <w:pPr>
        <w:spacing w:line="240" w:lineRule="auto"/>
        <w:rPr>
          <w:rFonts w:hint="default"/>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KaiTi">
    <w:panose1 w:val="02010609060101010101"/>
    <w:charset w:val="86"/>
    <w:family w:val="auto"/>
    <w:pitch w:val="variable"/>
    <w:sig w:usb0="800002BF" w:usb1="38CF7CFA" w:usb2="00000016" w:usb3="00000000" w:csb0="00040001" w:csb1="00000000"/>
  </w:font>
  <w:font w:name="Monaco">
    <w:panose1 w:val="02000500000000000000"/>
    <w:charset w:val="00"/>
    <w:family w:val="auto"/>
    <w:pitch w:val="variable"/>
    <w:sig w:usb0="00000003" w:usb1="00000000" w:usb2="00000000" w:usb3="00000000" w:csb0="00000001" w:csb1="00000000"/>
  </w:font>
  <w:font w:name="Lantinghei SC Heavy">
    <w:panose1 w:val="02000000000000000000"/>
    <w:charset w:val="00"/>
    <w:family w:val="auto"/>
    <w:pitch w:val="variable"/>
    <w:sig w:usb0="00000003" w:usb1="08000000" w:usb2="0000000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17857" w14:textId="77777777" w:rsidR="00AE2BCF" w:rsidRDefault="00AE2BCF">
    <w:pPr>
      <w:pStyle w:val="Footer"/>
      <w:ind w:firstLine="360"/>
      <w:jc w:val="center"/>
    </w:pPr>
    <w:r>
      <w:fldChar w:fldCharType="begin"/>
    </w:r>
    <w:r>
      <w:instrText xml:space="preserve"> PAGE </w:instrText>
    </w:r>
    <w:r>
      <w:fldChar w:fldCharType="separate"/>
    </w:r>
    <w:r w:rsidR="007517B8">
      <w:rPr>
        <w:noProof/>
      </w:rPr>
      <w:t>161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0F31C4" w14:textId="77777777" w:rsidR="000A3A54" w:rsidRDefault="000A3A54">
      <w:pPr>
        <w:spacing w:line="240" w:lineRule="auto"/>
        <w:rPr>
          <w:rFonts w:hint="default"/>
        </w:rPr>
      </w:pPr>
      <w:r>
        <w:separator/>
      </w:r>
    </w:p>
  </w:footnote>
  <w:footnote w:type="continuationSeparator" w:id="0">
    <w:p w14:paraId="157F4885" w14:textId="77777777" w:rsidR="000A3A54" w:rsidRDefault="000A3A54">
      <w:pPr>
        <w:spacing w:line="240" w:lineRule="auto"/>
        <w:rPr>
          <w:rFonts w:hint="default"/>
        </w:rPr>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D931B" w14:textId="3E088EF6" w:rsidR="00AE2BCF" w:rsidRDefault="00AE2BCF">
    <w:pPr>
      <w:pStyle w:val="Header"/>
      <w:ind w:firstLine="0"/>
      <w:jc w:val="left"/>
    </w:pPr>
    <w:r>
      <w:t>iOS App Reverse Engineering Chapter 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852B0"/>
    <w:multiLevelType w:val="multilevel"/>
    <w:tmpl w:val="C86EC2D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
    <w:nsid w:val="08026BE3"/>
    <w:multiLevelType w:val="multilevel"/>
    <w:tmpl w:val="6406BF9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
    <w:nsid w:val="080718C5"/>
    <w:multiLevelType w:val="multilevel"/>
    <w:tmpl w:val="C172E5F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
    <w:nsid w:val="0CAC47F5"/>
    <w:multiLevelType w:val="multilevel"/>
    <w:tmpl w:val="9F5C060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4">
    <w:nsid w:val="13B8303D"/>
    <w:multiLevelType w:val="multilevel"/>
    <w:tmpl w:val="AF6087F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5">
    <w:nsid w:val="14705137"/>
    <w:multiLevelType w:val="multilevel"/>
    <w:tmpl w:val="D94A65A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6">
    <w:nsid w:val="149707D0"/>
    <w:multiLevelType w:val="multilevel"/>
    <w:tmpl w:val="E5688006"/>
    <w:styleLink w:val="List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7">
    <w:nsid w:val="156D3221"/>
    <w:multiLevelType w:val="multilevel"/>
    <w:tmpl w:val="A150F7D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8">
    <w:nsid w:val="17B646E3"/>
    <w:multiLevelType w:val="multilevel"/>
    <w:tmpl w:val="6E760960"/>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9">
    <w:nsid w:val="1E45732F"/>
    <w:multiLevelType w:val="multilevel"/>
    <w:tmpl w:val="43A8DC4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0">
    <w:nsid w:val="1F3D25FD"/>
    <w:multiLevelType w:val="multilevel"/>
    <w:tmpl w:val="F6385E34"/>
    <w:numStyleLink w:val="List0"/>
  </w:abstractNum>
  <w:abstractNum w:abstractNumId="11">
    <w:nsid w:val="2359364F"/>
    <w:multiLevelType w:val="multilevel"/>
    <w:tmpl w:val="49FE03A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2">
    <w:nsid w:val="27077FB4"/>
    <w:multiLevelType w:val="multilevel"/>
    <w:tmpl w:val="BF943A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3">
    <w:nsid w:val="29654CB0"/>
    <w:multiLevelType w:val="multilevel"/>
    <w:tmpl w:val="F6385E34"/>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14">
    <w:nsid w:val="29C6577D"/>
    <w:multiLevelType w:val="multilevel"/>
    <w:tmpl w:val="62B89AB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5">
    <w:nsid w:val="2D972F2A"/>
    <w:multiLevelType w:val="multilevel"/>
    <w:tmpl w:val="169EED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6">
    <w:nsid w:val="37380BF5"/>
    <w:multiLevelType w:val="multilevel"/>
    <w:tmpl w:val="E6FCF9D4"/>
    <w:styleLink w:val="21"/>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17">
    <w:nsid w:val="37380D86"/>
    <w:multiLevelType w:val="multilevel"/>
    <w:tmpl w:val="0332E1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18">
    <w:nsid w:val="3D2C7B73"/>
    <w:multiLevelType w:val="multilevel"/>
    <w:tmpl w:val="8E0619E8"/>
    <w:lvl w:ilvl="0">
      <w:numFmt w:val="bullet"/>
      <w:lvlText w:val="❒"/>
      <w:lvlJc w:val="left"/>
      <w:rPr>
        <w:position w:val="0"/>
      </w:rPr>
    </w:lvl>
    <w:lvl w:ilvl="1">
      <w:start w:val="1"/>
      <w:numFmt w:val="bullet"/>
      <w:lvlText w:val="■"/>
      <w:lvlJc w:val="left"/>
      <w:rPr>
        <w:position w:val="0"/>
      </w:rPr>
    </w:lvl>
    <w:lvl w:ilvl="2">
      <w:start w:val="1"/>
      <w:numFmt w:val="bullet"/>
      <w:lvlText w:val="◆"/>
      <w:lvlJc w:val="left"/>
      <w:rPr>
        <w:position w:val="0"/>
      </w:rPr>
    </w:lvl>
    <w:lvl w:ilvl="3">
      <w:start w:val="1"/>
      <w:numFmt w:val="bullet"/>
      <w:lvlText w:val="●"/>
      <w:lvlJc w:val="left"/>
      <w:rPr>
        <w:position w:val="0"/>
      </w:rPr>
    </w:lvl>
    <w:lvl w:ilvl="4">
      <w:start w:val="1"/>
      <w:numFmt w:val="bullet"/>
      <w:lvlText w:val="■"/>
      <w:lvlJc w:val="left"/>
      <w:rPr>
        <w:position w:val="0"/>
      </w:rPr>
    </w:lvl>
    <w:lvl w:ilvl="5">
      <w:start w:val="1"/>
      <w:numFmt w:val="bullet"/>
      <w:lvlText w:val="◆"/>
      <w:lvlJc w:val="left"/>
      <w:rPr>
        <w:position w:val="0"/>
      </w:rPr>
    </w:lvl>
    <w:lvl w:ilvl="6">
      <w:start w:val="1"/>
      <w:numFmt w:val="bullet"/>
      <w:lvlText w:val="●"/>
      <w:lvlJc w:val="left"/>
      <w:rPr>
        <w:position w:val="0"/>
      </w:rPr>
    </w:lvl>
    <w:lvl w:ilvl="7">
      <w:start w:val="1"/>
      <w:numFmt w:val="bullet"/>
      <w:lvlText w:val="■"/>
      <w:lvlJc w:val="left"/>
      <w:rPr>
        <w:position w:val="0"/>
      </w:rPr>
    </w:lvl>
    <w:lvl w:ilvl="8">
      <w:start w:val="1"/>
      <w:numFmt w:val="bullet"/>
      <w:lvlText w:val="◆"/>
      <w:lvlJc w:val="left"/>
      <w:rPr>
        <w:position w:val="0"/>
      </w:rPr>
    </w:lvl>
  </w:abstractNum>
  <w:abstractNum w:abstractNumId="19">
    <w:nsid w:val="443278B1"/>
    <w:multiLevelType w:val="multilevel"/>
    <w:tmpl w:val="F6385E34"/>
    <w:styleLink w:val="List0"/>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20">
    <w:nsid w:val="4CA80646"/>
    <w:multiLevelType w:val="multilevel"/>
    <w:tmpl w:val="AD4E3BF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1">
    <w:nsid w:val="510450F7"/>
    <w:multiLevelType w:val="multilevel"/>
    <w:tmpl w:val="8E3AE0E6"/>
    <w:styleLink w:val="31"/>
    <w:lvl w:ilvl="0">
      <w:start w:val="1"/>
      <w:numFmt w:val="decimal"/>
      <w:lvlText w:val="%1."/>
      <w:lvlJc w:val="left"/>
      <w:rPr>
        <w:rFonts w:ascii="宋体" w:eastAsia="宋体" w:hAnsi="宋体" w:cs="宋体"/>
        <w:position w:val="0"/>
        <w:lang w:val="zh-TW" w:eastAsia="zh-TW"/>
      </w:rPr>
    </w:lvl>
    <w:lvl w:ilvl="1">
      <w:start w:val="1"/>
      <w:numFmt w:val="decimal"/>
      <w:lvlText w:val="%2."/>
      <w:lvlJc w:val="left"/>
      <w:rPr>
        <w:rFonts w:ascii="宋体" w:eastAsia="宋体" w:hAnsi="宋体" w:cs="宋体"/>
        <w:position w:val="0"/>
        <w:lang w:val="zh-TW" w:eastAsia="zh-TW"/>
      </w:rPr>
    </w:lvl>
    <w:lvl w:ilvl="2">
      <w:start w:val="1"/>
      <w:numFmt w:val="ideographDigital"/>
      <w:lvlText w:val="%3."/>
      <w:lvlJc w:val="left"/>
      <w:rPr>
        <w:rFonts w:ascii="宋体" w:eastAsia="宋体" w:hAnsi="宋体" w:cs="宋体"/>
        <w:position w:val="0"/>
        <w:lang w:val="zh-TW" w:eastAsia="zh-TW"/>
      </w:rPr>
    </w:lvl>
    <w:lvl w:ilvl="3">
      <w:start w:val="1"/>
      <w:numFmt w:val="decimal"/>
      <w:lvlText w:val="%4."/>
      <w:lvlJc w:val="left"/>
      <w:rPr>
        <w:rFonts w:ascii="宋体" w:eastAsia="宋体" w:hAnsi="宋体" w:cs="宋体"/>
        <w:position w:val="0"/>
        <w:lang w:val="zh-TW" w:eastAsia="zh-TW"/>
      </w:rPr>
    </w:lvl>
    <w:lvl w:ilvl="4">
      <w:start w:val="1"/>
      <w:numFmt w:val="lowerLetter"/>
      <w:lvlText w:val="%5)"/>
      <w:lvlJc w:val="left"/>
      <w:rPr>
        <w:rFonts w:ascii="宋体" w:eastAsia="宋体" w:hAnsi="宋体" w:cs="宋体"/>
        <w:position w:val="0"/>
        <w:lang w:val="zh-TW" w:eastAsia="zh-TW"/>
      </w:rPr>
    </w:lvl>
    <w:lvl w:ilvl="5">
      <w:start w:val="1"/>
      <w:numFmt w:val="lowerRoman"/>
      <w:lvlText w:val="%6."/>
      <w:lvlJc w:val="left"/>
      <w:rPr>
        <w:rFonts w:ascii="宋体" w:eastAsia="宋体" w:hAnsi="宋体" w:cs="宋体"/>
        <w:position w:val="0"/>
        <w:lang w:val="zh-TW" w:eastAsia="zh-TW"/>
      </w:rPr>
    </w:lvl>
    <w:lvl w:ilvl="6">
      <w:start w:val="1"/>
      <w:numFmt w:val="decimal"/>
      <w:lvlText w:val="%7."/>
      <w:lvlJc w:val="left"/>
      <w:rPr>
        <w:rFonts w:ascii="宋体" w:eastAsia="宋体" w:hAnsi="宋体" w:cs="宋体"/>
        <w:position w:val="0"/>
        <w:lang w:val="zh-TW" w:eastAsia="zh-TW"/>
      </w:rPr>
    </w:lvl>
    <w:lvl w:ilvl="7">
      <w:start w:val="1"/>
      <w:numFmt w:val="lowerLetter"/>
      <w:lvlText w:val="%8)"/>
      <w:lvlJc w:val="left"/>
      <w:rPr>
        <w:rFonts w:ascii="宋体" w:eastAsia="宋体" w:hAnsi="宋体" w:cs="宋体"/>
        <w:position w:val="0"/>
        <w:lang w:val="zh-TW" w:eastAsia="zh-TW"/>
      </w:rPr>
    </w:lvl>
    <w:lvl w:ilvl="8">
      <w:start w:val="1"/>
      <w:numFmt w:val="lowerRoman"/>
      <w:lvlText w:val="%9."/>
      <w:lvlJc w:val="left"/>
      <w:rPr>
        <w:rFonts w:ascii="宋体" w:eastAsia="宋体" w:hAnsi="宋体" w:cs="宋体"/>
        <w:position w:val="0"/>
        <w:lang w:val="zh-TW" w:eastAsia="zh-TW"/>
      </w:rPr>
    </w:lvl>
  </w:abstractNum>
  <w:abstractNum w:abstractNumId="22">
    <w:nsid w:val="55CB1C03"/>
    <w:multiLevelType w:val="multilevel"/>
    <w:tmpl w:val="F6385E34"/>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23">
    <w:nsid w:val="59C345EE"/>
    <w:multiLevelType w:val="multilevel"/>
    <w:tmpl w:val="F04EAA1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4">
    <w:nsid w:val="5B951F6B"/>
    <w:multiLevelType w:val="multilevel"/>
    <w:tmpl w:val="E6FCF9D4"/>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25">
    <w:nsid w:val="5F6E59E0"/>
    <w:multiLevelType w:val="multilevel"/>
    <w:tmpl w:val="52ACF80C"/>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6">
    <w:nsid w:val="6230069C"/>
    <w:multiLevelType w:val="multilevel"/>
    <w:tmpl w:val="604260E2"/>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7">
    <w:nsid w:val="62965588"/>
    <w:multiLevelType w:val="multilevel"/>
    <w:tmpl w:val="0EE253F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8">
    <w:nsid w:val="67190718"/>
    <w:multiLevelType w:val="multilevel"/>
    <w:tmpl w:val="BAE228B0"/>
    <w:styleLink w:val="List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9">
    <w:nsid w:val="677953B8"/>
    <w:multiLevelType w:val="multilevel"/>
    <w:tmpl w:val="FF4480E4"/>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0">
    <w:nsid w:val="682B15AB"/>
    <w:multiLevelType w:val="multilevel"/>
    <w:tmpl w:val="E084EDBE"/>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1">
    <w:nsid w:val="6D4D0170"/>
    <w:multiLevelType w:val="multilevel"/>
    <w:tmpl w:val="BD1C7494"/>
    <w:styleLink w:val="51"/>
    <w:lvl w:ilvl="0">
      <w:start w:val="1"/>
      <w:numFmt w:val="decimal"/>
      <w:lvlText w:val="%1."/>
      <w:lvlJc w:val="left"/>
      <w:rPr>
        <w:rFonts w:ascii="SimHei" w:eastAsia="SimHei" w:hAnsi="SimHei" w:cs="SimHei"/>
        <w:position w:val="0"/>
        <w:lang w:val="zh-TW" w:eastAsia="zh-TW"/>
      </w:rPr>
    </w:lvl>
    <w:lvl w:ilvl="1">
      <w:start w:val="1"/>
      <w:numFmt w:val="lowerLetter"/>
      <w:lvlText w:val="%2)"/>
      <w:lvlJc w:val="left"/>
      <w:rPr>
        <w:rFonts w:ascii="SimHei" w:eastAsia="SimHei" w:hAnsi="SimHei" w:cs="SimHei"/>
        <w:position w:val="0"/>
        <w:lang w:val="zh-TW" w:eastAsia="zh-TW"/>
      </w:rPr>
    </w:lvl>
    <w:lvl w:ilvl="2">
      <w:start w:val="1"/>
      <w:numFmt w:val="lowerRoman"/>
      <w:lvlText w:val="%3."/>
      <w:lvlJc w:val="left"/>
      <w:rPr>
        <w:rFonts w:ascii="SimHei" w:eastAsia="SimHei" w:hAnsi="SimHei" w:cs="SimHei"/>
        <w:position w:val="0"/>
        <w:lang w:val="zh-TW" w:eastAsia="zh-TW"/>
      </w:rPr>
    </w:lvl>
    <w:lvl w:ilvl="3">
      <w:start w:val="1"/>
      <w:numFmt w:val="decimal"/>
      <w:lvlText w:val="%4."/>
      <w:lvlJc w:val="left"/>
      <w:rPr>
        <w:rFonts w:ascii="SimHei" w:eastAsia="SimHei" w:hAnsi="SimHei" w:cs="SimHei"/>
        <w:position w:val="0"/>
        <w:lang w:val="zh-TW" w:eastAsia="zh-TW"/>
      </w:rPr>
    </w:lvl>
    <w:lvl w:ilvl="4">
      <w:start w:val="1"/>
      <w:numFmt w:val="lowerLetter"/>
      <w:lvlText w:val="%5)"/>
      <w:lvlJc w:val="left"/>
      <w:rPr>
        <w:rFonts w:ascii="SimHei" w:eastAsia="SimHei" w:hAnsi="SimHei" w:cs="SimHei"/>
        <w:position w:val="0"/>
        <w:lang w:val="zh-TW" w:eastAsia="zh-TW"/>
      </w:rPr>
    </w:lvl>
    <w:lvl w:ilvl="5">
      <w:start w:val="1"/>
      <w:numFmt w:val="lowerRoman"/>
      <w:lvlText w:val="%6."/>
      <w:lvlJc w:val="left"/>
      <w:rPr>
        <w:rFonts w:ascii="SimHei" w:eastAsia="SimHei" w:hAnsi="SimHei" w:cs="SimHei"/>
        <w:position w:val="0"/>
        <w:lang w:val="zh-TW" w:eastAsia="zh-TW"/>
      </w:rPr>
    </w:lvl>
    <w:lvl w:ilvl="6">
      <w:start w:val="1"/>
      <w:numFmt w:val="decimal"/>
      <w:lvlText w:val="%7."/>
      <w:lvlJc w:val="left"/>
      <w:rPr>
        <w:rFonts w:ascii="SimHei" w:eastAsia="SimHei" w:hAnsi="SimHei" w:cs="SimHei"/>
        <w:position w:val="0"/>
        <w:lang w:val="zh-TW" w:eastAsia="zh-TW"/>
      </w:rPr>
    </w:lvl>
    <w:lvl w:ilvl="7">
      <w:start w:val="1"/>
      <w:numFmt w:val="lowerLetter"/>
      <w:lvlText w:val="%8)"/>
      <w:lvlJc w:val="left"/>
      <w:rPr>
        <w:rFonts w:ascii="SimHei" w:eastAsia="SimHei" w:hAnsi="SimHei" w:cs="SimHei"/>
        <w:position w:val="0"/>
        <w:lang w:val="zh-TW" w:eastAsia="zh-TW"/>
      </w:rPr>
    </w:lvl>
    <w:lvl w:ilvl="8">
      <w:start w:val="1"/>
      <w:numFmt w:val="lowerRoman"/>
      <w:lvlText w:val="%9."/>
      <w:lvlJc w:val="left"/>
      <w:rPr>
        <w:rFonts w:ascii="SimHei" w:eastAsia="SimHei" w:hAnsi="SimHei" w:cs="SimHei"/>
        <w:position w:val="0"/>
        <w:lang w:val="zh-TW" w:eastAsia="zh-TW"/>
      </w:rPr>
    </w:lvl>
  </w:abstractNum>
  <w:abstractNum w:abstractNumId="32">
    <w:nsid w:val="7A1B307E"/>
    <w:multiLevelType w:val="multilevel"/>
    <w:tmpl w:val="3D8C6C6A"/>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3">
    <w:nsid w:val="7B1A6AE6"/>
    <w:multiLevelType w:val="multilevel"/>
    <w:tmpl w:val="B26667C6"/>
    <w:styleLink w:val="4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4">
    <w:nsid w:val="7CAF0BC0"/>
    <w:multiLevelType w:val="multilevel"/>
    <w:tmpl w:val="098C862C"/>
    <w:styleLink w:val="List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35">
    <w:nsid w:val="7FE96F35"/>
    <w:multiLevelType w:val="multilevel"/>
    <w:tmpl w:val="3A74BE38"/>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num w:numId="1">
    <w:abstractNumId w:val="19"/>
  </w:num>
  <w:num w:numId="2">
    <w:abstractNumId w:val="18"/>
  </w:num>
  <w:num w:numId="3">
    <w:abstractNumId w:val="6"/>
  </w:num>
  <w:num w:numId="4">
    <w:abstractNumId w:val="16"/>
  </w:num>
  <w:num w:numId="5">
    <w:abstractNumId w:val="21"/>
  </w:num>
  <w:num w:numId="6">
    <w:abstractNumId w:val="14"/>
  </w:num>
  <w:num w:numId="7">
    <w:abstractNumId w:val="25"/>
  </w:num>
  <w:num w:numId="8">
    <w:abstractNumId w:val="7"/>
  </w:num>
  <w:num w:numId="9">
    <w:abstractNumId w:val="30"/>
  </w:num>
  <w:num w:numId="10">
    <w:abstractNumId w:val="2"/>
  </w:num>
  <w:num w:numId="11">
    <w:abstractNumId w:val="8"/>
  </w:num>
  <w:num w:numId="12">
    <w:abstractNumId w:val="32"/>
  </w:num>
  <w:num w:numId="13">
    <w:abstractNumId w:val="20"/>
  </w:num>
  <w:num w:numId="14">
    <w:abstractNumId w:val="35"/>
  </w:num>
  <w:num w:numId="15">
    <w:abstractNumId w:val="15"/>
  </w:num>
  <w:num w:numId="16">
    <w:abstractNumId w:val="0"/>
  </w:num>
  <w:num w:numId="17">
    <w:abstractNumId w:val="12"/>
  </w:num>
  <w:num w:numId="18">
    <w:abstractNumId w:val="11"/>
  </w:num>
  <w:num w:numId="19">
    <w:abstractNumId w:val="17"/>
  </w:num>
  <w:num w:numId="20">
    <w:abstractNumId w:val="3"/>
  </w:num>
  <w:num w:numId="21">
    <w:abstractNumId w:val="5"/>
  </w:num>
  <w:num w:numId="22">
    <w:abstractNumId w:val="33"/>
  </w:num>
  <w:num w:numId="23">
    <w:abstractNumId w:val="31"/>
  </w:num>
  <w:num w:numId="24">
    <w:abstractNumId w:val="26"/>
  </w:num>
  <w:num w:numId="25">
    <w:abstractNumId w:val="4"/>
  </w:num>
  <w:num w:numId="26">
    <w:abstractNumId w:val="23"/>
  </w:num>
  <w:num w:numId="27">
    <w:abstractNumId w:val="27"/>
  </w:num>
  <w:num w:numId="28">
    <w:abstractNumId w:val="28"/>
  </w:num>
  <w:num w:numId="29">
    <w:abstractNumId w:val="29"/>
  </w:num>
  <w:num w:numId="30">
    <w:abstractNumId w:val="9"/>
  </w:num>
  <w:num w:numId="31">
    <w:abstractNumId w:val="1"/>
  </w:num>
  <w:num w:numId="32">
    <w:abstractNumId w:val="34"/>
  </w:num>
  <w:num w:numId="33">
    <w:abstractNumId w:val="10"/>
  </w:num>
  <w:num w:numId="34">
    <w:abstractNumId w:val="22"/>
  </w:num>
  <w:num w:numId="35">
    <w:abstractNumId w:val="24"/>
  </w:num>
  <w:num w:numId="36">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C13018"/>
    <w:rsid w:val="00000E23"/>
    <w:rsid w:val="00072C84"/>
    <w:rsid w:val="00073267"/>
    <w:rsid w:val="000A3A54"/>
    <w:rsid w:val="000B6847"/>
    <w:rsid w:val="000C0F89"/>
    <w:rsid w:val="000D31DD"/>
    <w:rsid w:val="000F144A"/>
    <w:rsid w:val="00187A98"/>
    <w:rsid w:val="001F3444"/>
    <w:rsid w:val="00204A30"/>
    <w:rsid w:val="00206C8E"/>
    <w:rsid w:val="00256BF3"/>
    <w:rsid w:val="002875D5"/>
    <w:rsid w:val="002B7C0D"/>
    <w:rsid w:val="00300CBA"/>
    <w:rsid w:val="00330BBE"/>
    <w:rsid w:val="00353106"/>
    <w:rsid w:val="00360A9C"/>
    <w:rsid w:val="003663C6"/>
    <w:rsid w:val="00391056"/>
    <w:rsid w:val="003B0F45"/>
    <w:rsid w:val="003E5C7F"/>
    <w:rsid w:val="003E6120"/>
    <w:rsid w:val="003F3222"/>
    <w:rsid w:val="003F7B7D"/>
    <w:rsid w:val="00404445"/>
    <w:rsid w:val="00460A21"/>
    <w:rsid w:val="004634DF"/>
    <w:rsid w:val="00510850"/>
    <w:rsid w:val="005109A6"/>
    <w:rsid w:val="00535A9F"/>
    <w:rsid w:val="00540CAC"/>
    <w:rsid w:val="00566F54"/>
    <w:rsid w:val="005944C8"/>
    <w:rsid w:val="005B770F"/>
    <w:rsid w:val="006014F2"/>
    <w:rsid w:val="00601BC4"/>
    <w:rsid w:val="00606632"/>
    <w:rsid w:val="0066777A"/>
    <w:rsid w:val="006A60E3"/>
    <w:rsid w:val="006C60E5"/>
    <w:rsid w:val="006F6A29"/>
    <w:rsid w:val="007033A2"/>
    <w:rsid w:val="00706FEF"/>
    <w:rsid w:val="007124A6"/>
    <w:rsid w:val="007517B8"/>
    <w:rsid w:val="0077577B"/>
    <w:rsid w:val="00783F49"/>
    <w:rsid w:val="007A3DB8"/>
    <w:rsid w:val="007C07C6"/>
    <w:rsid w:val="008017C2"/>
    <w:rsid w:val="008058A8"/>
    <w:rsid w:val="008135FC"/>
    <w:rsid w:val="0082522B"/>
    <w:rsid w:val="008562A1"/>
    <w:rsid w:val="00860EBA"/>
    <w:rsid w:val="008700F2"/>
    <w:rsid w:val="00876B06"/>
    <w:rsid w:val="00877F9F"/>
    <w:rsid w:val="008A0563"/>
    <w:rsid w:val="008A76EF"/>
    <w:rsid w:val="008B57A4"/>
    <w:rsid w:val="008E7DF9"/>
    <w:rsid w:val="00902DBC"/>
    <w:rsid w:val="0090440D"/>
    <w:rsid w:val="00937ED0"/>
    <w:rsid w:val="009464A8"/>
    <w:rsid w:val="009474CA"/>
    <w:rsid w:val="009B1990"/>
    <w:rsid w:val="009E0C21"/>
    <w:rsid w:val="00A04E36"/>
    <w:rsid w:val="00A130D6"/>
    <w:rsid w:val="00A30F53"/>
    <w:rsid w:val="00A50F3E"/>
    <w:rsid w:val="00A84C2C"/>
    <w:rsid w:val="00AE2BCF"/>
    <w:rsid w:val="00AF75B1"/>
    <w:rsid w:val="00B11D43"/>
    <w:rsid w:val="00B14B35"/>
    <w:rsid w:val="00B252EE"/>
    <w:rsid w:val="00B3490F"/>
    <w:rsid w:val="00B36871"/>
    <w:rsid w:val="00B67B8E"/>
    <w:rsid w:val="00B8160C"/>
    <w:rsid w:val="00B9410F"/>
    <w:rsid w:val="00B94583"/>
    <w:rsid w:val="00B95D14"/>
    <w:rsid w:val="00BA79B8"/>
    <w:rsid w:val="00BC072D"/>
    <w:rsid w:val="00C13018"/>
    <w:rsid w:val="00C30961"/>
    <w:rsid w:val="00C707EA"/>
    <w:rsid w:val="00C7715B"/>
    <w:rsid w:val="00C97D26"/>
    <w:rsid w:val="00CA1965"/>
    <w:rsid w:val="00CB1CA3"/>
    <w:rsid w:val="00CC5E1D"/>
    <w:rsid w:val="00CD0776"/>
    <w:rsid w:val="00CE1C3F"/>
    <w:rsid w:val="00CE433F"/>
    <w:rsid w:val="00CF1A1F"/>
    <w:rsid w:val="00CF5C80"/>
    <w:rsid w:val="00D068AE"/>
    <w:rsid w:val="00D174DE"/>
    <w:rsid w:val="00D212B6"/>
    <w:rsid w:val="00D24A27"/>
    <w:rsid w:val="00D679C5"/>
    <w:rsid w:val="00D753A1"/>
    <w:rsid w:val="00D802D3"/>
    <w:rsid w:val="00D8705D"/>
    <w:rsid w:val="00D97636"/>
    <w:rsid w:val="00DC648C"/>
    <w:rsid w:val="00DD16A1"/>
    <w:rsid w:val="00DD3082"/>
    <w:rsid w:val="00DE72D8"/>
    <w:rsid w:val="00E17794"/>
    <w:rsid w:val="00E26929"/>
    <w:rsid w:val="00E3396B"/>
    <w:rsid w:val="00E54589"/>
    <w:rsid w:val="00E5508E"/>
    <w:rsid w:val="00E910D2"/>
    <w:rsid w:val="00E91E99"/>
    <w:rsid w:val="00ED32A0"/>
    <w:rsid w:val="00EF4F15"/>
    <w:rsid w:val="00F03B27"/>
    <w:rsid w:val="00F1426F"/>
    <w:rsid w:val="00F7682B"/>
    <w:rsid w:val="00FA6C0E"/>
    <w:rsid w:val="00FB4D1B"/>
    <w:rsid w:val="00FC14F7"/>
    <w:rsid w:val="00FD6420"/>
    <w:rsid w:val="00FD7FED"/>
    <w:rsid w:val="00FE15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C8D8B7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line="360" w:lineRule="auto"/>
      <w:ind w:firstLine="420"/>
    </w:pPr>
    <w:rPr>
      <w:rFonts w:ascii="Arial Unicode MS" w:eastAsia="Times New Roman" w:hAnsi="Arial Unicode MS" w:cs="Arial Unicode MS" w:hint="eastAsia"/>
      <w:color w:val="000000"/>
      <w:kern w:val="2"/>
      <w:sz w:val="21"/>
      <w:szCs w:val="21"/>
      <w:u w:color="000000"/>
    </w:rPr>
  </w:style>
  <w:style w:type="paragraph" w:styleId="Heading1">
    <w:name w:val="heading 1"/>
    <w:next w:val="Normal"/>
    <w:pPr>
      <w:keepNext/>
      <w:keepLines/>
      <w:widowControl w:val="0"/>
      <w:spacing w:before="340" w:after="330" w:line="578" w:lineRule="auto"/>
      <w:jc w:val="center"/>
      <w:outlineLvl w:val="0"/>
    </w:pPr>
    <w:rPr>
      <w:rFonts w:ascii="Arial Unicode MS" w:eastAsia="Times New Roman" w:hAnsi="Arial Unicode MS" w:cs="Arial Unicode MS" w:hint="eastAsia"/>
      <w:color w:val="000000"/>
      <w:kern w:val="44"/>
      <w:sz w:val="36"/>
      <w:szCs w:val="36"/>
      <w:u w:color="000000"/>
    </w:rPr>
  </w:style>
  <w:style w:type="paragraph" w:styleId="Heading2">
    <w:name w:val="heading 2"/>
    <w:next w:val="Normal"/>
    <w:link w:val="Heading2Char"/>
    <w:pPr>
      <w:keepNext/>
      <w:keepLines/>
      <w:widowControl w:val="0"/>
      <w:spacing w:before="260" w:after="260" w:line="415" w:lineRule="auto"/>
      <w:outlineLvl w:val="1"/>
    </w:pPr>
    <w:rPr>
      <w:rFonts w:eastAsia="Arial Unicode MS" w:hAnsi="Arial Unicode MS" w:cs="Arial Unicode MS"/>
      <w:color w:val="000000"/>
      <w:kern w:val="2"/>
      <w:sz w:val="32"/>
      <w:szCs w:val="32"/>
      <w:u w:color="000000"/>
    </w:rPr>
  </w:style>
  <w:style w:type="paragraph" w:styleId="Heading3">
    <w:name w:val="heading 3"/>
    <w:next w:val="Normal"/>
    <w:link w:val="Heading3Char"/>
    <w:pPr>
      <w:keepNext/>
      <w:keepLines/>
      <w:widowControl w:val="0"/>
      <w:spacing w:before="260" w:after="260" w:line="416" w:lineRule="auto"/>
      <w:ind w:firstLine="420"/>
      <w:outlineLvl w:val="2"/>
    </w:pPr>
    <w:rPr>
      <w:rFonts w:eastAsia="Arial Unicode MS" w:hAnsi="Arial Unicode MS" w:cs="Arial Unicode MS"/>
      <w:color w:val="000000"/>
      <w:kern w:val="2"/>
      <w:sz w:val="30"/>
      <w:szCs w:val="30"/>
      <w:u w:color="000000"/>
    </w:rPr>
  </w:style>
  <w:style w:type="paragraph" w:styleId="Heading4">
    <w:name w:val="heading 4"/>
    <w:basedOn w:val="Normal"/>
    <w:next w:val="Normal"/>
    <w:link w:val="Heading4Char"/>
    <w:unhideWhenUsed/>
    <w:qFormat/>
    <w:rsid w:val="00256BF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styleId="Header">
    <w:name w:val="header"/>
    <w:link w:val="HeaderChar"/>
    <w:pPr>
      <w:widowControl w:val="0"/>
      <w:tabs>
        <w:tab w:val="center" w:pos="4153"/>
        <w:tab w:val="right" w:pos="8306"/>
      </w:tabs>
      <w:spacing w:line="360" w:lineRule="auto"/>
      <w:ind w:firstLine="420"/>
      <w:jc w:val="center"/>
    </w:pPr>
    <w:rPr>
      <w:rFonts w:ascii="Calibri" w:eastAsia="Arial Unicode MS" w:hAnsi="Arial Unicode MS" w:cs="Arial Unicode MS"/>
      <w:color w:val="000000"/>
      <w:kern w:val="2"/>
      <w:sz w:val="18"/>
      <w:szCs w:val="18"/>
      <w:u w:color="000000"/>
    </w:rPr>
  </w:style>
  <w:style w:type="paragraph" w:styleId="Footer">
    <w:name w:val="footer"/>
    <w:link w:val="FooterChar"/>
    <w:pPr>
      <w:widowControl w:val="0"/>
      <w:tabs>
        <w:tab w:val="center" w:pos="4153"/>
        <w:tab w:val="right" w:pos="8306"/>
      </w:tabs>
      <w:spacing w:line="360" w:lineRule="auto"/>
      <w:ind w:firstLine="420"/>
    </w:pPr>
    <w:rPr>
      <w:rFonts w:ascii="Calibri" w:eastAsia="Calibri" w:hAnsi="Calibri" w:cs="Calibri"/>
      <w:color w:val="000000"/>
      <w:kern w:val="2"/>
      <w:sz w:val="18"/>
      <w:szCs w:val="18"/>
      <w:u w:color="000000"/>
    </w:rPr>
  </w:style>
  <w:style w:type="numbering" w:customStyle="1" w:styleId="List0">
    <w:name w:val="List 0"/>
    <w:basedOn w:val="ImportedStyle1"/>
    <w:pPr>
      <w:numPr>
        <w:numId w:val="1"/>
      </w:numPr>
    </w:pPr>
  </w:style>
  <w:style w:type="numbering" w:customStyle="1" w:styleId="ImportedStyle1">
    <w:name w:val="Imported Style 1"/>
  </w:style>
  <w:style w:type="paragraph" w:styleId="Caption">
    <w:name w:val="caption"/>
    <w:next w:val="Normal"/>
    <w:pPr>
      <w:widowControl w:val="0"/>
      <w:spacing w:line="360" w:lineRule="auto"/>
      <w:ind w:firstLine="420"/>
    </w:pPr>
    <w:rPr>
      <w:rFonts w:ascii="Arial Unicode MS" w:eastAsia="Calibri" w:hAnsi="Arial Unicode MS" w:cs="Arial Unicode MS" w:hint="eastAsia"/>
      <w:color w:val="000000"/>
      <w:kern w:val="2"/>
      <w:u w:color="000000"/>
    </w:rPr>
  </w:style>
  <w:style w:type="paragraph" w:customStyle="1" w:styleId="a">
    <w:name w:val="代码清单"/>
    <w:pPr>
      <w:pBdr>
        <w:top w:val="single" w:sz="6" w:space="0" w:color="CCCCCC"/>
        <w:left w:val="single" w:sz="6" w:space="0" w:color="CCCCCC"/>
        <w:bottom w:val="single" w:sz="6" w:space="0" w:color="CCCCCC"/>
        <w:right w:val="single" w:sz="6" w:space="0"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420" w:right="573"/>
    </w:pPr>
    <w:rPr>
      <w:rFonts w:ascii="Courier New" w:eastAsia="Arial Unicode MS" w:hAnsi="Arial Unicode MS" w:cs="Arial Unicode MS"/>
      <w:color w:val="333333"/>
      <w:sz w:val="21"/>
      <w:szCs w:val="21"/>
      <w:u w:color="333333"/>
    </w:rPr>
  </w:style>
  <w:style w:type="numbering" w:customStyle="1" w:styleId="List1">
    <w:name w:val="List 1"/>
    <w:basedOn w:val="ImportedStyle2"/>
    <w:pPr>
      <w:numPr>
        <w:numId w:val="3"/>
      </w:numPr>
    </w:pPr>
  </w:style>
  <w:style w:type="numbering" w:customStyle="1" w:styleId="ImportedStyle2">
    <w:name w:val="Imported Style 2"/>
  </w:style>
  <w:style w:type="numbering" w:customStyle="1" w:styleId="21">
    <w:name w:val="列表 21"/>
    <w:basedOn w:val="ImportedStyle3"/>
    <w:pPr>
      <w:numPr>
        <w:numId w:val="4"/>
      </w:numPr>
    </w:pPr>
  </w:style>
  <w:style w:type="numbering" w:customStyle="1" w:styleId="ImportedStyle3">
    <w:name w:val="Imported Style 3"/>
  </w:style>
  <w:style w:type="numbering" w:customStyle="1" w:styleId="31">
    <w:name w:val="列表 31"/>
    <w:basedOn w:val="ImportedStyle4"/>
    <w:pPr>
      <w:numPr>
        <w:numId w:val="5"/>
      </w:numPr>
    </w:pPr>
  </w:style>
  <w:style w:type="numbering" w:customStyle="1" w:styleId="ImportedStyle4">
    <w:name w:val="Imported Style 4"/>
  </w:style>
  <w:style w:type="numbering" w:customStyle="1" w:styleId="41">
    <w:name w:val="列表 41"/>
    <w:basedOn w:val="ImportedStyle5"/>
    <w:pPr>
      <w:numPr>
        <w:numId w:val="22"/>
      </w:numPr>
    </w:pPr>
  </w:style>
  <w:style w:type="numbering" w:customStyle="1" w:styleId="ImportedStyle5">
    <w:name w:val="Imported Style 5"/>
  </w:style>
  <w:style w:type="character" w:customStyle="1" w:styleId="None">
    <w:name w:val="None"/>
  </w:style>
  <w:style w:type="character" w:customStyle="1" w:styleId="Hyperlink0">
    <w:name w:val="Hyperlink.0"/>
    <w:basedOn w:val="None"/>
    <w:rPr>
      <w:color w:val="0000FF"/>
      <w:u w:val="single" w:color="0000FF"/>
    </w:rPr>
  </w:style>
  <w:style w:type="character" w:customStyle="1" w:styleId="Hyperlink1">
    <w:name w:val="Hyperlink.1"/>
    <w:basedOn w:val="Hyperlink"/>
    <w:rPr>
      <w:u w:val="single"/>
    </w:rPr>
  </w:style>
  <w:style w:type="numbering" w:customStyle="1" w:styleId="51">
    <w:name w:val="列表 51"/>
    <w:basedOn w:val="ImportedStyle6"/>
    <w:pPr>
      <w:numPr>
        <w:numId w:val="23"/>
      </w:numPr>
    </w:pPr>
  </w:style>
  <w:style w:type="numbering" w:customStyle="1" w:styleId="ImportedStyle6">
    <w:name w:val="Imported Style 6"/>
  </w:style>
  <w:style w:type="numbering" w:customStyle="1" w:styleId="List6">
    <w:name w:val="List 6"/>
    <w:basedOn w:val="ImportedStyle7"/>
    <w:pPr>
      <w:numPr>
        <w:numId w:val="28"/>
      </w:numPr>
    </w:pPr>
  </w:style>
  <w:style w:type="numbering" w:customStyle="1" w:styleId="ImportedStyle7">
    <w:name w:val="Imported Style 7"/>
  </w:style>
  <w:style w:type="numbering" w:customStyle="1" w:styleId="List7">
    <w:name w:val="List 7"/>
    <w:basedOn w:val="ImportedStyle8"/>
    <w:pPr>
      <w:numPr>
        <w:numId w:val="32"/>
      </w:numPr>
    </w:pPr>
  </w:style>
  <w:style w:type="numbering" w:customStyle="1" w:styleId="ImportedStyle8">
    <w:name w:val="Imported Style 8"/>
  </w:style>
  <w:style w:type="paragraph" w:styleId="BalloonText">
    <w:name w:val="Balloon Text"/>
    <w:basedOn w:val="Normal"/>
    <w:link w:val="BalloonTextChar"/>
    <w:uiPriority w:val="99"/>
    <w:semiHidden/>
    <w:unhideWhenUsed/>
    <w:rsid w:val="00E910D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10D2"/>
    <w:rPr>
      <w:rFonts w:ascii="Lucida Grande" w:eastAsia="Times New Roman" w:hAnsi="Lucida Grande" w:cs="Lucida Grande"/>
      <w:color w:val="000000"/>
      <w:kern w:val="2"/>
      <w:sz w:val="18"/>
      <w:szCs w:val="18"/>
      <w:u w:color="000000"/>
    </w:rPr>
  </w:style>
  <w:style w:type="character" w:customStyle="1" w:styleId="Heading4Char">
    <w:name w:val="Heading 4 Char"/>
    <w:basedOn w:val="DefaultParagraphFont"/>
    <w:link w:val="Heading4"/>
    <w:rsid w:val="00256BF3"/>
    <w:rPr>
      <w:rFonts w:asciiTheme="majorHAnsi" w:eastAsiaTheme="majorEastAsia" w:hAnsiTheme="majorHAnsi" w:cstheme="majorBidi"/>
      <w:b/>
      <w:bCs/>
      <w:color w:val="000000"/>
      <w:kern w:val="2"/>
      <w:sz w:val="28"/>
      <w:szCs w:val="28"/>
      <w:u w:color="000000"/>
    </w:rPr>
  </w:style>
  <w:style w:type="character" w:customStyle="1" w:styleId="Heading2Char">
    <w:name w:val="Heading 2 Char"/>
    <w:basedOn w:val="DefaultParagraphFont"/>
    <w:link w:val="Heading2"/>
    <w:rsid w:val="00256BF3"/>
    <w:rPr>
      <w:rFonts w:eastAsia="Arial Unicode MS" w:hAnsi="Arial Unicode MS" w:cs="Arial Unicode MS"/>
      <w:color w:val="000000"/>
      <w:kern w:val="2"/>
      <w:sz w:val="32"/>
      <w:szCs w:val="32"/>
      <w:u w:color="000000"/>
    </w:rPr>
  </w:style>
  <w:style w:type="character" w:customStyle="1" w:styleId="Heading3Char">
    <w:name w:val="Heading 3 Char"/>
    <w:basedOn w:val="DefaultParagraphFont"/>
    <w:link w:val="Heading3"/>
    <w:rsid w:val="00256BF3"/>
    <w:rPr>
      <w:rFonts w:eastAsia="Arial Unicode MS" w:hAnsi="Arial Unicode MS" w:cs="Arial Unicode MS"/>
      <w:color w:val="000000"/>
      <w:kern w:val="2"/>
      <w:sz w:val="30"/>
      <w:szCs w:val="30"/>
      <w:u w:color="000000"/>
    </w:rPr>
  </w:style>
  <w:style w:type="character" w:customStyle="1" w:styleId="HeaderChar">
    <w:name w:val="Header Char"/>
    <w:basedOn w:val="DefaultParagraphFont"/>
    <w:link w:val="Header"/>
    <w:rsid w:val="00256BF3"/>
    <w:rPr>
      <w:rFonts w:ascii="Calibri" w:eastAsia="Arial Unicode MS" w:hAnsi="Arial Unicode MS" w:cs="Arial Unicode MS"/>
      <w:color w:val="000000"/>
      <w:kern w:val="2"/>
      <w:sz w:val="18"/>
      <w:szCs w:val="18"/>
      <w:u w:color="000000"/>
    </w:rPr>
  </w:style>
  <w:style w:type="character" w:customStyle="1" w:styleId="FooterChar">
    <w:name w:val="Footer Char"/>
    <w:basedOn w:val="DefaultParagraphFont"/>
    <w:link w:val="Footer"/>
    <w:rsid w:val="00256BF3"/>
    <w:rPr>
      <w:rFonts w:ascii="Calibri" w:eastAsia="Calibri" w:hAnsi="Calibri" w:cs="Calibri"/>
      <w:color w:val="000000"/>
      <w:kern w:val="2"/>
      <w:sz w:val="18"/>
      <w:szCs w:val="18"/>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infocenter.arm.com" TargetMode="External"/><Relationship Id="rId16" Type="http://schemas.openxmlformats.org/officeDocument/2006/relationships/hyperlink" Target="http://bbs.iosre.com" TargetMode="External"/><Relationship Id="rId17" Type="http://schemas.openxmlformats.org/officeDocument/2006/relationships/hyperlink" Target="http://infocenter.arm.com/help/topic/com.arm.doc.ihi0042e/ihi0042e_aapcs.pdf" TargetMode="External"/><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hyperlink" Target="http://bbs.iosre.com" TargetMode="External"/><Relationship Id="rId68" Type="http://schemas.openxmlformats.org/officeDocument/2006/relationships/header" Target="header1.xml"/><Relationship Id="rId69" Type="http://schemas.openxmlformats.org/officeDocument/2006/relationships/footer" Target="footer1.xml"/><Relationship Id="rId50" Type="http://schemas.openxmlformats.org/officeDocument/2006/relationships/image" Target="media/image38.png"/><Relationship Id="rId51" Type="http://schemas.openxmlformats.org/officeDocument/2006/relationships/image" Target="media/image39.pn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png"/><Relationship Id="rId55" Type="http://schemas.openxmlformats.org/officeDocument/2006/relationships/hyperlink" Target="http://bbs.iosre.com" TargetMode="External"/><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image" Target="media/image45.png"/><Relationship Id="rId59" Type="http://schemas.openxmlformats.org/officeDocument/2006/relationships/image" Target="media/image46.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hyperlink" Target="http://bbs.iosre.com" TargetMode="External"/><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fontTable" Target="fontTable.xml"/><Relationship Id="rId71"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hyperlink" Target="http://bbs.iosre.com" TargetMode="External"/><Relationship Id="rId28" Type="http://schemas.openxmlformats.org/officeDocument/2006/relationships/image" Target="media/image18.png"/><Relationship Id="rId29" Type="http://schemas.openxmlformats.org/officeDocument/2006/relationships/hyperlink" Target="http://bbs.iosre.com" TargetMode="External"/><Relationship Id="rId60" Type="http://schemas.openxmlformats.org/officeDocument/2006/relationships/image" Target="media/image47.png"/><Relationship Id="rId61" Type="http://schemas.openxmlformats.org/officeDocument/2006/relationships/hyperlink" Target="http://bbs.iosre.com" TargetMode="External"/><Relationship Id="rId62" Type="http://schemas.openxmlformats.org/officeDocument/2006/relationships/image" Target="media/image48.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_rels/theme1.xml.rels><?xml version="1.0" encoding="UTF-8" standalone="yes"?>
<Relationships xmlns="http://schemas.openxmlformats.org/package/2006/relationships"><Relationship Id="rId1" Type="http://schemas.openxmlformats.org/officeDocument/2006/relationships/image" Target="../media/image53.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12</Pages>
  <Words>17630</Words>
  <Characters>100492</Characters>
  <Application>Microsoft Macintosh Word</Application>
  <DocSecurity>0</DocSecurity>
  <Lines>837</Lines>
  <Paragraphs>235</Paragraphs>
  <ScaleCrop>false</ScaleCrop>
  <Company/>
  <LinksUpToDate>false</LinksUpToDate>
  <CharactersWithSpaces>117887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125</cp:revision>
  <dcterms:created xsi:type="dcterms:W3CDTF">2015-03-03T08:15:00Z</dcterms:created>
  <dcterms:modified xsi:type="dcterms:W3CDTF">2015-04-08T07:02:00Z</dcterms:modified>
</cp:coreProperties>
</file>