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496F6" w14:textId="2D2FF181" w:rsidR="00C17150" w:rsidRDefault="00554A68" w:rsidP="00A36BF9">
      <w:pPr>
        <w:pStyle w:val="Heading1"/>
        <w:rPr>
          <w:rFonts w:hint="default"/>
        </w:rPr>
      </w:pPr>
      <w:r>
        <w:rPr>
          <w:lang w:val="zh-TW"/>
        </w:rPr>
        <w:t xml:space="preserve">Chapter 2 Introduction </w:t>
      </w:r>
      <w:r w:rsidR="00DF0D2D">
        <w:rPr>
          <w:lang w:val="zh-TW"/>
        </w:rPr>
        <w:t>to</w:t>
      </w:r>
      <w:r>
        <w:rPr>
          <w:lang w:val="zh-TW"/>
        </w:rPr>
        <w:t xml:space="preserve"> Jailbr</w:t>
      </w:r>
      <w:r w:rsidR="00DF0D2D">
        <w:rPr>
          <w:lang w:val="zh-TW"/>
        </w:rPr>
        <w:t>oken</w:t>
      </w:r>
      <w:r>
        <w:rPr>
          <w:lang w:val="zh-TW"/>
        </w:rPr>
        <w:t xml:space="preserve"> iOS</w:t>
      </w:r>
    </w:p>
    <w:p w14:paraId="0AC78FC5" w14:textId="287975CD" w:rsidR="00C17150" w:rsidRPr="00C848F6" w:rsidRDefault="00554A68">
      <w:pPr>
        <w:pStyle w:val="1"/>
        <w:rPr>
          <w:rFonts w:ascii="Times New Roman" w:eastAsia="Times New Roman" w:hAnsi="Times New Roman" w:cs="Times New Roman" w:hint="default"/>
        </w:rPr>
      </w:pPr>
      <w:r w:rsidRPr="00C648B9">
        <w:rPr>
          <w:rFonts w:ascii="Times New Roman" w:eastAsia="宋体" w:hAnsi="Times New Roman" w:cs="宋体" w:hint="default"/>
          <w:lang w:val="zh-TW" w:eastAsia="zh-TW"/>
        </w:rPr>
        <w:t xml:space="preserve">Compared with </w:t>
      </w:r>
      <w:r w:rsidR="00DF0D2D" w:rsidRPr="00C648B9">
        <w:rPr>
          <w:rFonts w:ascii="Times New Roman" w:eastAsia="宋体" w:hAnsi="Times New Roman" w:cs="宋体" w:hint="default"/>
          <w:lang w:val="zh-TW" w:eastAsia="zh-TW"/>
        </w:rPr>
        <w:t>what we see on Apps’ UI</w:t>
      </w:r>
      <w:r w:rsidRPr="00C648B9">
        <w:rPr>
          <w:rFonts w:ascii="Times New Roman" w:eastAsia="宋体" w:hAnsi="Times New Roman" w:cs="宋体" w:hint="default"/>
          <w:lang w:val="zh-TW" w:eastAsia="zh-TW"/>
        </w:rPr>
        <w:t xml:space="preserve">, we are more </w:t>
      </w:r>
      <w:r w:rsidR="00DF0D2D" w:rsidRPr="00C648B9">
        <w:rPr>
          <w:rFonts w:ascii="Times New Roman" w:eastAsia="宋体" w:hAnsi="Times New Roman" w:cs="宋体" w:hint="default"/>
          <w:lang w:val="zh-TW" w:eastAsia="zh-TW"/>
        </w:rPr>
        <w:t>interested in</w:t>
      </w:r>
      <w:r w:rsidRPr="00C648B9">
        <w:rPr>
          <w:rFonts w:ascii="Times New Roman" w:eastAsia="宋体" w:hAnsi="Times New Roman" w:cs="宋体" w:hint="default"/>
          <w:lang w:val="zh-TW" w:eastAsia="zh-TW"/>
        </w:rPr>
        <w:t xml:space="preserve"> </w:t>
      </w:r>
      <w:r w:rsidR="00DF0D2D" w:rsidRPr="00C648B9">
        <w:rPr>
          <w:rFonts w:ascii="Times New Roman" w:eastAsia="宋体" w:hAnsi="Times New Roman" w:cs="宋体" w:hint="default"/>
          <w:lang w:val="zh-TW" w:eastAsia="zh-TW"/>
        </w:rPr>
        <w:t>their</w:t>
      </w:r>
      <w:r w:rsidRPr="00C648B9">
        <w:rPr>
          <w:rFonts w:ascii="Times New Roman" w:eastAsia="宋体" w:hAnsi="Times New Roman" w:cs="宋体" w:hint="default"/>
          <w:lang w:val="zh-TW" w:eastAsia="zh-TW"/>
        </w:rPr>
        <w:t xml:space="preserve"> low-level implementation, </w:t>
      </w:r>
      <w:r w:rsidR="00DF0D2D" w:rsidRPr="00C648B9">
        <w:rPr>
          <w:rFonts w:ascii="Times New Roman" w:eastAsia="宋体" w:hAnsi="Times New Roman" w:cs="宋体" w:hint="default"/>
          <w:lang w:val="zh-TW" w:eastAsia="zh-TW"/>
        </w:rPr>
        <w:t>which</w:t>
      </w:r>
      <w:r w:rsidRPr="00C648B9">
        <w:rPr>
          <w:rFonts w:ascii="Times New Roman" w:eastAsia="宋体" w:hAnsi="Times New Roman" w:cs="宋体" w:hint="default"/>
          <w:lang w:val="zh-TW" w:eastAsia="zh-TW"/>
        </w:rPr>
        <w:t xml:space="preserve"> is exactly </w:t>
      </w:r>
      <w:r w:rsidR="00DF0D2D" w:rsidRPr="00C648B9">
        <w:rPr>
          <w:rFonts w:ascii="Times New Roman" w:eastAsia="宋体" w:hAnsi="Times New Roman" w:cs="宋体" w:hint="default"/>
          <w:lang w:val="zh-TW" w:eastAsia="zh-TW"/>
        </w:rPr>
        <w:t xml:space="preserve">the </w:t>
      </w:r>
      <w:r w:rsidRPr="00C648B9">
        <w:rPr>
          <w:rFonts w:ascii="Times New Roman" w:eastAsia="宋体" w:hAnsi="Times New Roman" w:cs="宋体" w:hint="default"/>
          <w:lang w:val="zh-TW" w:eastAsia="zh-TW"/>
        </w:rPr>
        <w:t xml:space="preserve">motivation </w:t>
      </w:r>
      <w:r w:rsidR="00DF0D2D" w:rsidRPr="00C648B9">
        <w:rPr>
          <w:rFonts w:ascii="Times New Roman" w:eastAsia="宋体" w:hAnsi="Times New Roman" w:cs="宋体" w:hint="default"/>
          <w:lang w:val="zh-TW" w:eastAsia="zh-TW"/>
        </w:rPr>
        <w:t>of</w:t>
      </w:r>
      <w:r w:rsidRPr="00C648B9">
        <w:rPr>
          <w:rFonts w:ascii="Times New Roman" w:eastAsia="宋体" w:hAnsi="Times New Roman" w:cs="宋体" w:hint="default"/>
          <w:lang w:val="zh-TW" w:eastAsia="zh-TW"/>
        </w:rPr>
        <w:t xml:space="preserve"> reverse engineering. But as </w:t>
      </w:r>
      <w:r w:rsidR="00DF0D2D" w:rsidRPr="00C648B9">
        <w:rPr>
          <w:rFonts w:ascii="Times New Roman" w:eastAsia="宋体" w:hAnsi="Times New Roman" w:cs="宋体" w:hint="default"/>
          <w:lang w:val="zh-TW" w:eastAsia="zh-TW"/>
        </w:rPr>
        <w:t>we know</w:t>
      </w:r>
      <w:r w:rsidRPr="00C648B9">
        <w:rPr>
          <w:rFonts w:ascii="Times New Roman" w:eastAsia="宋体" w:hAnsi="Times New Roman" w:cs="宋体" w:hint="default"/>
          <w:lang w:val="zh-TW" w:eastAsia="zh-TW"/>
        </w:rPr>
        <w:t>, non-jailbr</w:t>
      </w:r>
      <w:r w:rsidR="00DF0D2D" w:rsidRPr="00C648B9">
        <w:rPr>
          <w:rFonts w:ascii="Times New Roman" w:eastAsia="宋体" w:hAnsi="Times New Roman" w:cs="宋体" w:hint="default"/>
          <w:lang w:val="zh-TW" w:eastAsia="zh-TW"/>
        </w:rPr>
        <w:t>o</w:t>
      </w:r>
      <w:r w:rsidRPr="00C648B9">
        <w:rPr>
          <w:rFonts w:ascii="Times New Roman" w:eastAsia="宋体" w:hAnsi="Times New Roman" w:cs="宋体" w:hint="default"/>
          <w:lang w:val="zh-TW" w:eastAsia="zh-TW"/>
        </w:rPr>
        <w:t>k</w:t>
      </w:r>
      <w:r w:rsidR="00DF0D2D" w:rsidRPr="00C648B9">
        <w:rPr>
          <w:rFonts w:ascii="Times New Roman" w:eastAsia="宋体" w:hAnsi="Times New Roman" w:cs="宋体" w:hint="default"/>
          <w:lang w:val="zh-TW" w:eastAsia="zh-TW"/>
        </w:rPr>
        <w:t>en</w:t>
      </w:r>
      <w:r w:rsidRPr="00C648B9">
        <w:rPr>
          <w:rFonts w:ascii="Times New Roman" w:eastAsia="宋体" w:hAnsi="Times New Roman" w:cs="宋体" w:hint="default"/>
          <w:lang w:val="zh-TW" w:eastAsia="zh-TW"/>
        </w:rPr>
        <w:t xml:space="preserve"> iOS is a closed black box</w:t>
      </w:r>
      <w:r w:rsidR="00DF0D2D" w:rsidRPr="00C648B9">
        <w:rPr>
          <w:rFonts w:ascii="Times New Roman" w:hAnsi="Times New Roman" w:hint="default"/>
        </w:rPr>
        <w:t>,</w:t>
      </w:r>
      <w:r w:rsidRPr="00C648B9">
        <w:rPr>
          <w:rFonts w:ascii="Times New Roman" w:hAnsi="Times New Roman" w:hint="default"/>
        </w:rPr>
        <w:t xml:space="preserve"> </w:t>
      </w:r>
      <w:r w:rsidR="00DF0D2D" w:rsidRPr="00C648B9">
        <w:rPr>
          <w:rFonts w:ascii="Times New Roman" w:hAnsi="Times New Roman" w:hint="default"/>
        </w:rPr>
        <w:t xml:space="preserve">it has not been exposed to the public </w:t>
      </w:r>
      <w:r w:rsidR="00DF0D2D" w:rsidRPr="00C648B9">
        <w:rPr>
          <w:rFonts w:ascii="Times New Roman" w:eastAsia="宋体" w:hAnsi="Times New Roman" w:cs="宋体" w:hint="default"/>
          <w:lang w:val="zh-TW" w:eastAsia="zh-TW"/>
        </w:rPr>
        <w:t>u</w:t>
      </w:r>
      <w:r w:rsidRPr="00C648B9">
        <w:rPr>
          <w:rFonts w:ascii="Times New Roman" w:eastAsia="宋体" w:hAnsi="Times New Roman" w:cs="宋体" w:hint="default"/>
          <w:lang w:val="zh-TW" w:eastAsia="zh-TW"/>
        </w:rPr>
        <w:t>ntil dev teams</w:t>
      </w:r>
      <w:r w:rsidR="00DF0D2D" w:rsidRPr="00C648B9">
        <w:rPr>
          <w:rFonts w:ascii="Times New Roman" w:eastAsia="宋体" w:hAnsi="Times New Roman" w:cs="宋体" w:hint="default"/>
          <w:lang w:val="zh-TW" w:eastAsia="zh-TW"/>
        </w:rPr>
        <w:t xml:space="preserve"> </w:t>
      </w:r>
      <w:r w:rsidRPr="00C648B9">
        <w:rPr>
          <w:rFonts w:ascii="Times New Roman" w:eastAsia="宋体" w:hAnsi="Times New Roman" w:cs="宋体" w:hint="default"/>
          <w:lang w:val="zh-TW" w:eastAsia="zh-TW"/>
        </w:rPr>
        <w:t xml:space="preserve">like </w:t>
      </w:r>
      <w:r w:rsidRPr="00C648B9">
        <w:rPr>
          <w:rFonts w:ascii="Times New Roman" w:hAnsi="Times New Roman" w:hint="default"/>
        </w:rPr>
        <w:t>evad3rs, Pan</w:t>
      </w:r>
      <w:r w:rsidR="00DF0D2D" w:rsidRPr="00C648B9">
        <w:rPr>
          <w:rFonts w:ascii="Times New Roman" w:hAnsi="Times New Roman" w:hint="default"/>
        </w:rPr>
        <w:t>g</w:t>
      </w:r>
      <w:r w:rsidRPr="00C648B9">
        <w:rPr>
          <w:rFonts w:ascii="Times New Roman" w:hAnsi="Times New Roman" w:hint="default"/>
        </w:rPr>
        <w:t>u</w:t>
      </w:r>
      <w:r w:rsidR="00DF0D2D" w:rsidRPr="00C648B9">
        <w:rPr>
          <w:rFonts w:ascii="Times New Roman" w:hAnsi="Times New Roman" w:hint="default"/>
        </w:rPr>
        <w:t xml:space="preserve">Team and </w:t>
      </w:r>
      <w:r w:rsidRPr="00C648B9">
        <w:rPr>
          <w:rFonts w:ascii="Times New Roman" w:hAnsi="Times New Roman" w:hint="default"/>
        </w:rPr>
        <w:t xml:space="preserve">TaiG </w:t>
      </w:r>
      <w:r w:rsidR="00DF0D2D" w:rsidRPr="00C648B9">
        <w:rPr>
          <w:rFonts w:ascii="Times New Roman" w:hAnsi="Times New Roman" w:hint="default"/>
        </w:rPr>
        <w:t xml:space="preserve"> </w:t>
      </w:r>
      <w:r w:rsidRPr="00C648B9">
        <w:rPr>
          <w:rFonts w:ascii="Times New Roman" w:hAnsi="Times New Roman" w:hint="default"/>
        </w:rPr>
        <w:t>jailbr</w:t>
      </w:r>
      <w:r w:rsidR="00DF0D2D" w:rsidRPr="00C648B9">
        <w:rPr>
          <w:rFonts w:ascii="Times New Roman" w:hAnsi="Times New Roman" w:hint="default"/>
        </w:rPr>
        <w:t>o</w:t>
      </w:r>
      <w:r w:rsidRPr="00C648B9">
        <w:rPr>
          <w:rFonts w:ascii="Times New Roman" w:hAnsi="Times New Roman" w:hint="default"/>
        </w:rPr>
        <w:t>k</w:t>
      </w:r>
      <w:r w:rsidR="00DF0D2D" w:rsidRPr="00C648B9">
        <w:rPr>
          <w:rFonts w:ascii="Times New Roman" w:hAnsi="Times New Roman" w:hint="default"/>
        </w:rPr>
        <w:t>e</w:t>
      </w:r>
      <w:r w:rsidRPr="00C648B9">
        <w:rPr>
          <w:rFonts w:ascii="Times New Roman" w:hAnsi="Times New Roman" w:hint="default"/>
        </w:rPr>
        <w:t xml:space="preserve"> it, </w:t>
      </w:r>
      <w:r w:rsidR="00DF0D2D" w:rsidRPr="00C648B9">
        <w:rPr>
          <w:rFonts w:ascii="Times New Roman" w:hAnsi="Times New Roman" w:hint="default"/>
        </w:rPr>
        <w:t xml:space="preserve">then </w:t>
      </w:r>
      <w:r w:rsidRPr="00C648B9">
        <w:rPr>
          <w:rFonts w:ascii="Times New Roman" w:hAnsi="Times New Roman" w:hint="default"/>
        </w:rPr>
        <w:t>we</w:t>
      </w:r>
      <w:r w:rsidR="00EB6B09">
        <w:rPr>
          <w:rFonts w:ascii="Times New Roman" w:hAnsi="Times New Roman" w:hint="default"/>
        </w:rPr>
        <w:t>’</w:t>
      </w:r>
      <w:r w:rsidR="00EB6B09">
        <w:rPr>
          <w:rFonts w:ascii="Times New Roman" w:hAnsi="Times New Roman"/>
        </w:rPr>
        <w:t>r</w:t>
      </w:r>
      <w:r w:rsidR="00DF0D2D" w:rsidRPr="00C648B9">
        <w:rPr>
          <w:rFonts w:ascii="Times New Roman" w:hAnsi="Times New Roman" w:hint="default"/>
        </w:rPr>
        <w:t>e able to take a peek under the hood.</w:t>
      </w:r>
    </w:p>
    <w:p w14:paraId="41DADFE1" w14:textId="77777777" w:rsidR="00C17150" w:rsidRPr="00C648B9" w:rsidRDefault="00554A68">
      <w:pPr>
        <w:pStyle w:val="Heading2"/>
        <w:rPr>
          <w:lang w:eastAsia="zh-TW"/>
        </w:rPr>
      </w:pPr>
      <w:r>
        <w:rPr>
          <w:lang w:eastAsia="zh-TW"/>
        </w:rPr>
        <w:t>2.1 iOS</w:t>
      </w:r>
      <w:r w:rsidRPr="00C648B9">
        <w:rPr>
          <w:lang w:eastAsia="zh-TW"/>
        </w:rPr>
        <w:t xml:space="preserve"> System Hierarchy</w:t>
      </w:r>
    </w:p>
    <w:p w14:paraId="0F71D610" w14:textId="1BC8C11D"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For non-</w:t>
      </w:r>
      <w:r w:rsidR="00DF0D2D" w:rsidRPr="00C648B9">
        <w:rPr>
          <w:rFonts w:ascii="Times New Roman" w:eastAsia="宋体" w:hAnsi="Times New Roman" w:cs="宋体" w:hint="default"/>
          <w:lang w:val="zh-TW" w:eastAsia="zh-TW"/>
        </w:rPr>
        <w:t xml:space="preserve">jailbroken </w:t>
      </w:r>
      <w:r w:rsidRPr="00C648B9">
        <w:rPr>
          <w:rFonts w:ascii="Times New Roman" w:eastAsia="宋体" w:hAnsi="Times New Roman" w:cs="宋体" w:hint="default"/>
          <w:lang w:val="zh-TW" w:eastAsia="zh-TW"/>
        </w:rPr>
        <w:t xml:space="preserve">iOS, Apple provides </w:t>
      </w:r>
      <w:r w:rsidR="00DF0D2D" w:rsidRPr="00C648B9">
        <w:rPr>
          <w:rFonts w:ascii="Times New Roman" w:eastAsia="宋体" w:hAnsi="Times New Roman" w:cs="宋体" w:hint="default"/>
          <w:lang w:val="zh-TW" w:eastAsia="zh-TW"/>
        </w:rPr>
        <w:t>very</w:t>
      </w:r>
      <w:r w:rsidRPr="00C648B9">
        <w:rPr>
          <w:rFonts w:ascii="Times New Roman" w:eastAsia="宋体" w:hAnsi="Times New Roman" w:cs="宋体" w:hint="default"/>
          <w:lang w:val="zh-TW" w:eastAsia="zh-TW"/>
        </w:rPr>
        <w:t xml:space="preserve"> few </w:t>
      </w:r>
      <w:r w:rsidR="00DF0D2D" w:rsidRPr="00C648B9">
        <w:rPr>
          <w:rFonts w:ascii="Times New Roman" w:eastAsia="宋体" w:hAnsi="Times New Roman" w:cs="宋体" w:hint="default"/>
          <w:lang w:val="zh-TW" w:eastAsia="zh-TW"/>
        </w:rPr>
        <w:t xml:space="preserve">APIs in the SDK to </w:t>
      </w:r>
      <w:r w:rsidR="00174DE3">
        <w:rPr>
          <w:rFonts w:ascii="Times New Roman" w:eastAsia="宋体" w:hAnsi="Times New Roman" w:cs="宋体"/>
          <w:lang w:val="zh-TW" w:eastAsia="zh-TW"/>
        </w:rPr>
        <w:t xml:space="preserve">directly </w:t>
      </w:r>
      <w:r w:rsidR="00DF0D2D" w:rsidRPr="00C648B9">
        <w:rPr>
          <w:rFonts w:ascii="Times New Roman" w:eastAsia="宋体" w:hAnsi="Times New Roman" w:cs="宋体" w:hint="default"/>
          <w:lang w:val="zh-TW" w:eastAsia="zh-TW"/>
        </w:rPr>
        <w:t xml:space="preserve">access the </w:t>
      </w:r>
      <w:r w:rsidR="00A002DD" w:rsidRPr="00C648B9">
        <w:rPr>
          <w:rFonts w:ascii="Times New Roman" w:eastAsia="宋体" w:hAnsi="Times New Roman" w:cs="宋体" w:hint="default"/>
          <w:lang w:val="zh-TW" w:eastAsia="zh-TW"/>
        </w:rPr>
        <w:t>filesystem</w:t>
      </w:r>
      <w:r w:rsidRPr="00C648B9">
        <w:rPr>
          <w:rFonts w:ascii="Times New Roman" w:eastAsia="宋体" w:hAnsi="Times New Roman" w:cs="宋体" w:hint="default"/>
          <w:lang w:val="zh-TW" w:eastAsia="zh-TW"/>
        </w:rPr>
        <w:t xml:space="preserve">. </w:t>
      </w:r>
      <w:r w:rsidR="00171637" w:rsidRPr="00C648B9">
        <w:rPr>
          <w:rFonts w:ascii="Times New Roman" w:eastAsia="宋体" w:hAnsi="Times New Roman" w:cs="宋体" w:hint="default"/>
          <w:lang w:val="zh-TW" w:eastAsia="zh-TW"/>
        </w:rPr>
        <w:t>By refering to the documents, App Store d</w:t>
      </w:r>
      <w:r w:rsidRPr="00C648B9">
        <w:rPr>
          <w:rFonts w:ascii="Times New Roman" w:eastAsia="宋体" w:hAnsi="Times New Roman" w:cs="宋体" w:hint="default"/>
          <w:lang w:val="zh-TW" w:eastAsia="zh-TW"/>
        </w:rPr>
        <w:t>evelopers may have no idea of iOS system hierarchy</w:t>
      </w:r>
      <w:r w:rsidR="00ED68AE">
        <w:rPr>
          <w:rFonts w:ascii="Times New Roman" w:eastAsia="宋体" w:hAnsi="Times New Roman" w:cs="宋体"/>
          <w:lang w:val="zh-TW" w:eastAsia="zh-TW"/>
        </w:rPr>
        <w:t xml:space="preserve"> at all</w:t>
      </w:r>
      <w:r w:rsidRPr="00C648B9">
        <w:rPr>
          <w:rFonts w:ascii="Times New Roman" w:eastAsia="宋体" w:hAnsi="Times New Roman" w:cs="宋体" w:hint="default"/>
          <w:lang w:val="zh-TW" w:eastAsia="zh-TW"/>
        </w:rPr>
        <w:t xml:space="preserve">. </w:t>
      </w:r>
    </w:p>
    <w:p w14:paraId="75570263" w14:textId="7CCDFD32"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Because of </w:t>
      </w:r>
      <w:r w:rsidR="00171637" w:rsidRPr="00C648B9">
        <w:rPr>
          <w:rFonts w:ascii="Times New Roman" w:eastAsia="宋体" w:hAnsi="Times New Roman" w:cs="宋体" w:hint="default"/>
          <w:lang w:val="zh-TW" w:eastAsia="zh-TW"/>
        </w:rPr>
        <w:t>very limited</w:t>
      </w:r>
      <w:r w:rsidRPr="00C648B9">
        <w:rPr>
          <w:rFonts w:ascii="Times New Roman" w:eastAsia="宋体" w:hAnsi="Times New Roman" w:cs="宋体" w:hint="default"/>
          <w:lang w:val="zh-TW" w:eastAsia="zh-TW"/>
        </w:rPr>
        <w:t xml:space="preserve"> permission, </w:t>
      </w:r>
      <w:r w:rsidR="00171637" w:rsidRPr="00C648B9">
        <w:rPr>
          <w:rFonts w:ascii="Times New Roman" w:eastAsia="宋体" w:hAnsi="Times New Roman" w:cs="宋体" w:hint="default"/>
          <w:lang w:val="zh-TW" w:eastAsia="zh-TW"/>
        </w:rPr>
        <w:t>App Store A</w:t>
      </w:r>
      <w:r w:rsidRPr="00C648B9">
        <w:rPr>
          <w:rFonts w:ascii="Times New Roman" w:eastAsia="宋体" w:hAnsi="Times New Roman" w:cs="宋体" w:hint="default"/>
          <w:lang w:val="zh-TW" w:eastAsia="zh-TW"/>
        </w:rPr>
        <w:t>pps</w:t>
      </w:r>
      <w:r w:rsidR="00171637" w:rsidRPr="00C648B9">
        <w:rPr>
          <w:rFonts w:ascii="Times New Roman" w:eastAsia="宋体" w:hAnsi="Times New Roman" w:cs="宋体" w:hint="default"/>
          <w:lang w:val="zh-TW" w:eastAsia="zh-TW"/>
        </w:rPr>
        <w:t xml:space="preserve"> </w:t>
      </w:r>
      <w:r w:rsidRPr="00C648B9">
        <w:rPr>
          <w:rFonts w:ascii="Times New Roman" w:eastAsia="宋体" w:hAnsi="Times New Roman" w:cs="宋体" w:hint="default"/>
          <w:lang w:val="zh-TW" w:eastAsia="zh-TW"/>
        </w:rPr>
        <w:t>(</w:t>
      </w:r>
      <w:r w:rsidR="00171637" w:rsidRPr="00C648B9">
        <w:rPr>
          <w:rFonts w:ascii="Times New Roman" w:eastAsia="宋体" w:hAnsi="Times New Roman" w:cs="宋体" w:hint="default"/>
          <w:lang w:val="zh-TW" w:eastAsia="zh-TW"/>
        </w:rPr>
        <w:t xml:space="preserve">hereafter referred to as </w:t>
      </w:r>
      <w:r w:rsidRPr="00C648B9">
        <w:rPr>
          <w:rFonts w:ascii="Times New Roman" w:eastAsia="宋体" w:hAnsi="Times New Roman" w:cs="宋体" w:hint="default"/>
          <w:lang w:val="zh-TW" w:eastAsia="zh-TW"/>
        </w:rPr>
        <w:t xml:space="preserve">StoreApps) cannot access </w:t>
      </w:r>
      <w:r w:rsidR="00171637" w:rsidRPr="00C648B9">
        <w:rPr>
          <w:rFonts w:ascii="Times New Roman" w:eastAsia="宋体" w:hAnsi="Times New Roman" w:cs="宋体" w:hint="default"/>
          <w:lang w:val="zh-TW" w:eastAsia="zh-TW"/>
        </w:rPr>
        <w:t xml:space="preserve">most </w:t>
      </w:r>
      <w:r w:rsidRPr="00C648B9">
        <w:rPr>
          <w:rFonts w:ascii="Times New Roman" w:eastAsia="宋体" w:hAnsi="Times New Roman" w:cs="宋体" w:hint="default"/>
          <w:lang w:val="zh-TW" w:eastAsia="zh-TW"/>
        </w:rPr>
        <w:t xml:space="preserve">directories </w:t>
      </w:r>
      <w:r w:rsidR="00171637" w:rsidRPr="00C648B9">
        <w:rPr>
          <w:rFonts w:ascii="Times New Roman" w:eastAsia="宋体" w:hAnsi="Times New Roman" w:cs="宋体" w:hint="default"/>
          <w:lang w:val="zh-TW" w:eastAsia="zh-TW"/>
        </w:rPr>
        <w:t xml:space="preserve">apart from </w:t>
      </w:r>
      <w:r w:rsidRPr="00C648B9">
        <w:rPr>
          <w:rFonts w:ascii="Times New Roman" w:eastAsia="宋体" w:hAnsi="Times New Roman" w:cs="宋体" w:hint="default"/>
          <w:lang w:val="zh-TW" w:eastAsia="zh-TW"/>
        </w:rPr>
        <w:t xml:space="preserve">their </w:t>
      </w:r>
      <w:r w:rsidR="00171637" w:rsidRPr="00C648B9">
        <w:rPr>
          <w:rFonts w:ascii="Times New Roman" w:eastAsia="宋体" w:hAnsi="Times New Roman" w:cs="宋体" w:hint="default"/>
          <w:lang w:val="zh-TW" w:eastAsia="zh-TW"/>
        </w:rPr>
        <w:t>own</w:t>
      </w:r>
      <w:r w:rsidRPr="00C648B9">
        <w:rPr>
          <w:rFonts w:ascii="Times New Roman" w:eastAsia="宋体" w:hAnsi="Times New Roman" w:cs="宋体" w:hint="default"/>
          <w:lang w:val="zh-TW" w:eastAsia="zh-TW"/>
        </w:rPr>
        <w:t xml:space="preserve">. However, </w:t>
      </w:r>
      <w:r w:rsidR="00CC2C15" w:rsidRPr="00C648B9">
        <w:rPr>
          <w:rFonts w:ascii="Times New Roman" w:eastAsia="宋体" w:hAnsi="Times New Roman" w:cs="宋体" w:hint="default"/>
          <w:lang w:val="zh-TW" w:eastAsia="zh-TW"/>
        </w:rPr>
        <w:t>for</w:t>
      </w:r>
      <w:r w:rsidRPr="00C648B9">
        <w:rPr>
          <w:rFonts w:ascii="Times New Roman" w:eastAsia="宋体" w:hAnsi="Times New Roman" w:cs="宋体" w:hint="default"/>
          <w:lang w:val="zh-TW" w:eastAsia="zh-TW"/>
        </w:rPr>
        <w:t xml:space="preserve"> </w:t>
      </w:r>
      <w:r w:rsidR="00CC2C15" w:rsidRPr="00C648B9">
        <w:rPr>
          <w:rFonts w:ascii="Times New Roman" w:eastAsia="宋体" w:hAnsi="Times New Roman" w:cs="宋体" w:hint="default"/>
          <w:lang w:val="zh-TW" w:eastAsia="zh-TW"/>
        </w:rPr>
        <w:t>jailbro</w:t>
      </w:r>
      <w:r w:rsidR="00171637" w:rsidRPr="00C648B9">
        <w:rPr>
          <w:rFonts w:ascii="Times New Roman" w:eastAsia="宋体" w:hAnsi="Times New Roman" w:cs="宋体" w:hint="default"/>
          <w:lang w:val="zh-TW" w:eastAsia="zh-TW"/>
        </w:rPr>
        <w:t>k</w:t>
      </w:r>
      <w:r w:rsidR="00CC2C15" w:rsidRPr="00C648B9">
        <w:rPr>
          <w:rFonts w:ascii="Times New Roman" w:eastAsia="宋体" w:hAnsi="Times New Roman" w:cs="宋体" w:hint="default"/>
          <w:lang w:val="zh-TW" w:eastAsia="zh-TW"/>
        </w:rPr>
        <w:t>en</w:t>
      </w:r>
      <w:r w:rsidR="00171637" w:rsidRPr="00C648B9">
        <w:rPr>
          <w:rFonts w:ascii="Times New Roman" w:eastAsia="宋体" w:hAnsi="Times New Roman" w:cs="宋体" w:hint="default"/>
          <w:lang w:val="zh-TW" w:eastAsia="zh-TW"/>
        </w:rPr>
        <w:t xml:space="preserve"> </w:t>
      </w:r>
      <w:r w:rsidRPr="00C648B9">
        <w:rPr>
          <w:rFonts w:ascii="Times New Roman" w:eastAsia="宋体" w:hAnsi="Times New Roman" w:cs="宋体" w:hint="default"/>
          <w:lang w:val="zh-TW" w:eastAsia="zh-TW"/>
        </w:rPr>
        <w:t xml:space="preserve">iOS, Cydia </w:t>
      </w:r>
      <w:r w:rsidR="00171637" w:rsidRPr="00C648B9">
        <w:rPr>
          <w:rFonts w:ascii="Times New Roman" w:eastAsia="宋体" w:hAnsi="Times New Roman" w:cs="宋体" w:hint="default"/>
          <w:lang w:val="zh-TW" w:eastAsia="zh-TW"/>
        </w:rPr>
        <w:t xml:space="preserve">Apps </w:t>
      </w:r>
      <w:r w:rsidRPr="00C648B9">
        <w:rPr>
          <w:rFonts w:ascii="Times New Roman" w:eastAsia="宋体" w:hAnsi="Times New Roman" w:cs="宋体" w:hint="default"/>
          <w:lang w:val="zh-TW" w:eastAsia="zh-TW"/>
        </w:rPr>
        <w:t xml:space="preserve">can possess higher permission than StoreApps, </w:t>
      </w:r>
      <w:r w:rsidR="00CC2C15" w:rsidRPr="00C648B9">
        <w:rPr>
          <w:rFonts w:ascii="Times New Roman" w:eastAsia="宋体" w:hAnsi="Times New Roman" w:cs="宋体" w:hint="default"/>
          <w:lang w:val="zh-TW" w:eastAsia="zh-TW"/>
        </w:rPr>
        <w:t>which enables them to</w:t>
      </w:r>
      <w:r w:rsidRPr="00C648B9">
        <w:rPr>
          <w:rFonts w:ascii="Times New Roman" w:eastAsia="宋体" w:hAnsi="Times New Roman" w:cs="宋体" w:hint="default"/>
          <w:lang w:val="zh-TW" w:eastAsia="zh-TW"/>
        </w:rPr>
        <w:t xml:space="preserve"> access the whole </w:t>
      </w:r>
      <w:r w:rsidR="00A002DD" w:rsidRPr="00C648B9">
        <w:rPr>
          <w:rFonts w:ascii="Times New Roman" w:eastAsia="宋体" w:hAnsi="Times New Roman" w:cs="宋体" w:hint="default"/>
          <w:lang w:val="zh-TW" w:eastAsia="zh-TW"/>
        </w:rPr>
        <w:t>filesystem</w:t>
      </w:r>
      <w:r w:rsidRPr="00C648B9">
        <w:rPr>
          <w:rFonts w:ascii="Times New Roman" w:eastAsia="宋体" w:hAnsi="Times New Roman" w:cs="宋体" w:hint="default"/>
          <w:lang w:val="zh-TW" w:eastAsia="zh-TW"/>
        </w:rPr>
        <w:t xml:space="preserve">. </w:t>
      </w:r>
      <w:r w:rsidR="00AB7CDD" w:rsidRPr="00C648B9">
        <w:rPr>
          <w:rFonts w:ascii="Times New Roman" w:eastAsia="宋体" w:hAnsi="Times New Roman" w:cs="宋体" w:hint="default"/>
          <w:lang w:val="zh-TW" w:eastAsia="zh-TW"/>
        </w:rPr>
        <w:t xml:space="preserve">For example, </w:t>
      </w:r>
      <w:r w:rsidRPr="00C648B9">
        <w:rPr>
          <w:rFonts w:ascii="Times New Roman" w:eastAsia="宋体" w:hAnsi="Times New Roman" w:cs="宋体" w:hint="default"/>
          <w:lang w:val="zh-TW" w:eastAsia="zh-TW"/>
        </w:rPr>
        <w:t>iFile</w:t>
      </w:r>
      <w:r w:rsidR="00AB7CDD" w:rsidRPr="00C648B9">
        <w:rPr>
          <w:rFonts w:ascii="Times New Roman" w:eastAsia="宋体" w:hAnsi="Times New Roman" w:cs="宋体" w:hint="default"/>
          <w:lang w:val="zh-TW" w:eastAsia="zh-TW"/>
        </w:rPr>
        <w:t xml:space="preserve"> from Cydia</w:t>
      </w:r>
      <w:r w:rsidRPr="00C648B9">
        <w:rPr>
          <w:rFonts w:ascii="Times New Roman" w:eastAsia="宋体" w:hAnsi="Times New Roman" w:cs="宋体" w:hint="default"/>
          <w:lang w:val="zh-TW" w:eastAsia="zh-TW"/>
        </w:rPr>
        <w:t xml:space="preserve"> </w:t>
      </w:r>
      <w:r w:rsidR="00AB7CDD" w:rsidRPr="00C648B9">
        <w:rPr>
          <w:rFonts w:ascii="Times New Roman" w:eastAsia="宋体" w:hAnsi="Times New Roman" w:cs="宋体" w:hint="default"/>
          <w:lang w:val="zh-TW" w:eastAsia="zh-TW"/>
        </w:rPr>
        <w:t xml:space="preserve">is </w:t>
      </w:r>
      <w:r w:rsidRPr="00C648B9">
        <w:rPr>
          <w:rFonts w:ascii="Times New Roman" w:eastAsia="宋体" w:hAnsi="Times New Roman" w:cs="宋体" w:hint="default"/>
          <w:lang w:val="zh-TW" w:eastAsia="zh-TW"/>
        </w:rPr>
        <w:t xml:space="preserve">a famous third-party file management </w:t>
      </w:r>
      <w:r w:rsidR="00AB7CDD" w:rsidRPr="00C648B9">
        <w:rPr>
          <w:rFonts w:ascii="Times New Roman" w:eastAsia="宋体" w:hAnsi="Times New Roman" w:cs="宋体" w:hint="default"/>
          <w:lang w:val="zh-TW" w:eastAsia="zh-TW"/>
        </w:rPr>
        <w:t>A</w:t>
      </w:r>
      <w:r w:rsidRPr="00C648B9">
        <w:rPr>
          <w:rFonts w:ascii="Times New Roman" w:eastAsia="宋体" w:hAnsi="Times New Roman" w:cs="宋体" w:hint="default"/>
          <w:lang w:val="zh-TW" w:eastAsia="zh-TW"/>
        </w:rPr>
        <w:t>pp</w:t>
      </w:r>
      <w:r w:rsidR="00AB7CDD"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 xml:space="preserve"> </w:t>
      </w:r>
      <w:r w:rsidR="00AB7CDD" w:rsidRPr="00C648B9">
        <w:rPr>
          <w:rFonts w:ascii="Times New Roman" w:eastAsia="宋体" w:hAnsi="Times New Roman" w:cs="宋体" w:hint="default"/>
          <w:lang w:val="zh-TW" w:eastAsia="zh-TW"/>
        </w:rPr>
        <w:t>a</w:t>
      </w:r>
      <w:r w:rsidRPr="00C648B9">
        <w:rPr>
          <w:rFonts w:ascii="Times New Roman" w:eastAsia="宋体" w:hAnsi="Times New Roman" w:cs="宋体" w:hint="default"/>
          <w:lang w:val="zh-TW" w:eastAsia="zh-TW"/>
        </w:rPr>
        <w:t>s shown in figure 2-1.</w:t>
      </w:r>
    </w:p>
    <w:p w14:paraId="26038F7F" w14:textId="77777777" w:rsidR="00C17150" w:rsidRDefault="00554A68">
      <w:pPr>
        <w:pStyle w:val="1"/>
        <w:keepNext/>
        <w:ind w:firstLine="0"/>
        <w:jc w:val="center"/>
        <w:rPr>
          <w:rFonts w:hint="default"/>
        </w:rPr>
      </w:pPr>
      <w:r>
        <w:rPr>
          <w:noProof/>
          <w:lang w:eastAsia="en-US"/>
        </w:rPr>
        <w:drawing>
          <wp:inline distT="0" distB="0" distL="0" distR="0" wp14:anchorId="29C2A9E5" wp14:editId="2BFC8B63">
            <wp:extent cx="2032000" cy="3606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2032000" cy="3606800"/>
                    </a:xfrm>
                    <a:prstGeom prst="rect">
                      <a:avLst/>
                    </a:prstGeom>
                    <a:ln w="12700" cap="flat">
                      <a:noFill/>
                      <a:miter lim="400000"/>
                    </a:ln>
                    <a:effectLst/>
                  </pic:spPr>
                </pic:pic>
              </a:graphicData>
            </a:graphic>
          </wp:inline>
        </w:drawing>
      </w:r>
    </w:p>
    <w:p w14:paraId="71A4B49B" w14:textId="77777777" w:rsidR="00C17150" w:rsidRDefault="00554A68">
      <w:pPr>
        <w:pStyle w:val="Caption"/>
        <w:ind w:firstLine="0"/>
        <w:jc w:val="center"/>
      </w:pPr>
      <w:r>
        <w:rPr>
          <w:rFonts w:ascii="Trebuchet MS"/>
        </w:rPr>
        <w:t>Figure 2- 1 iFile</w:t>
      </w:r>
    </w:p>
    <w:p w14:paraId="732FA68B" w14:textId="1F480A3C"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With </w:t>
      </w:r>
      <w:r w:rsidR="00851A94" w:rsidRPr="00C648B9">
        <w:rPr>
          <w:rFonts w:ascii="Times New Roman" w:eastAsia="宋体" w:hAnsi="Times New Roman" w:cs="宋体" w:hint="default"/>
          <w:lang w:val="zh-TW" w:eastAsia="zh-TW"/>
        </w:rPr>
        <w:t xml:space="preserve">the help of </w:t>
      </w:r>
      <w:r w:rsidRPr="00C648B9">
        <w:rPr>
          <w:rFonts w:ascii="Times New Roman" w:eastAsia="宋体" w:hAnsi="Times New Roman" w:cs="宋体" w:hint="default"/>
          <w:lang w:val="zh-TW" w:eastAsia="zh-TW"/>
        </w:rPr>
        <w:t xml:space="preserve">AFC2, we can </w:t>
      </w:r>
      <w:r w:rsidR="00851A94" w:rsidRPr="00C648B9">
        <w:rPr>
          <w:rFonts w:ascii="Times New Roman" w:eastAsia="宋体" w:hAnsi="Times New Roman" w:cs="宋体" w:hint="default"/>
          <w:lang w:val="zh-TW" w:eastAsia="zh-TW"/>
        </w:rPr>
        <w:t xml:space="preserve">also </w:t>
      </w:r>
      <w:r w:rsidRPr="00C648B9">
        <w:rPr>
          <w:rFonts w:ascii="Times New Roman" w:eastAsia="宋体" w:hAnsi="Times New Roman" w:cs="宋体" w:hint="default"/>
          <w:lang w:val="zh-TW" w:eastAsia="zh-TW"/>
        </w:rPr>
        <w:t>access the whole iOS filesystem</w:t>
      </w:r>
      <w:r w:rsidR="00851A94" w:rsidRPr="00C648B9">
        <w:rPr>
          <w:rFonts w:ascii="Times New Roman" w:eastAsia="宋体" w:hAnsi="Times New Roman" w:cs="宋体" w:hint="default"/>
          <w:lang w:val="zh-TW" w:eastAsia="zh-TW"/>
        </w:rPr>
        <w:t xml:space="preserve"> </w:t>
      </w:r>
      <w:r w:rsidR="004744C3">
        <w:rPr>
          <w:rFonts w:ascii="Times New Roman" w:eastAsia="宋体" w:hAnsi="Times New Roman" w:cs="宋体"/>
          <w:lang w:val="zh-TW" w:eastAsia="zh-TW"/>
        </w:rPr>
        <w:t>via software like iFunBox on</w:t>
      </w:r>
      <w:r w:rsidR="00851A94" w:rsidRPr="00C648B9">
        <w:rPr>
          <w:rFonts w:ascii="Times New Roman" w:eastAsia="宋体" w:hAnsi="Times New Roman" w:cs="宋体" w:hint="default"/>
          <w:lang w:val="zh-TW" w:eastAsia="zh-TW"/>
        </w:rPr>
        <w:t xml:space="preserve"> PC,</w:t>
      </w:r>
      <w:r w:rsidRPr="00C648B9">
        <w:rPr>
          <w:rFonts w:ascii="Times New Roman" w:eastAsia="宋体" w:hAnsi="Times New Roman" w:cs="宋体" w:hint="default"/>
          <w:lang w:val="zh-TW" w:eastAsia="zh-TW"/>
        </w:rPr>
        <w:t xml:space="preserve"> </w:t>
      </w:r>
      <w:r w:rsidR="00851A94" w:rsidRPr="00C648B9">
        <w:rPr>
          <w:rFonts w:ascii="Times New Roman" w:eastAsia="宋体" w:hAnsi="Times New Roman" w:cs="宋体" w:hint="default"/>
          <w:lang w:val="zh-TW" w:eastAsia="zh-TW"/>
        </w:rPr>
        <w:t>a</w:t>
      </w:r>
      <w:r w:rsidRPr="00C648B9">
        <w:rPr>
          <w:rFonts w:ascii="Times New Roman" w:eastAsia="宋体" w:hAnsi="Times New Roman" w:cs="宋体" w:hint="default"/>
          <w:lang w:val="zh-TW" w:eastAsia="zh-TW"/>
        </w:rPr>
        <w:t>s shown in figure 2-2.</w:t>
      </w:r>
    </w:p>
    <w:p w14:paraId="72F82952" w14:textId="77777777" w:rsidR="00C17150" w:rsidRDefault="00554A68">
      <w:pPr>
        <w:pStyle w:val="1"/>
        <w:keepNext/>
        <w:ind w:firstLine="0"/>
        <w:jc w:val="center"/>
        <w:rPr>
          <w:rFonts w:hint="default"/>
        </w:rPr>
      </w:pPr>
      <w:r>
        <w:rPr>
          <w:noProof/>
          <w:lang w:eastAsia="en-US"/>
        </w:rPr>
        <w:lastRenderedPageBreak/>
        <w:drawing>
          <wp:inline distT="0" distB="0" distL="0" distR="0" wp14:anchorId="127C1C99" wp14:editId="3E61E5EF">
            <wp:extent cx="4321912" cy="24845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8">
                      <a:extLst/>
                    </a:blip>
                    <a:stretch>
                      <a:fillRect/>
                    </a:stretch>
                  </pic:blipFill>
                  <pic:spPr>
                    <a:xfrm>
                      <a:off x="0" y="0"/>
                      <a:ext cx="4321912" cy="2484578"/>
                    </a:xfrm>
                    <a:prstGeom prst="rect">
                      <a:avLst/>
                    </a:prstGeom>
                    <a:ln w="12700" cap="flat">
                      <a:noFill/>
                      <a:miter lim="400000"/>
                    </a:ln>
                    <a:effectLst/>
                  </pic:spPr>
                </pic:pic>
              </a:graphicData>
            </a:graphic>
          </wp:inline>
        </w:drawing>
      </w:r>
    </w:p>
    <w:p w14:paraId="35563104" w14:textId="77777777" w:rsidR="00C17150" w:rsidRPr="00C648B9" w:rsidRDefault="00554A68">
      <w:pPr>
        <w:pStyle w:val="Caption"/>
        <w:ind w:firstLine="0"/>
        <w:jc w:val="center"/>
        <w:rPr>
          <w:rFonts w:ascii="Trebuchet MS"/>
        </w:rPr>
      </w:pPr>
      <w:r w:rsidRPr="00C648B9">
        <w:rPr>
          <w:rFonts w:ascii="Trebuchet MS"/>
        </w:rPr>
        <w:t xml:space="preserve">Figure </w:t>
      </w:r>
      <w:r>
        <w:rPr>
          <w:rFonts w:ascii="Trebuchet MS"/>
        </w:rPr>
        <w:t>2- 2 iFunBox</w:t>
      </w:r>
    </w:p>
    <w:p w14:paraId="7E25E317" w14:textId="6B001913" w:rsidR="00C17150" w:rsidRPr="00C648B9" w:rsidRDefault="00851A94">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Because our reverse engineering target</w:t>
      </w:r>
      <w:r w:rsidR="00E10AEF">
        <w:rPr>
          <w:rFonts w:ascii="Times New Roman" w:eastAsia="宋体" w:hAnsi="Times New Roman" w:cs="宋体"/>
          <w:lang w:val="zh-TW" w:eastAsia="zh-TW"/>
        </w:rPr>
        <w:t>s</w:t>
      </w:r>
      <w:r w:rsidR="00E10AEF">
        <w:rPr>
          <w:rFonts w:ascii="Times New Roman" w:eastAsia="宋体" w:hAnsi="Times New Roman" w:cs="宋体" w:hint="default"/>
          <w:lang w:val="zh-TW" w:eastAsia="zh-TW"/>
        </w:rPr>
        <w:t xml:space="preserve"> come</w:t>
      </w:r>
      <w:r w:rsidRPr="00C648B9">
        <w:rPr>
          <w:rFonts w:ascii="Times New Roman" w:eastAsia="宋体" w:hAnsi="Times New Roman" w:cs="宋体" w:hint="default"/>
          <w:lang w:val="zh-TW" w:eastAsia="zh-TW"/>
        </w:rPr>
        <w:t xml:space="preserve"> right from iOS, being able</w:t>
      </w:r>
      <w:r w:rsidR="00554A68" w:rsidRPr="00C648B9">
        <w:rPr>
          <w:rFonts w:ascii="Times New Roman" w:eastAsia="宋体" w:hAnsi="Times New Roman" w:cs="宋体" w:hint="default"/>
          <w:lang w:val="zh-TW" w:eastAsia="zh-TW"/>
        </w:rPr>
        <w:t xml:space="preserve"> to access </w:t>
      </w:r>
      <w:r w:rsidRPr="00C648B9">
        <w:rPr>
          <w:rFonts w:ascii="Times New Roman" w:eastAsia="宋体" w:hAnsi="Times New Roman" w:cs="宋体" w:hint="default"/>
          <w:lang w:val="zh-TW" w:eastAsia="zh-TW"/>
        </w:rPr>
        <w:t xml:space="preserve">the whole </w:t>
      </w:r>
      <w:r w:rsidR="00554A68" w:rsidRPr="00C648B9">
        <w:rPr>
          <w:rFonts w:ascii="Times New Roman" w:eastAsia="宋体" w:hAnsi="Times New Roman" w:cs="宋体" w:hint="default"/>
          <w:lang w:val="zh-TW" w:eastAsia="zh-TW"/>
        </w:rPr>
        <w:t xml:space="preserve">iOS filesystem is the prerequisite </w:t>
      </w:r>
      <w:r w:rsidRPr="00C648B9">
        <w:rPr>
          <w:rFonts w:ascii="Times New Roman" w:eastAsia="宋体" w:hAnsi="Times New Roman" w:cs="宋体" w:hint="default"/>
          <w:lang w:val="zh-TW" w:eastAsia="zh-TW"/>
        </w:rPr>
        <w:t>of our work.</w:t>
      </w:r>
    </w:p>
    <w:p w14:paraId="40E83582" w14:textId="0A33400F" w:rsidR="00C17150" w:rsidRDefault="00554A68">
      <w:pPr>
        <w:pStyle w:val="Heading3"/>
        <w:ind w:firstLine="0"/>
        <w:rPr>
          <w:rFonts w:ascii="黑体" w:eastAsia="黑体" w:hAnsi="黑体" w:cs="黑体"/>
          <w:lang w:val="zh-TW" w:eastAsia="zh-TW"/>
        </w:rPr>
      </w:pPr>
      <w:r>
        <w:t xml:space="preserve">2.1.1 </w:t>
      </w:r>
      <w:r w:rsidR="000D4501">
        <w:rPr>
          <w:rFonts w:hint="eastAsia"/>
        </w:rPr>
        <w:t>iOS filesystem</w:t>
      </w:r>
    </w:p>
    <w:p w14:paraId="33A532ED" w14:textId="346E239E" w:rsidR="00C17150" w:rsidRPr="00C648B9" w:rsidRDefault="000D4501">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iOS comes from OSX, which is </w:t>
      </w:r>
      <w:r w:rsidR="00554A68" w:rsidRPr="00C648B9">
        <w:rPr>
          <w:rFonts w:ascii="Times New Roman" w:eastAsia="宋体" w:hAnsi="Times New Roman" w:cs="宋体" w:hint="default"/>
          <w:lang w:val="zh-TW" w:eastAsia="zh-TW"/>
        </w:rPr>
        <w:t>based on UNIX. Although there</w:t>
      </w:r>
      <w:r w:rsidRPr="00C648B9">
        <w:rPr>
          <w:rFonts w:ascii="Times New Roman" w:eastAsia="宋体" w:hAnsi="Times New Roman" w:cs="宋体" w:hint="default"/>
          <w:lang w:val="zh-TW" w:eastAsia="zh-TW"/>
        </w:rPr>
        <w:t>’re</w:t>
      </w:r>
      <w:r w:rsidR="00554A68" w:rsidRPr="00C648B9">
        <w:rPr>
          <w:rFonts w:ascii="Times New Roman" w:eastAsia="宋体" w:hAnsi="Times New Roman" w:cs="宋体" w:hint="default"/>
          <w:lang w:val="zh-TW" w:eastAsia="zh-TW"/>
        </w:rPr>
        <w:t xml:space="preserve"> huge difference</w:t>
      </w:r>
      <w:r w:rsidRPr="00C648B9">
        <w:rPr>
          <w:rFonts w:ascii="Times New Roman" w:eastAsia="宋体" w:hAnsi="Times New Roman" w:cs="宋体" w:hint="default"/>
          <w:lang w:val="zh-TW" w:eastAsia="zh-TW"/>
        </w:rPr>
        <w:t>s</w:t>
      </w:r>
      <w:r w:rsidR="00554A68" w:rsidRPr="00C648B9">
        <w:rPr>
          <w:rFonts w:ascii="Times New Roman" w:eastAsia="宋体" w:hAnsi="Times New Roman" w:cs="宋体" w:hint="default"/>
          <w:lang w:val="zh-TW" w:eastAsia="zh-TW"/>
        </w:rPr>
        <w:t xml:space="preserve"> among them</w:t>
      </w:r>
      <w:r w:rsidR="00554A68" w:rsidRPr="00C648B9">
        <w:rPr>
          <w:rFonts w:ascii="Times New Roman" w:eastAsia="宋体" w:hAnsi="Times New Roman" w:cs="宋体"/>
          <w:lang w:val="zh-TW" w:eastAsia="zh-TW"/>
        </w:rPr>
        <w:t>，</w:t>
      </w:r>
      <w:r w:rsidR="00554A68" w:rsidRPr="00C648B9">
        <w:rPr>
          <w:rFonts w:ascii="Times New Roman" w:eastAsia="宋体" w:hAnsi="Times New Roman" w:cs="宋体" w:hint="default"/>
          <w:lang w:val="zh-TW" w:eastAsia="zh-TW"/>
        </w:rPr>
        <w:t xml:space="preserve">they are somehow related to each other. We can get some knowledge of iOS filesystem </w:t>
      </w:r>
      <w:r w:rsidRPr="00C648B9">
        <w:rPr>
          <w:rFonts w:ascii="Times New Roman" w:eastAsia="宋体" w:hAnsi="Times New Roman" w:cs="宋体" w:hint="default"/>
          <w:lang w:val="zh-TW" w:eastAsia="zh-TW"/>
        </w:rPr>
        <w:t xml:space="preserve">from </w:t>
      </w:r>
      <w:r w:rsidR="00554A68" w:rsidRPr="00C648B9">
        <w:rPr>
          <w:rFonts w:ascii="Times New Roman" w:eastAsia="宋体" w:hAnsi="Times New Roman" w:cs="宋体" w:hint="default"/>
          <w:lang w:val="zh-TW" w:eastAsia="zh-TW"/>
        </w:rPr>
        <w:t xml:space="preserve">Filesystem Hierarchy Standard and hier(7). </w:t>
      </w:r>
    </w:p>
    <w:p w14:paraId="77D2B609" w14:textId="106F9C93"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Filesystem Hierarchy Standard (</w:t>
      </w:r>
      <w:r w:rsidR="000D4501" w:rsidRPr="00C648B9">
        <w:rPr>
          <w:rFonts w:ascii="Times New Roman" w:eastAsia="宋体" w:hAnsi="Times New Roman" w:cs="宋体" w:hint="default"/>
          <w:lang w:val="zh-TW" w:eastAsia="zh-TW"/>
        </w:rPr>
        <w:t xml:space="preserve">hereafter referred to as </w:t>
      </w:r>
      <w:r w:rsidRPr="00C648B9">
        <w:rPr>
          <w:rFonts w:ascii="Times New Roman" w:eastAsia="宋体" w:hAnsi="Times New Roman" w:cs="宋体" w:hint="default"/>
          <w:lang w:val="zh-TW" w:eastAsia="zh-TW"/>
        </w:rPr>
        <w:t xml:space="preserve">FHS) provides a standard for all </w:t>
      </w:r>
      <w:r w:rsidR="0026760F"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 xml:space="preserve">NIX </w:t>
      </w:r>
      <w:r w:rsidR="0026760F" w:rsidRPr="00C648B9">
        <w:rPr>
          <w:rFonts w:ascii="Times New Roman" w:eastAsia="宋体" w:hAnsi="Times New Roman" w:cs="宋体" w:hint="default"/>
          <w:lang w:val="zh-TW" w:eastAsia="zh-TW"/>
        </w:rPr>
        <w:t>file</w:t>
      </w:r>
      <w:r w:rsidRPr="00C648B9">
        <w:rPr>
          <w:rFonts w:ascii="Times New Roman" w:eastAsia="宋体" w:hAnsi="Times New Roman" w:cs="宋体" w:hint="default"/>
          <w:lang w:val="zh-TW" w:eastAsia="zh-TW"/>
        </w:rPr>
        <w:t xml:space="preserve">systems. The intention of FHS is to make </w:t>
      </w:r>
      <w:r w:rsidR="00105A6E" w:rsidRPr="00C648B9">
        <w:rPr>
          <w:rFonts w:ascii="Times New Roman" w:eastAsia="宋体" w:hAnsi="Times New Roman" w:cs="宋体" w:hint="default"/>
          <w:lang w:val="zh-TW" w:eastAsia="zh-TW"/>
        </w:rPr>
        <w:t xml:space="preserve">the location of files and directories </w:t>
      </w:r>
      <w:r w:rsidRPr="00C648B9">
        <w:rPr>
          <w:rFonts w:ascii="Times New Roman" w:eastAsia="宋体" w:hAnsi="Times New Roman" w:cs="宋体" w:hint="default"/>
          <w:lang w:val="zh-TW" w:eastAsia="zh-TW"/>
        </w:rPr>
        <w:t xml:space="preserve">predictable for users. </w:t>
      </w:r>
      <w:r w:rsidR="00105A6E" w:rsidRPr="00C648B9">
        <w:rPr>
          <w:rFonts w:ascii="Times New Roman" w:eastAsia="宋体" w:hAnsi="Times New Roman" w:cs="宋体" w:hint="default"/>
          <w:lang w:val="zh-TW" w:eastAsia="zh-TW"/>
        </w:rPr>
        <w:t xml:space="preserve">Evolving from FHS, </w:t>
      </w:r>
      <w:r w:rsidRPr="00C648B9">
        <w:rPr>
          <w:rFonts w:ascii="Times New Roman" w:eastAsia="宋体" w:hAnsi="Times New Roman" w:cs="宋体" w:hint="default"/>
          <w:lang w:val="zh-TW" w:eastAsia="zh-TW"/>
        </w:rPr>
        <w:t xml:space="preserve">OSX has its own standard, </w:t>
      </w:r>
      <w:r w:rsidR="00105A6E" w:rsidRPr="00C648B9">
        <w:rPr>
          <w:rFonts w:ascii="Times New Roman" w:eastAsia="宋体" w:hAnsi="Times New Roman" w:cs="宋体" w:hint="default"/>
          <w:lang w:val="zh-TW" w:eastAsia="zh-TW"/>
        </w:rPr>
        <w:t xml:space="preserve">called </w:t>
      </w:r>
      <w:r w:rsidRPr="00C648B9">
        <w:rPr>
          <w:rFonts w:ascii="Times New Roman" w:eastAsia="宋体" w:hAnsi="Times New Roman" w:cs="宋体" w:hint="default"/>
          <w:lang w:val="zh-TW" w:eastAsia="zh-TW"/>
        </w:rPr>
        <w:t xml:space="preserve">hier(7). </w:t>
      </w:r>
      <w:r w:rsidR="00105A6E" w:rsidRPr="00C648B9">
        <w:rPr>
          <w:rFonts w:ascii="Times New Roman" w:eastAsia="宋体" w:hAnsi="Times New Roman" w:cs="宋体" w:hint="default"/>
          <w:lang w:val="zh-TW" w:eastAsia="zh-TW"/>
        </w:rPr>
        <w:t>Common *NIX</w:t>
      </w:r>
      <w:r w:rsidR="00105A6E" w:rsidRPr="00C648B9" w:rsidDel="00105A6E">
        <w:rPr>
          <w:rFonts w:ascii="Times New Roman" w:eastAsia="宋体" w:hAnsi="Times New Roman" w:cs="宋体" w:hint="default"/>
          <w:lang w:val="zh-TW" w:eastAsia="zh-TW"/>
        </w:rPr>
        <w:t xml:space="preserve"> </w:t>
      </w:r>
      <w:r w:rsidR="00105A6E" w:rsidRPr="00C648B9">
        <w:rPr>
          <w:rFonts w:ascii="Times New Roman" w:eastAsia="宋体" w:hAnsi="Times New Roman" w:cs="宋体" w:hint="default"/>
          <w:lang w:val="zh-TW" w:eastAsia="zh-TW"/>
        </w:rPr>
        <w:t xml:space="preserve">filesystem is </w:t>
      </w:r>
      <w:r w:rsidRPr="00C648B9">
        <w:rPr>
          <w:rFonts w:ascii="Times New Roman" w:eastAsia="宋体" w:hAnsi="Times New Roman" w:cs="宋体" w:hint="default"/>
          <w:lang w:val="zh-TW" w:eastAsia="zh-TW"/>
        </w:rPr>
        <w:t xml:space="preserve">as follows. </w:t>
      </w:r>
    </w:p>
    <w:p w14:paraId="7CED4AA3" w14:textId="77777777" w:rsidR="00C17150" w:rsidRDefault="00554A68" w:rsidP="00C648B9">
      <w:pPr>
        <w:pStyle w:val="1"/>
        <w:numPr>
          <w:ilvl w:val="0"/>
          <w:numId w:val="1"/>
        </w:numPr>
        <w:tabs>
          <w:tab w:val="num" w:pos="900"/>
        </w:tabs>
        <w:ind w:left="900" w:hanging="480"/>
        <w:rPr>
          <w:rFonts w:ascii="Times New Roman" w:eastAsia="Times New Roman" w:hAnsi="Times New Roman" w:cs="Times New Roman" w:hint="default"/>
        </w:rPr>
      </w:pPr>
      <w:r>
        <w:rPr>
          <w:rFonts w:ascii="Times New Roman"/>
        </w:rPr>
        <w:t>/</w:t>
      </w:r>
    </w:p>
    <w:p w14:paraId="7E39D734" w14:textId="50DC4FE9"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Root directory. All other files and directories expand from </w:t>
      </w:r>
      <w:r w:rsidR="00791577" w:rsidRPr="00C648B9">
        <w:rPr>
          <w:rFonts w:ascii="Times New Roman" w:eastAsia="宋体" w:hAnsi="Times New Roman" w:cs="宋体" w:hint="default"/>
          <w:lang w:val="zh-TW" w:eastAsia="zh-TW"/>
        </w:rPr>
        <w:t>here</w:t>
      </w:r>
      <w:r w:rsidRPr="00C648B9">
        <w:rPr>
          <w:rFonts w:ascii="Times New Roman" w:eastAsia="宋体" w:hAnsi="Times New Roman" w:cs="宋体" w:hint="default"/>
          <w:lang w:val="zh-TW" w:eastAsia="zh-TW"/>
        </w:rPr>
        <w:t xml:space="preserve">. </w:t>
      </w:r>
    </w:p>
    <w:p w14:paraId="3EF0A389" w14:textId="77777777" w:rsidR="00C17150" w:rsidRDefault="00554A68" w:rsidP="00C648B9">
      <w:pPr>
        <w:pStyle w:val="1"/>
        <w:numPr>
          <w:ilvl w:val="0"/>
          <w:numId w:val="2"/>
        </w:numPr>
        <w:tabs>
          <w:tab w:val="num" w:pos="900"/>
        </w:tabs>
        <w:ind w:left="900" w:hanging="480"/>
        <w:rPr>
          <w:rFonts w:ascii="Times New Roman" w:eastAsia="Times New Roman" w:hAnsi="Times New Roman" w:cs="Times New Roman" w:hint="default"/>
        </w:rPr>
      </w:pPr>
      <w:r>
        <w:rPr>
          <w:rFonts w:ascii="Times New Roman"/>
        </w:rPr>
        <w:t>/bin</w:t>
      </w:r>
    </w:p>
    <w:p w14:paraId="17F7AC9E" w14:textId="07F46035"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w:t>
      </w:r>
      <w:r w:rsidR="00966DD1"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binary</w:t>
      </w:r>
      <w:r w:rsidR="00966DD1"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 xml:space="preserve">. </w:t>
      </w:r>
      <w:r w:rsidR="00316E89" w:rsidRPr="00C648B9">
        <w:rPr>
          <w:rFonts w:ascii="Times New Roman" w:eastAsia="宋体" w:hAnsi="Times New Roman" w:cs="宋体" w:hint="default"/>
          <w:lang w:val="zh-TW" w:eastAsia="zh-TW"/>
        </w:rPr>
        <w:t>Binaries that provide basic</w:t>
      </w:r>
      <w:r w:rsidRPr="00C648B9">
        <w:rPr>
          <w:rFonts w:ascii="Times New Roman" w:eastAsia="宋体" w:hAnsi="Times New Roman" w:cs="宋体" w:hint="default"/>
          <w:lang w:val="zh-TW" w:eastAsia="zh-TW"/>
        </w:rPr>
        <w:t xml:space="preserve"> user-level </w:t>
      </w:r>
      <w:r w:rsidR="00316E89" w:rsidRPr="00C648B9">
        <w:rPr>
          <w:rFonts w:ascii="Times New Roman" w:eastAsia="宋体" w:hAnsi="Times New Roman" w:cs="宋体" w:hint="default"/>
          <w:lang w:val="zh-TW" w:eastAsia="zh-TW"/>
        </w:rPr>
        <w:t>functions,</w:t>
      </w:r>
      <w:r w:rsidRPr="00C648B9">
        <w:rPr>
          <w:rFonts w:ascii="Times New Roman" w:eastAsia="宋体" w:hAnsi="Times New Roman" w:cs="宋体" w:hint="default"/>
          <w:lang w:val="zh-TW" w:eastAsia="zh-TW"/>
        </w:rPr>
        <w:t xml:space="preserve"> </w:t>
      </w:r>
      <w:r w:rsidR="00316E89" w:rsidRPr="00C648B9">
        <w:rPr>
          <w:rFonts w:ascii="Times New Roman" w:eastAsia="宋体" w:hAnsi="Times New Roman" w:cs="宋体" w:hint="default"/>
          <w:lang w:val="zh-TW" w:eastAsia="zh-TW"/>
        </w:rPr>
        <w:t xml:space="preserve">like </w:t>
      </w:r>
      <w:r w:rsidRPr="00C648B9">
        <w:rPr>
          <w:rFonts w:ascii="Times New Roman" w:eastAsia="宋体" w:hAnsi="Times New Roman" w:cs="宋体" w:hint="default"/>
          <w:lang w:val="zh-TW" w:eastAsia="zh-TW"/>
        </w:rPr>
        <w:t>ls</w:t>
      </w:r>
      <w:r w:rsidR="002347FE">
        <w:rPr>
          <w:rFonts w:ascii="Times New Roman" w:eastAsia="宋体" w:hAnsi="Times New Roman" w:cs="宋体"/>
          <w:lang w:val="zh-TW" w:eastAsia="zh-TW"/>
        </w:rPr>
        <w:t xml:space="preserve"> and </w:t>
      </w:r>
      <w:r w:rsidRPr="00C648B9">
        <w:rPr>
          <w:rFonts w:ascii="Times New Roman" w:eastAsia="宋体" w:hAnsi="Times New Roman" w:cs="宋体" w:hint="default"/>
          <w:lang w:val="zh-TW" w:eastAsia="zh-TW"/>
        </w:rPr>
        <w:t>ps</w:t>
      </w:r>
      <w:r w:rsidR="00316E89" w:rsidRPr="00C648B9">
        <w:rPr>
          <w:rFonts w:ascii="Times New Roman" w:eastAsia="宋体" w:hAnsi="Times New Roman" w:cs="宋体" w:hint="default"/>
          <w:lang w:val="zh-TW" w:eastAsia="zh-TW"/>
        </w:rPr>
        <w:t xml:space="preserve"> are stored here</w:t>
      </w:r>
      <w:r w:rsidRPr="00C648B9">
        <w:rPr>
          <w:rFonts w:ascii="Times New Roman" w:eastAsia="宋体" w:hAnsi="Times New Roman" w:cs="宋体" w:hint="default"/>
          <w:lang w:val="zh-TW" w:eastAsia="zh-TW"/>
        </w:rPr>
        <w:t>.</w:t>
      </w:r>
    </w:p>
    <w:p w14:paraId="5FB510EA" w14:textId="77777777" w:rsidR="00C17150" w:rsidRDefault="00554A68" w:rsidP="00C648B9">
      <w:pPr>
        <w:pStyle w:val="1"/>
        <w:numPr>
          <w:ilvl w:val="0"/>
          <w:numId w:val="3"/>
        </w:numPr>
        <w:tabs>
          <w:tab w:val="num" w:pos="900"/>
        </w:tabs>
        <w:ind w:left="900" w:hanging="480"/>
        <w:rPr>
          <w:rFonts w:ascii="Times New Roman" w:eastAsia="Times New Roman" w:hAnsi="Times New Roman" w:cs="Times New Roman" w:hint="default"/>
        </w:rPr>
      </w:pPr>
      <w:r>
        <w:rPr>
          <w:rFonts w:ascii="Times New Roman"/>
        </w:rPr>
        <w:t>/boot</w:t>
      </w:r>
    </w:p>
    <w:p w14:paraId="5A0E8B38" w14:textId="0C30268C"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Store</w:t>
      </w:r>
      <w:r w:rsidR="00316E89" w:rsidRPr="00C648B9">
        <w:rPr>
          <w:rFonts w:ascii="Times New Roman" w:eastAsia="宋体" w:hAnsi="Times New Roman" w:cs="宋体" w:hint="default"/>
          <w:lang w:val="zh-TW" w:eastAsia="zh-TW"/>
        </w:rPr>
        <w:t>s</w:t>
      </w:r>
      <w:r w:rsidRPr="00C648B9">
        <w:rPr>
          <w:rFonts w:ascii="Times New Roman" w:eastAsia="宋体" w:hAnsi="Times New Roman" w:cs="宋体" w:hint="default"/>
          <w:lang w:val="zh-TW" w:eastAsia="zh-TW"/>
        </w:rPr>
        <w:t xml:space="preserve"> all necessary files for booting up. This directory is empty on iOS. </w:t>
      </w:r>
    </w:p>
    <w:p w14:paraId="4170D595" w14:textId="77777777" w:rsidR="00C17150" w:rsidRDefault="00554A68" w:rsidP="00C648B9">
      <w:pPr>
        <w:pStyle w:val="1"/>
        <w:numPr>
          <w:ilvl w:val="0"/>
          <w:numId w:val="4"/>
        </w:numPr>
        <w:tabs>
          <w:tab w:val="num" w:pos="900"/>
        </w:tabs>
        <w:ind w:left="900" w:hanging="480"/>
        <w:rPr>
          <w:rFonts w:ascii="Times New Roman" w:eastAsia="Times New Roman" w:hAnsi="Times New Roman" w:cs="Times New Roman" w:hint="default"/>
        </w:rPr>
      </w:pPr>
      <w:r>
        <w:rPr>
          <w:rFonts w:ascii="Times New Roman"/>
        </w:rPr>
        <w:t>/dev</w:t>
      </w:r>
    </w:p>
    <w:p w14:paraId="71488AD2" w14:textId="20D228EF" w:rsidR="00316E89"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w:t>
      </w:r>
      <w:r w:rsidR="00316E89"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device</w:t>
      </w:r>
      <w:r w:rsidR="00316E89" w:rsidRPr="00C648B9">
        <w:rPr>
          <w:rFonts w:ascii="Times New Roman" w:eastAsia="宋体" w:hAnsi="Times New Roman" w:cs="宋体" w:hint="default"/>
          <w:lang w:val="zh-TW" w:eastAsia="zh-TW"/>
        </w:rPr>
        <w:t>”, stores</w:t>
      </w:r>
      <w:r w:rsidRPr="00C648B9">
        <w:rPr>
          <w:rFonts w:ascii="Times New Roman" w:eastAsia="宋体" w:hAnsi="Times New Roman" w:cs="宋体" w:hint="default"/>
          <w:lang w:val="zh-TW" w:eastAsia="zh-TW"/>
        </w:rPr>
        <w:t xml:space="preserve"> BSD device files. Each file represents a </w:t>
      </w:r>
      <w:r w:rsidR="00316E89" w:rsidRPr="00C648B9">
        <w:rPr>
          <w:rFonts w:ascii="Times New Roman" w:eastAsia="宋体" w:hAnsi="Times New Roman" w:cs="宋体" w:hint="default"/>
          <w:lang w:val="zh-TW" w:eastAsia="zh-TW"/>
        </w:rPr>
        <w:t xml:space="preserve">block device </w:t>
      </w:r>
      <w:r w:rsidRPr="00C648B9">
        <w:rPr>
          <w:rFonts w:ascii="Times New Roman" w:eastAsia="宋体" w:hAnsi="Times New Roman" w:cs="宋体" w:hint="default"/>
          <w:lang w:val="zh-TW" w:eastAsia="zh-TW"/>
        </w:rPr>
        <w:t xml:space="preserve">or </w:t>
      </w:r>
      <w:r w:rsidR="00316E89" w:rsidRPr="00C648B9">
        <w:rPr>
          <w:rFonts w:ascii="Times New Roman" w:eastAsia="宋体" w:hAnsi="Times New Roman" w:cs="宋体" w:hint="default"/>
          <w:lang w:val="zh-TW" w:eastAsia="zh-TW"/>
        </w:rPr>
        <w:t>a character</w:t>
      </w:r>
      <w:r w:rsidRPr="00C648B9">
        <w:rPr>
          <w:rFonts w:ascii="Times New Roman" w:eastAsia="宋体" w:hAnsi="Times New Roman" w:cs="宋体" w:hint="default"/>
          <w:lang w:val="zh-TW" w:eastAsia="zh-TW"/>
        </w:rPr>
        <w:t xml:space="preserve"> device. In general, </w:t>
      </w:r>
      <w:r w:rsidR="00316E89" w:rsidRPr="00C648B9">
        <w:rPr>
          <w:rFonts w:ascii="Times New Roman" w:eastAsia="宋体" w:hAnsi="Times New Roman" w:cs="宋体" w:hint="default"/>
          <w:lang w:val="zh-TW" w:eastAsia="zh-TW"/>
        </w:rPr>
        <w:t xml:space="preserve">block devices transfer data in block, while character devices transfer data in character. </w:t>
      </w:r>
    </w:p>
    <w:p w14:paraId="6D399906" w14:textId="77777777" w:rsidR="00C17150" w:rsidRDefault="00554A68" w:rsidP="00C648B9">
      <w:pPr>
        <w:pStyle w:val="1"/>
        <w:numPr>
          <w:ilvl w:val="0"/>
          <w:numId w:val="5"/>
        </w:numPr>
        <w:tabs>
          <w:tab w:val="num" w:pos="900"/>
        </w:tabs>
        <w:ind w:left="900" w:hanging="480"/>
        <w:rPr>
          <w:rFonts w:ascii="Times New Roman" w:eastAsia="Times New Roman" w:hAnsi="Times New Roman" w:cs="Times New Roman" w:hint="default"/>
        </w:rPr>
      </w:pPr>
      <w:r>
        <w:rPr>
          <w:rFonts w:ascii="Times New Roman"/>
        </w:rPr>
        <w:t>/sbin</w:t>
      </w:r>
    </w:p>
    <w:p w14:paraId="69D9E5A1" w14:textId="633271B4" w:rsidR="00C17150" w:rsidRPr="00C648B9" w:rsidRDefault="00554A68">
      <w:pPr>
        <w:pStyle w:val="1"/>
        <w:rPr>
          <w:rFonts w:ascii="Times New Roman" w:eastAsia="宋体" w:hAnsi="Times New Roman" w:cs="宋体" w:hint="default"/>
          <w:lang w:val="zh-TW" w:eastAsia="zh-TW"/>
        </w:rPr>
      </w:pPr>
      <w:r w:rsidRPr="00C648B9">
        <w:rPr>
          <w:rFonts w:ascii="Times New Roman" w:eastAsia="宋体" w:hAnsi="Times New Roman" w:cs="宋体" w:hint="default"/>
          <w:lang w:val="zh-TW" w:eastAsia="zh-TW"/>
        </w:rPr>
        <w:t xml:space="preserve">Short for </w:t>
      </w:r>
      <w:r w:rsidR="00316E89" w:rsidRPr="00C648B9">
        <w:rPr>
          <w:rFonts w:ascii="Times New Roman" w:eastAsia="宋体" w:hAnsi="Times New Roman" w:cs="宋体" w:hint="default"/>
          <w:lang w:val="zh-TW" w:eastAsia="zh-TW"/>
        </w:rPr>
        <w:t>“</w:t>
      </w:r>
      <w:r w:rsidRPr="00C648B9">
        <w:rPr>
          <w:rFonts w:ascii="Times New Roman" w:eastAsia="宋体" w:hAnsi="Times New Roman" w:cs="宋体" w:hint="default"/>
          <w:lang w:val="zh-TW" w:eastAsia="zh-TW"/>
        </w:rPr>
        <w:t>system binaries</w:t>
      </w:r>
      <w:r w:rsidR="00316E89" w:rsidRPr="00C648B9">
        <w:rPr>
          <w:rFonts w:ascii="Times New Roman" w:eastAsia="宋体" w:hAnsi="Times New Roman" w:cs="宋体" w:hint="default"/>
          <w:lang w:val="zh-TW" w:eastAsia="zh-TW"/>
        </w:rPr>
        <w:t>”</w:t>
      </w:r>
      <w:r w:rsidR="001903EA" w:rsidRPr="00C648B9">
        <w:rPr>
          <w:rFonts w:ascii="Times New Roman" w:eastAsia="宋体" w:hAnsi="Times New Roman" w:cs="宋体" w:hint="default"/>
          <w:lang w:val="zh-TW" w:eastAsia="zh-TW"/>
        </w:rPr>
        <w:t xml:space="preserve">. Binaries that provide basic system-level functions, like </w:t>
      </w:r>
      <w:r w:rsidR="001D2B40">
        <w:rPr>
          <w:rFonts w:ascii="Times New Roman" w:eastAsia="宋体" w:hAnsi="Times New Roman" w:cs="宋体" w:hint="default"/>
          <w:lang w:val="zh-TW" w:eastAsia="zh-TW"/>
        </w:rPr>
        <w:t>netstat</w:t>
      </w:r>
      <w:r w:rsidR="001D2B40">
        <w:rPr>
          <w:rFonts w:ascii="Times New Roman" w:eastAsia="宋体" w:hAnsi="Times New Roman" w:cs="宋体"/>
          <w:lang w:val="zh-TW" w:eastAsia="zh-TW"/>
        </w:rPr>
        <w:t xml:space="preserve"> and</w:t>
      </w:r>
      <w:r w:rsidR="001903EA" w:rsidRPr="00C648B9">
        <w:rPr>
          <w:rFonts w:ascii="Times New Roman" w:eastAsia="宋体" w:hAnsi="Times New Roman" w:cs="宋体" w:hint="default"/>
          <w:lang w:val="zh-TW" w:eastAsia="zh-TW"/>
        </w:rPr>
        <w:t xml:space="preserve"> reboot are stored here.</w:t>
      </w:r>
    </w:p>
    <w:p w14:paraId="4C3F8ADD" w14:textId="77777777" w:rsidR="00C17150" w:rsidRDefault="00554A68" w:rsidP="00C648B9">
      <w:pPr>
        <w:pStyle w:val="1"/>
        <w:numPr>
          <w:ilvl w:val="0"/>
          <w:numId w:val="6"/>
        </w:numPr>
        <w:tabs>
          <w:tab w:val="num" w:pos="900"/>
        </w:tabs>
        <w:ind w:left="900" w:hanging="480"/>
        <w:rPr>
          <w:rFonts w:ascii="Times New Roman" w:eastAsia="Times New Roman" w:hAnsi="Times New Roman" w:cs="Times New Roman" w:hint="default"/>
        </w:rPr>
      </w:pPr>
      <w:r>
        <w:rPr>
          <w:rFonts w:ascii="Times New Roman"/>
        </w:rPr>
        <w:t>/etc</w:t>
      </w:r>
    </w:p>
    <w:p w14:paraId="0D0350A6" w14:textId="294481CC" w:rsidR="00C17150" w:rsidRDefault="005117C9">
      <w:pPr>
        <w:pStyle w:val="1"/>
        <w:rPr>
          <w:rFonts w:ascii="宋体" w:eastAsia="宋体" w:hAnsi="宋体" w:cs="宋体" w:hint="default"/>
          <w:lang w:val="zh-TW" w:eastAsia="zh-TW"/>
        </w:rPr>
      </w:pPr>
      <w:r>
        <w:rPr>
          <w:rFonts w:ascii="Times New Roman"/>
        </w:rPr>
        <w:t xml:space="preserve">Short for </w:t>
      </w:r>
      <w:r>
        <w:rPr>
          <w:rFonts w:ascii="Times New Roman" w:hint="default"/>
        </w:rPr>
        <w:t>“</w:t>
      </w:r>
      <w:r w:rsidR="00554A68">
        <w:rPr>
          <w:rFonts w:ascii="Times New Roman"/>
        </w:rPr>
        <w:t>Et Cetera</w:t>
      </w:r>
      <w:r>
        <w:rPr>
          <w:rFonts w:ascii="Times New Roman" w:hint="default"/>
        </w:rPr>
        <w:t>”</w:t>
      </w:r>
      <w:r w:rsidR="00554A68">
        <w:rPr>
          <w:rFonts w:ascii="Times New Roman"/>
        </w:rPr>
        <w:t xml:space="preserve">. </w:t>
      </w:r>
      <w:r>
        <w:rPr>
          <w:rFonts w:ascii="Times New Roman"/>
        </w:rPr>
        <w:t>This</w:t>
      </w:r>
      <w:r w:rsidR="00554A68">
        <w:rPr>
          <w:rFonts w:ascii="Times New Roman"/>
        </w:rPr>
        <w:t xml:space="preserve"> directory </w:t>
      </w:r>
      <w:r>
        <w:rPr>
          <w:rFonts w:ascii="Times New Roman"/>
        </w:rPr>
        <w:t xml:space="preserve">stores </w:t>
      </w:r>
      <w:r w:rsidR="00554A68">
        <w:rPr>
          <w:rFonts w:ascii="Times New Roman"/>
        </w:rPr>
        <w:t xml:space="preserve">system scripts and configuration files </w:t>
      </w:r>
      <w:r>
        <w:rPr>
          <w:rFonts w:ascii="Times New Roman"/>
        </w:rPr>
        <w:t xml:space="preserve">like </w:t>
      </w:r>
      <w:r w:rsidR="00554A68">
        <w:rPr>
          <w:rFonts w:ascii="Times New Roman"/>
        </w:rPr>
        <w:t>passwd</w:t>
      </w:r>
      <w:r>
        <w:rPr>
          <w:rFonts w:ascii="Times New Roman"/>
        </w:rPr>
        <w:t xml:space="preserve"> and </w:t>
      </w:r>
      <w:r w:rsidR="00554A68">
        <w:rPr>
          <w:rFonts w:ascii="Times New Roman"/>
        </w:rPr>
        <w:t xml:space="preserve">hosts. </w:t>
      </w:r>
      <w:r>
        <w:rPr>
          <w:rFonts w:ascii="Times New Roman"/>
        </w:rPr>
        <w:t>O</w:t>
      </w:r>
      <w:r w:rsidR="00554A68">
        <w:rPr>
          <w:rFonts w:ascii="Times New Roman"/>
        </w:rPr>
        <w:t xml:space="preserve">n iOS, this is a symbolic link to /private/etc. </w:t>
      </w:r>
    </w:p>
    <w:p w14:paraId="6857FE47" w14:textId="77777777" w:rsidR="00C17150" w:rsidRDefault="00554A68" w:rsidP="00C648B9">
      <w:pPr>
        <w:pStyle w:val="1"/>
        <w:numPr>
          <w:ilvl w:val="0"/>
          <w:numId w:val="7"/>
        </w:numPr>
        <w:tabs>
          <w:tab w:val="num" w:pos="900"/>
        </w:tabs>
        <w:ind w:left="900" w:hanging="480"/>
        <w:rPr>
          <w:rFonts w:ascii="Times New Roman" w:eastAsia="Times New Roman" w:hAnsi="Times New Roman" w:cs="Times New Roman" w:hint="default"/>
        </w:rPr>
      </w:pPr>
      <w:r>
        <w:rPr>
          <w:rFonts w:ascii="Times New Roman"/>
        </w:rPr>
        <w:t>/lib</w:t>
      </w:r>
    </w:p>
    <w:p w14:paraId="59E29574" w14:textId="2324B7DE" w:rsidR="00C17150" w:rsidRPr="00C648B9" w:rsidRDefault="00554A68">
      <w:pPr>
        <w:pStyle w:val="1"/>
        <w:rPr>
          <w:rFonts w:ascii="Times New Roman" w:hint="default"/>
        </w:rPr>
      </w:pPr>
      <w:r w:rsidRPr="00C648B9">
        <w:rPr>
          <w:rFonts w:ascii="Times New Roman" w:hint="default"/>
        </w:rPr>
        <w:t xml:space="preserve">This directory </w:t>
      </w:r>
      <w:r w:rsidR="005117C9">
        <w:rPr>
          <w:rFonts w:ascii="Times New Roman"/>
        </w:rPr>
        <w:t>stores</w:t>
      </w:r>
      <w:r w:rsidRPr="00C648B9">
        <w:rPr>
          <w:rFonts w:ascii="Times New Roman" w:hint="default"/>
        </w:rPr>
        <w:t xml:space="preserve"> system-level lib files, kernel files and device drive</w:t>
      </w:r>
      <w:r w:rsidR="005117C9">
        <w:rPr>
          <w:rFonts w:ascii="Times New Roman"/>
        </w:rPr>
        <w:t>r</w:t>
      </w:r>
      <w:r w:rsidRPr="00C648B9">
        <w:rPr>
          <w:rFonts w:ascii="Times New Roman" w:hint="default"/>
        </w:rPr>
        <w:t xml:space="preserve">s. </w:t>
      </w:r>
      <w:r w:rsidR="005117C9">
        <w:rPr>
          <w:rFonts w:ascii="Times New Roman"/>
        </w:rPr>
        <w:t>T</w:t>
      </w:r>
      <w:r w:rsidRPr="00C648B9">
        <w:rPr>
          <w:rFonts w:ascii="Times New Roman" w:hint="default"/>
        </w:rPr>
        <w:t>his directory is empty</w:t>
      </w:r>
      <w:r w:rsidR="005117C9">
        <w:rPr>
          <w:rFonts w:ascii="Times New Roman"/>
        </w:rPr>
        <w:t xml:space="preserve"> on iOS</w:t>
      </w:r>
      <w:r w:rsidRPr="00C648B9">
        <w:rPr>
          <w:rFonts w:ascii="Times New Roman" w:hint="default"/>
        </w:rPr>
        <w:t xml:space="preserve">.  </w:t>
      </w:r>
    </w:p>
    <w:p w14:paraId="7C3048CE" w14:textId="77777777" w:rsidR="00C17150" w:rsidRDefault="00554A68" w:rsidP="00C648B9">
      <w:pPr>
        <w:pStyle w:val="1"/>
        <w:numPr>
          <w:ilvl w:val="0"/>
          <w:numId w:val="8"/>
        </w:numPr>
        <w:tabs>
          <w:tab w:val="num" w:pos="900"/>
        </w:tabs>
        <w:ind w:left="900" w:hanging="480"/>
        <w:rPr>
          <w:rFonts w:ascii="Times New Roman" w:eastAsia="Times New Roman" w:hAnsi="Times New Roman" w:cs="Times New Roman" w:hint="default"/>
        </w:rPr>
      </w:pPr>
      <w:r>
        <w:rPr>
          <w:rFonts w:ascii="Times New Roman"/>
        </w:rPr>
        <w:t>/mnt</w:t>
      </w:r>
    </w:p>
    <w:p w14:paraId="58CD62F9" w14:textId="21FBB261" w:rsidR="00C17150" w:rsidRPr="00C648B9" w:rsidRDefault="00554A68">
      <w:pPr>
        <w:pStyle w:val="1"/>
        <w:rPr>
          <w:rFonts w:ascii="Times New Roman" w:hint="default"/>
        </w:rPr>
      </w:pPr>
      <w:r w:rsidRPr="00C648B9">
        <w:rPr>
          <w:rFonts w:ascii="Times New Roman" w:hint="default"/>
        </w:rPr>
        <w:t xml:space="preserve">Short for </w:t>
      </w:r>
      <w:r w:rsidR="005117C9" w:rsidRPr="00C648B9">
        <w:rPr>
          <w:rFonts w:ascii="Times New Roman" w:hint="default"/>
        </w:rPr>
        <w:t>“</w:t>
      </w:r>
      <w:r w:rsidRPr="00C648B9">
        <w:rPr>
          <w:rFonts w:ascii="Times New Roman" w:hint="default"/>
        </w:rPr>
        <w:t>mount</w:t>
      </w:r>
      <w:r w:rsidR="005117C9" w:rsidRPr="00C648B9">
        <w:rPr>
          <w:rFonts w:ascii="Times New Roman" w:hint="default"/>
        </w:rPr>
        <w:t>”</w:t>
      </w:r>
      <w:r w:rsidR="005117C9">
        <w:rPr>
          <w:rFonts w:ascii="Times New Roman"/>
        </w:rPr>
        <w:t>, stores</w:t>
      </w:r>
      <w:r w:rsidRPr="00C648B9">
        <w:rPr>
          <w:rFonts w:ascii="Times New Roman" w:hint="default"/>
        </w:rPr>
        <w:t xml:space="preserve"> </w:t>
      </w:r>
      <w:r w:rsidR="005117C9">
        <w:rPr>
          <w:rFonts w:ascii="Times New Roman"/>
        </w:rPr>
        <w:t xml:space="preserve">temporarily </w:t>
      </w:r>
      <w:r w:rsidRPr="00C648B9">
        <w:rPr>
          <w:rFonts w:ascii="Times New Roman" w:hint="default"/>
        </w:rPr>
        <w:t>mount</w:t>
      </w:r>
      <w:r w:rsidR="005117C9">
        <w:rPr>
          <w:rFonts w:ascii="Times New Roman"/>
        </w:rPr>
        <w:t>ed</w:t>
      </w:r>
      <w:r w:rsidRPr="00C648B9">
        <w:rPr>
          <w:rFonts w:ascii="Times New Roman" w:hint="default"/>
        </w:rPr>
        <w:t xml:space="preserve"> filesystems. </w:t>
      </w:r>
      <w:r w:rsidR="005117C9">
        <w:rPr>
          <w:rFonts w:ascii="Times New Roman"/>
        </w:rPr>
        <w:t>O</w:t>
      </w:r>
      <w:r w:rsidRPr="00C648B9">
        <w:rPr>
          <w:rFonts w:ascii="Times New Roman" w:hint="default"/>
        </w:rPr>
        <w:t xml:space="preserve">n iOS, this directory is empty. </w:t>
      </w:r>
    </w:p>
    <w:p w14:paraId="00174231" w14:textId="77777777" w:rsidR="005117C9" w:rsidRPr="00C648B9" w:rsidRDefault="00554A68" w:rsidP="00C648B9">
      <w:pPr>
        <w:pStyle w:val="1"/>
        <w:numPr>
          <w:ilvl w:val="0"/>
          <w:numId w:val="8"/>
        </w:numPr>
        <w:tabs>
          <w:tab w:val="num" w:pos="900"/>
        </w:tabs>
        <w:ind w:left="900" w:hanging="480"/>
        <w:rPr>
          <w:rFonts w:ascii="Times New Roman" w:hint="default"/>
        </w:rPr>
      </w:pPr>
      <w:r>
        <w:rPr>
          <w:rFonts w:ascii="Times New Roman"/>
        </w:rPr>
        <w:t>/private</w:t>
      </w:r>
    </w:p>
    <w:p w14:paraId="1357AC3D" w14:textId="70372850" w:rsidR="00C17150" w:rsidRPr="00C648B9" w:rsidRDefault="005117C9" w:rsidP="00C848F6">
      <w:pPr>
        <w:pStyle w:val="1"/>
        <w:rPr>
          <w:rFonts w:ascii="Times New Roman" w:hint="default"/>
        </w:rPr>
      </w:pPr>
      <w:r>
        <w:rPr>
          <w:rFonts w:ascii="Times New Roman"/>
        </w:rPr>
        <w:t>Only contains</w:t>
      </w:r>
      <w:r w:rsidR="00554A68" w:rsidRPr="00C648B9">
        <w:rPr>
          <w:rFonts w:ascii="Times New Roman" w:hint="default"/>
        </w:rPr>
        <w:t xml:space="preserve"> </w:t>
      </w:r>
      <w:r w:rsidR="00667F92">
        <w:rPr>
          <w:rFonts w:ascii="Times New Roman"/>
        </w:rPr>
        <w:t xml:space="preserve">2 subdirectories, i.e. </w:t>
      </w:r>
      <w:r w:rsidR="00554A68" w:rsidRPr="00C848F6">
        <w:rPr>
          <w:rFonts w:ascii="Times New Roman"/>
        </w:rPr>
        <w:t xml:space="preserve">/private/etc and /private/var. </w:t>
      </w:r>
    </w:p>
    <w:p w14:paraId="712EBF16" w14:textId="77777777" w:rsidR="00C17150" w:rsidRDefault="00554A68" w:rsidP="00C648B9">
      <w:pPr>
        <w:pStyle w:val="1"/>
        <w:numPr>
          <w:ilvl w:val="0"/>
          <w:numId w:val="10"/>
        </w:numPr>
        <w:tabs>
          <w:tab w:val="num" w:pos="900"/>
        </w:tabs>
        <w:ind w:left="900" w:hanging="480"/>
        <w:rPr>
          <w:rFonts w:ascii="Times New Roman" w:eastAsia="Times New Roman" w:hAnsi="Times New Roman" w:cs="Times New Roman" w:hint="default"/>
        </w:rPr>
      </w:pPr>
      <w:r>
        <w:rPr>
          <w:rFonts w:ascii="Times New Roman"/>
        </w:rPr>
        <w:t>/tmp</w:t>
      </w:r>
    </w:p>
    <w:p w14:paraId="3BA032B0" w14:textId="686E3A1D" w:rsidR="00C17150" w:rsidRPr="00C648B9" w:rsidRDefault="00554A68">
      <w:pPr>
        <w:pStyle w:val="1"/>
        <w:rPr>
          <w:rFonts w:ascii="Times New Roman" w:hint="default"/>
        </w:rPr>
      </w:pPr>
      <w:r w:rsidRPr="00C648B9">
        <w:rPr>
          <w:rFonts w:ascii="Times New Roman" w:hint="default"/>
        </w:rPr>
        <w:t xml:space="preserve">Temporary directory. </w:t>
      </w:r>
      <w:r w:rsidR="006823A7">
        <w:rPr>
          <w:rFonts w:ascii="Times New Roman"/>
        </w:rPr>
        <w:t>On iOS</w:t>
      </w:r>
      <w:r w:rsidRPr="00C648B9">
        <w:rPr>
          <w:rFonts w:ascii="Times New Roman" w:hint="default"/>
        </w:rPr>
        <w:t xml:space="preserve">, this directory is a symbolic link to </w:t>
      </w:r>
      <w:r>
        <w:rPr>
          <w:rFonts w:ascii="Times New Roman"/>
        </w:rPr>
        <w:t xml:space="preserve">/private/var/tmp. </w:t>
      </w:r>
    </w:p>
    <w:p w14:paraId="3026E8BB" w14:textId="77777777" w:rsidR="00C17150" w:rsidRDefault="00554A68" w:rsidP="00C648B9">
      <w:pPr>
        <w:pStyle w:val="1"/>
        <w:numPr>
          <w:ilvl w:val="0"/>
          <w:numId w:val="11"/>
        </w:numPr>
        <w:tabs>
          <w:tab w:val="num" w:pos="900"/>
        </w:tabs>
        <w:ind w:left="900" w:hanging="480"/>
        <w:rPr>
          <w:rFonts w:ascii="Times New Roman" w:eastAsia="Times New Roman" w:hAnsi="Times New Roman" w:cs="Times New Roman" w:hint="default"/>
        </w:rPr>
      </w:pPr>
      <w:r>
        <w:rPr>
          <w:rFonts w:ascii="Times New Roman"/>
        </w:rPr>
        <w:t>/usr</w:t>
      </w:r>
    </w:p>
    <w:p w14:paraId="2908D314" w14:textId="0F1268B8" w:rsidR="00C17150" w:rsidRPr="00C648B9" w:rsidRDefault="00554A68">
      <w:pPr>
        <w:pStyle w:val="1"/>
        <w:rPr>
          <w:rFonts w:ascii="Times New Roman" w:hint="default"/>
        </w:rPr>
      </w:pPr>
      <w:r w:rsidRPr="00C648B9">
        <w:rPr>
          <w:rFonts w:ascii="Times New Roman" w:hint="default"/>
        </w:rPr>
        <w:t xml:space="preserve">A directory containing most user-level tools and programs. </w:t>
      </w:r>
      <w:r>
        <w:rPr>
          <w:rFonts w:ascii="Times New Roman"/>
        </w:rPr>
        <w:t xml:space="preserve">/usr/bin is used for other </w:t>
      </w:r>
      <w:r w:rsidR="00DC4B25">
        <w:rPr>
          <w:rFonts w:ascii="Times New Roman"/>
        </w:rPr>
        <w:t xml:space="preserve">basic functions </w:t>
      </w:r>
      <w:r>
        <w:rPr>
          <w:rFonts w:ascii="Times New Roman"/>
        </w:rPr>
        <w:t xml:space="preserve">which are not </w:t>
      </w:r>
      <w:r w:rsidR="00DC4B25">
        <w:rPr>
          <w:rFonts w:ascii="Times New Roman"/>
        </w:rPr>
        <w:t xml:space="preserve">provided </w:t>
      </w:r>
      <w:r>
        <w:rPr>
          <w:rFonts w:ascii="Times New Roman"/>
        </w:rPr>
        <w:t>in /bin or /sbin</w:t>
      </w:r>
      <w:r w:rsidR="00DC4B25">
        <w:rPr>
          <w:rFonts w:ascii="Times New Roman"/>
        </w:rPr>
        <w:t>, like nm and killall</w:t>
      </w:r>
      <w:r>
        <w:rPr>
          <w:rFonts w:ascii="Times New Roman"/>
        </w:rPr>
        <w:t xml:space="preserve">. /usr/include contains all </w:t>
      </w:r>
      <w:r w:rsidR="00DC4B25">
        <w:rPr>
          <w:rFonts w:ascii="Times New Roman"/>
        </w:rPr>
        <w:t xml:space="preserve">standard </w:t>
      </w:r>
      <w:r>
        <w:rPr>
          <w:rFonts w:ascii="Times New Roman"/>
        </w:rPr>
        <w:t>C headers</w:t>
      </w:r>
      <w:r w:rsidR="00F130A8">
        <w:rPr>
          <w:rFonts w:ascii="Times New Roman"/>
        </w:rPr>
        <w:t>, a</w:t>
      </w:r>
      <w:r>
        <w:rPr>
          <w:rFonts w:ascii="Times New Roman"/>
        </w:rPr>
        <w:t xml:space="preserve">nd /usr/lib </w:t>
      </w:r>
      <w:r w:rsidR="00DC4B25">
        <w:rPr>
          <w:rFonts w:ascii="Times New Roman"/>
        </w:rPr>
        <w:t>stores</w:t>
      </w:r>
      <w:r w:rsidRPr="00C648B9">
        <w:rPr>
          <w:rFonts w:ascii="Times New Roman" w:hint="default"/>
        </w:rPr>
        <w:t xml:space="preserve"> lib files.</w:t>
      </w:r>
    </w:p>
    <w:p w14:paraId="70F4520A" w14:textId="77777777" w:rsidR="00C17150" w:rsidRDefault="00554A68" w:rsidP="00C648B9">
      <w:pPr>
        <w:pStyle w:val="1"/>
        <w:numPr>
          <w:ilvl w:val="0"/>
          <w:numId w:val="12"/>
        </w:numPr>
        <w:tabs>
          <w:tab w:val="num" w:pos="900"/>
        </w:tabs>
        <w:ind w:left="900" w:hanging="480"/>
        <w:rPr>
          <w:rFonts w:ascii="Times New Roman" w:eastAsia="Times New Roman" w:hAnsi="Times New Roman" w:cs="Times New Roman" w:hint="default"/>
        </w:rPr>
      </w:pPr>
      <w:r>
        <w:rPr>
          <w:rFonts w:ascii="Times New Roman"/>
        </w:rPr>
        <w:t>/var</w:t>
      </w:r>
    </w:p>
    <w:p w14:paraId="550E0409" w14:textId="0C0795F2" w:rsidR="00C17150" w:rsidRPr="00C648B9" w:rsidRDefault="00F130A8">
      <w:pPr>
        <w:pStyle w:val="1"/>
        <w:rPr>
          <w:rFonts w:ascii="Times New Roman" w:hint="default"/>
        </w:rPr>
      </w:pPr>
      <w:r w:rsidRPr="00C648B9">
        <w:rPr>
          <w:rFonts w:ascii="Times New Roman" w:hint="default"/>
        </w:rPr>
        <w:t xml:space="preserve">Short </w:t>
      </w:r>
      <w:r w:rsidR="00554A68" w:rsidRPr="00C648B9">
        <w:rPr>
          <w:rFonts w:ascii="Times New Roman" w:hint="default"/>
        </w:rPr>
        <w:t xml:space="preserve">for </w:t>
      </w:r>
      <w:r w:rsidRPr="00C648B9">
        <w:rPr>
          <w:rFonts w:ascii="Times New Roman" w:hint="default"/>
        </w:rPr>
        <w:t>“</w:t>
      </w:r>
      <w:r w:rsidR="00554A68">
        <w:rPr>
          <w:rFonts w:ascii="Times New Roman"/>
        </w:rPr>
        <w:t>variable</w:t>
      </w:r>
      <w:r>
        <w:rPr>
          <w:rFonts w:ascii="Times New Roman" w:hint="default"/>
        </w:rPr>
        <w:t>”</w:t>
      </w:r>
      <w:r>
        <w:rPr>
          <w:rFonts w:ascii="Times New Roman"/>
        </w:rPr>
        <w:t xml:space="preserve">, stores </w:t>
      </w:r>
      <w:r>
        <w:rPr>
          <w:rFonts w:ascii="Times New Roman" w:hint="default"/>
        </w:rPr>
        <w:t>files that frequently change</w:t>
      </w:r>
      <w:r>
        <w:rPr>
          <w:rFonts w:ascii="Times New Roman"/>
        </w:rPr>
        <w:t>, s</w:t>
      </w:r>
      <w:r w:rsidR="00554A68">
        <w:rPr>
          <w:rFonts w:ascii="Times New Roman"/>
        </w:rPr>
        <w:t>uch as log files, user data and temporary files.  /var/mobile/ is for mobile</w:t>
      </w:r>
      <w:r w:rsidR="00554A68" w:rsidRPr="00C648B9">
        <w:rPr>
          <w:rFonts w:ascii="Times New Roman" w:hint="default"/>
        </w:rPr>
        <w:t xml:space="preserve"> </w:t>
      </w:r>
      <w:r w:rsidR="00554A68">
        <w:rPr>
          <w:rFonts w:ascii="Times New Roman"/>
        </w:rPr>
        <w:t>user and /var/root/ is for root</w:t>
      </w:r>
      <w:r w:rsidR="00554A68" w:rsidRPr="00C648B9">
        <w:rPr>
          <w:rFonts w:ascii="Times New Roman" w:hint="default"/>
        </w:rPr>
        <w:t xml:space="preserve"> </w:t>
      </w:r>
      <w:r w:rsidR="00554A68">
        <w:rPr>
          <w:rFonts w:ascii="Times New Roman"/>
        </w:rPr>
        <w:t>user</w:t>
      </w:r>
      <w:r>
        <w:rPr>
          <w:rFonts w:ascii="Times New Roman"/>
        </w:rPr>
        <w:t xml:space="preserve">, </w:t>
      </w:r>
      <w:r w:rsidR="00D62029">
        <w:rPr>
          <w:rFonts w:ascii="Times New Roman"/>
        </w:rPr>
        <w:t>these 2 subdirectories are</w:t>
      </w:r>
      <w:r>
        <w:rPr>
          <w:rFonts w:ascii="Times New Roman"/>
        </w:rPr>
        <w:t xml:space="preserve"> our main focus</w:t>
      </w:r>
      <w:r w:rsidR="00554A68">
        <w:rPr>
          <w:rFonts w:ascii="Times New Roman"/>
        </w:rPr>
        <w:t xml:space="preserve">. </w:t>
      </w:r>
    </w:p>
    <w:p w14:paraId="26B96A94" w14:textId="6E6E40BD" w:rsidR="00C17150" w:rsidRPr="00C648B9" w:rsidRDefault="00554A68">
      <w:pPr>
        <w:pStyle w:val="1"/>
        <w:rPr>
          <w:rFonts w:ascii="Times New Roman" w:hint="default"/>
        </w:rPr>
      </w:pPr>
      <w:r w:rsidRPr="00C648B9">
        <w:rPr>
          <w:rFonts w:ascii="Times New Roman" w:hint="default"/>
        </w:rPr>
        <w:t xml:space="preserve">Most </w:t>
      </w:r>
      <w:r w:rsidR="00F130A8">
        <w:rPr>
          <w:rFonts w:ascii="Times New Roman"/>
        </w:rPr>
        <w:t>directories</w:t>
      </w:r>
      <w:r w:rsidRPr="00C648B9">
        <w:rPr>
          <w:rFonts w:ascii="Times New Roman" w:hint="default"/>
        </w:rPr>
        <w:t xml:space="preserve"> listed above are </w:t>
      </w:r>
      <w:r w:rsidR="00F130A8">
        <w:rPr>
          <w:rFonts w:ascii="Times New Roman"/>
        </w:rPr>
        <w:t>rather</w:t>
      </w:r>
      <w:r w:rsidRPr="00C648B9">
        <w:rPr>
          <w:rFonts w:ascii="Times New Roman" w:hint="default"/>
        </w:rPr>
        <w:t xml:space="preserve"> low-level</w:t>
      </w:r>
      <w:r w:rsidR="00F130A8">
        <w:rPr>
          <w:rFonts w:ascii="Times New Roman"/>
        </w:rPr>
        <w:t xml:space="preserve"> that they</w:t>
      </w:r>
      <w:r w:rsidR="00F130A8">
        <w:rPr>
          <w:rFonts w:ascii="Times New Roman" w:hint="default"/>
        </w:rPr>
        <w:t>’</w:t>
      </w:r>
      <w:r w:rsidR="00F130A8">
        <w:rPr>
          <w:rFonts w:ascii="Times New Roman"/>
        </w:rPr>
        <w:t xml:space="preserve">re </w:t>
      </w:r>
      <w:r w:rsidRPr="00C648B9">
        <w:rPr>
          <w:rFonts w:ascii="Times New Roman" w:hint="default"/>
        </w:rPr>
        <w:t xml:space="preserve">difficult to reverse </w:t>
      </w:r>
      <w:r w:rsidR="00F130A8">
        <w:rPr>
          <w:rFonts w:ascii="Times New Roman"/>
        </w:rPr>
        <w:t>engineer</w:t>
      </w:r>
      <w:r w:rsidRPr="00C648B9">
        <w:rPr>
          <w:rFonts w:ascii="Times New Roman" w:hint="default"/>
        </w:rPr>
        <w:t xml:space="preserve">. </w:t>
      </w:r>
      <w:r w:rsidR="00F130A8">
        <w:rPr>
          <w:rFonts w:ascii="Times New Roman"/>
        </w:rPr>
        <w:t>As</w:t>
      </w:r>
      <w:r w:rsidRPr="00C648B9">
        <w:rPr>
          <w:rFonts w:ascii="Times New Roman" w:hint="default"/>
        </w:rPr>
        <w:t xml:space="preserve"> beginners, </w:t>
      </w:r>
      <w:r w:rsidR="00F130A8">
        <w:rPr>
          <w:rFonts w:ascii="Times New Roman"/>
        </w:rPr>
        <w:t>it</w:t>
      </w:r>
      <w:r w:rsidR="00F130A8">
        <w:rPr>
          <w:rFonts w:ascii="Times New Roman" w:hint="default"/>
        </w:rPr>
        <w:t>’</w:t>
      </w:r>
      <w:r w:rsidR="00F130A8">
        <w:rPr>
          <w:rFonts w:ascii="Times New Roman"/>
        </w:rPr>
        <w:t xml:space="preserve">s better for us to start with something </w:t>
      </w:r>
      <w:r w:rsidR="002D6662">
        <w:rPr>
          <w:rFonts w:ascii="Times New Roman"/>
        </w:rPr>
        <w:t>much easier.</w:t>
      </w:r>
      <w:r w:rsidR="007D31E6">
        <w:rPr>
          <w:rFonts w:ascii="Times New Roman"/>
        </w:rPr>
        <w:t xml:space="preserve"> </w:t>
      </w:r>
      <w:r w:rsidRPr="00C648B9">
        <w:rPr>
          <w:rFonts w:ascii="Times New Roman" w:hint="default"/>
        </w:rPr>
        <w:t xml:space="preserve">As </w:t>
      </w:r>
      <w:r w:rsidR="002D6662" w:rsidRPr="00C648B9">
        <w:rPr>
          <w:rFonts w:ascii="Times New Roman" w:hint="default"/>
        </w:rPr>
        <w:t xml:space="preserve">App </w:t>
      </w:r>
      <w:r w:rsidRPr="00C648B9">
        <w:rPr>
          <w:rFonts w:ascii="Times New Roman" w:hint="default"/>
        </w:rPr>
        <w:t>developer</w:t>
      </w:r>
      <w:r w:rsidR="002D6662" w:rsidRPr="00C648B9">
        <w:rPr>
          <w:rFonts w:ascii="Times New Roman" w:hint="default"/>
        </w:rPr>
        <w:t>s</w:t>
      </w:r>
      <w:r w:rsidRPr="00C648B9">
        <w:rPr>
          <w:rFonts w:ascii="Times New Roman" w:hint="default"/>
        </w:rPr>
        <w:t xml:space="preserve">, most of </w:t>
      </w:r>
      <w:r w:rsidR="002D6662">
        <w:rPr>
          <w:rFonts w:ascii="Times New Roman"/>
        </w:rPr>
        <w:t>our</w:t>
      </w:r>
      <w:r w:rsidRPr="00C648B9">
        <w:rPr>
          <w:rFonts w:ascii="Times New Roman" w:hint="default"/>
        </w:rPr>
        <w:t xml:space="preserve"> daily </w:t>
      </w:r>
      <w:r w:rsidR="002D6662">
        <w:rPr>
          <w:rFonts w:ascii="Times New Roman"/>
        </w:rPr>
        <w:t xml:space="preserve">work is dealing with </w:t>
      </w:r>
      <w:r w:rsidR="006823A7" w:rsidRPr="00C648B9">
        <w:rPr>
          <w:rFonts w:ascii="Times New Roman" w:hint="default"/>
        </w:rPr>
        <w:t>iOS</w:t>
      </w:r>
      <w:r w:rsidR="002D6662">
        <w:rPr>
          <w:rFonts w:ascii="Times New Roman"/>
        </w:rPr>
        <w:t xml:space="preserve"> specific directories. Reverse engineering becomes more approachable when it comes to these familiar directories:</w:t>
      </w:r>
    </w:p>
    <w:p w14:paraId="0A9E3268" w14:textId="77777777" w:rsidR="00C17150" w:rsidRDefault="00554A68" w:rsidP="00C648B9">
      <w:pPr>
        <w:pStyle w:val="1"/>
        <w:numPr>
          <w:ilvl w:val="0"/>
          <w:numId w:val="13"/>
        </w:numPr>
        <w:tabs>
          <w:tab w:val="num" w:pos="900"/>
        </w:tabs>
        <w:ind w:left="900" w:hanging="480"/>
        <w:rPr>
          <w:rFonts w:ascii="Times New Roman" w:eastAsia="Times New Roman" w:hAnsi="Times New Roman" w:cs="Times New Roman" w:hint="default"/>
        </w:rPr>
      </w:pPr>
      <w:r>
        <w:rPr>
          <w:rFonts w:ascii="Times New Roman"/>
        </w:rPr>
        <w:t>/Applications</w:t>
      </w:r>
    </w:p>
    <w:p w14:paraId="174C9166" w14:textId="4F6F143E" w:rsidR="00C17150" w:rsidRPr="00C648B9" w:rsidRDefault="002D6662">
      <w:pPr>
        <w:pStyle w:val="1"/>
        <w:rPr>
          <w:rFonts w:ascii="Times New Roman" w:hint="default"/>
        </w:rPr>
      </w:pPr>
      <w:r>
        <w:rPr>
          <w:rFonts w:ascii="Times New Roman"/>
        </w:rPr>
        <w:t>Directory</w:t>
      </w:r>
      <w:r w:rsidR="00554A68" w:rsidRPr="00C648B9">
        <w:rPr>
          <w:rFonts w:ascii="Times New Roman" w:hint="default"/>
        </w:rPr>
        <w:t xml:space="preserve"> for all system </w:t>
      </w:r>
      <w:r>
        <w:rPr>
          <w:rFonts w:ascii="Times New Roman"/>
        </w:rPr>
        <w:t>A</w:t>
      </w:r>
      <w:r w:rsidR="00554A68" w:rsidRPr="00C648B9">
        <w:rPr>
          <w:rFonts w:ascii="Times New Roman" w:hint="default"/>
        </w:rPr>
        <w:t xml:space="preserve">pps and Cydia </w:t>
      </w:r>
      <w:r>
        <w:rPr>
          <w:rFonts w:ascii="Times New Roman"/>
        </w:rPr>
        <w:t>A</w:t>
      </w:r>
      <w:r w:rsidR="00554A68" w:rsidRPr="00C648B9">
        <w:rPr>
          <w:rFonts w:ascii="Times New Roman" w:hint="default"/>
        </w:rPr>
        <w:t>pps</w:t>
      </w:r>
      <w:r>
        <w:rPr>
          <w:rFonts w:ascii="Times New Roman"/>
        </w:rPr>
        <w:t xml:space="preserve">, excluding </w:t>
      </w:r>
      <w:r w:rsidR="00554A68" w:rsidRPr="00C648B9">
        <w:rPr>
          <w:rFonts w:ascii="Times New Roman" w:hint="default"/>
        </w:rPr>
        <w:t>StoreApps</w:t>
      </w:r>
      <w:r>
        <w:rPr>
          <w:rFonts w:ascii="Times New Roman"/>
        </w:rPr>
        <w:t>, a</w:t>
      </w:r>
      <w:r w:rsidR="00554A68" w:rsidRPr="00C648B9">
        <w:rPr>
          <w:rFonts w:ascii="Times New Roman" w:hint="default"/>
        </w:rPr>
        <w:t>s shown in figure 2-3.</w:t>
      </w:r>
    </w:p>
    <w:p w14:paraId="6F72C241" w14:textId="77777777" w:rsidR="00C17150" w:rsidRDefault="00554A68">
      <w:pPr>
        <w:pStyle w:val="1"/>
        <w:keepNext/>
        <w:ind w:firstLine="0"/>
        <w:jc w:val="center"/>
        <w:rPr>
          <w:rFonts w:hint="default"/>
        </w:rPr>
      </w:pPr>
      <w:r>
        <w:rPr>
          <w:noProof/>
          <w:lang w:eastAsia="en-US"/>
        </w:rPr>
        <w:drawing>
          <wp:inline distT="0" distB="0" distL="0" distR="0" wp14:anchorId="4CBEDF2F" wp14:editId="5184F45A">
            <wp:extent cx="2023873" cy="36068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20932D67" w14:textId="77777777" w:rsidR="00C17150" w:rsidRDefault="00554A68">
      <w:pPr>
        <w:pStyle w:val="Caption"/>
        <w:ind w:firstLine="0"/>
        <w:jc w:val="center"/>
      </w:pPr>
      <w:r>
        <w:rPr>
          <w:rFonts w:ascii="Trebuchet MS"/>
        </w:rPr>
        <w:t>Figure 2- 3 /Applications</w:t>
      </w:r>
    </w:p>
    <w:p w14:paraId="49419093" w14:textId="77777777" w:rsidR="00C17150" w:rsidRDefault="00554A68" w:rsidP="00C648B9">
      <w:pPr>
        <w:pStyle w:val="1"/>
        <w:numPr>
          <w:ilvl w:val="0"/>
          <w:numId w:val="14"/>
        </w:numPr>
        <w:tabs>
          <w:tab w:val="num" w:pos="900"/>
        </w:tabs>
        <w:ind w:left="900" w:hanging="480"/>
        <w:rPr>
          <w:rFonts w:ascii="Times New Roman" w:eastAsia="Times New Roman" w:hAnsi="Times New Roman" w:cs="Times New Roman" w:hint="default"/>
        </w:rPr>
      </w:pPr>
      <w:r>
        <w:rPr>
          <w:rFonts w:ascii="Times New Roman"/>
        </w:rPr>
        <w:t>/Developer</w:t>
      </w:r>
    </w:p>
    <w:p w14:paraId="7F7C0E7E" w14:textId="76F27DF0" w:rsidR="00C17150" w:rsidRPr="00C648B9" w:rsidRDefault="00554A68">
      <w:pPr>
        <w:pStyle w:val="1"/>
        <w:rPr>
          <w:rFonts w:ascii="Times New Roman" w:hint="default"/>
        </w:rPr>
      </w:pPr>
      <w:r w:rsidRPr="00C648B9">
        <w:rPr>
          <w:rFonts w:ascii="Times New Roman" w:hint="default"/>
        </w:rPr>
        <w:t xml:space="preserve">If you </w:t>
      </w:r>
      <w:r w:rsidR="003B451E">
        <w:rPr>
          <w:rFonts w:ascii="Times New Roman"/>
        </w:rPr>
        <w:t xml:space="preserve">connect your device with Xcode and </w:t>
      </w:r>
      <w:r w:rsidR="005F211D">
        <w:rPr>
          <w:rFonts w:ascii="Times New Roman"/>
        </w:rPr>
        <w:t xml:space="preserve">can </w:t>
      </w:r>
      <w:r w:rsidR="003B451E">
        <w:rPr>
          <w:rFonts w:ascii="Times New Roman"/>
        </w:rPr>
        <w:t xml:space="preserve">see it in </w:t>
      </w:r>
      <w:r w:rsidR="003B451E">
        <w:rPr>
          <w:rFonts w:ascii="Times New Roman" w:hint="default"/>
        </w:rPr>
        <w:t>“</w:t>
      </w:r>
      <w:r w:rsidR="003B451E">
        <w:rPr>
          <w:rFonts w:ascii="Times New Roman"/>
        </w:rPr>
        <w:t>Devices</w:t>
      </w:r>
      <w:r w:rsidR="003B451E">
        <w:rPr>
          <w:rFonts w:ascii="Times New Roman" w:hint="default"/>
        </w:rPr>
        <w:t>”</w:t>
      </w:r>
      <w:r w:rsidR="003B451E">
        <w:rPr>
          <w:rFonts w:ascii="Times New Roman"/>
        </w:rPr>
        <w:t xml:space="preserve"> category like figure 2-4 shows,</w:t>
      </w:r>
      <w:r w:rsidRPr="00C648B9">
        <w:rPr>
          <w:rFonts w:ascii="Times New Roman" w:hint="default"/>
        </w:rPr>
        <w:t xml:space="preserve"> </w:t>
      </w:r>
      <w:r w:rsidR="003B451E">
        <w:rPr>
          <w:rFonts w:ascii="Times New Roman"/>
        </w:rPr>
        <w:t xml:space="preserve">a </w:t>
      </w:r>
      <w:r w:rsidR="003B451E">
        <w:rPr>
          <w:rFonts w:ascii="Times New Roman" w:hint="default"/>
        </w:rPr>
        <w:t>“</w:t>
      </w:r>
      <w:r w:rsidR="003B451E">
        <w:rPr>
          <w:rFonts w:ascii="Times New Roman"/>
        </w:rPr>
        <w:t>/Developer</w:t>
      </w:r>
      <w:r w:rsidR="003B451E">
        <w:rPr>
          <w:rFonts w:ascii="Times New Roman" w:hint="default"/>
        </w:rPr>
        <w:t>”</w:t>
      </w:r>
      <w:r w:rsidR="003B451E">
        <w:rPr>
          <w:rFonts w:ascii="Times New Roman"/>
        </w:rPr>
        <w:t xml:space="preserve"> directory will be created automatically on device, as shown in figure 2-5</w:t>
      </w:r>
      <w:r w:rsidRPr="00C648B9">
        <w:rPr>
          <w:rFonts w:ascii="Times New Roman" w:hint="default"/>
        </w:rPr>
        <w:t>. Inside this directory, there are some data files and tools for debugging.</w:t>
      </w:r>
    </w:p>
    <w:p w14:paraId="5545071C" w14:textId="77777777" w:rsidR="00C17150" w:rsidRDefault="00554A68">
      <w:pPr>
        <w:pStyle w:val="1"/>
        <w:keepNext/>
        <w:ind w:firstLine="0"/>
        <w:jc w:val="center"/>
        <w:rPr>
          <w:rFonts w:hint="default"/>
        </w:rPr>
      </w:pPr>
      <w:r>
        <w:rPr>
          <w:noProof/>
          <w:lang w:eastAsia="en-US"/>
        </w:rPr>
        <w:drawing>
          <wp:inline distT="0" distB="0" distL="0" distR="0" wp14:anchorId="749EF835" wp14:editId="11A50F74">
            <wp:extent cx="4323716" cy="117831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0">
                      <a:extLst/>
                    </a:blip>
                    <a:stretch>
                      <a:fillRect/>
                    </a:stretch>
                  </pic:blipFill>
                  <pic:spPr>
                    <a:xfrm>
                      <a:off x="0" y="0"/>
                      <a:ext cx="4323716" cy="1178319"/>
                    </a:xfrm>
                    <a:prstGeom prst="rect">
                      <a:avLst/>
                    </a:prstGeom>
                    <a:ln w="12700" cap="flat">
                      <a:noFill/>
                      <a:miter lim="400000"/>
                    </a:ln>
                    <a:effectLst/>
                  </pic:spPr>
                </pic:pic>
              </a:graphicData>
            </a:graphic>
          </wp:inline>
        </w:drawing>
      </w:r>
    </w:p>
    <w:p w14:paraId="542EA971" w14:textId="0C738BEA" w:rsidR="00C17150" w:rsidRDefault="00554A68">
      <w:pPr>
        <w:pStyle w:val="Caption"/>
        <w:ind w:firstLine="0"/>
        <w:jc w:val="center"/>
        <w:rPr>
          <w:rFonts w:ascii="宋体" w:eastAsia="宋体" w:hAnsi="宋体" w:cs="宋体"/>
          <w:lang w:val="zh-TW" w:eastAsia="zh-TW"/>
        </w:rPr>
      </w:pPr>
      <w:r>
        <w:rPr>
          <w:rFonts w:ascii="Trebuchet MS"/>
        </w:rPr>
        <w:t xml:space="preserve">Figure 2- 4 </w:t>
      </w:r>
      <w:r w:rsidR="00831D34">
        <w:rPr>
          <w:rFonts w:ascii="Trebuchet MS" w:hint="eastAsia"/>
        </w:rPr>
        <w:t>Enable debugging on device</w:t>
      </w:r>
    </w:p>
    <w:p w14:paraId="1D273FF3" w14:textId="77777777" w:rsidR="00C17150" w:rsidRDefault="00554A68">
      <w:pPr>
        <w:pStyle w:val="1"/>
        <w:ind w:firstLine="0"/>
        <w:jc w:val="center"/>
        <w:rPr>
          <w:rFonts w:hint="default"/>
        </w:rPr>
      </w:pPr>
      <w:r>
        <w:rPr>
          <w:noProof/>
          <w:lang w:eastAsia="en-US"/>
        </w:rPr>
        <w:drawing>
          <wp:inline distT="0" distB="0" distL="0" distR="0" wp14:anchorId="044E94E9" wp14:editId="55B351DC">
            <wp:extent cx="2040128" cy="363565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5CD1656" w14:textId="77777777" w:rsidR="00C17150" w:rsidRDefault="00554A68">
      <w:pPr>
        <w:pStyle w:val="Caption"/>
        <w:ind w:firstLine="0"/>
        <w:jc w:val="center"/>
      </w:pPr>
      <w:r>
        <w:rPr>
          <w:rFonts w:ascii="宋体" w:eastAsia="宋体" w:hAnsi="宋体" w:cs="宋体"/>
          <w:lang w:val="zh-TW" w:eastAsia="zh-TW"/>
        </w:rPr>
        <w:t>图</w:t>
      </w:r>
      <w:r>
        <w:rPr>
          <w:rFonts w:ascii="Trebuchet MS"/>
        </w:rPr>
        <w:t>2- 5 /Developer</w:t>
      </w:r>
    </w:p>
    <w:p w14:paraId="27DE988B" w14:textId="77777777" w:rsidR="00C17150" w:rsidRDefault="00554A68" w:rsidP="00C648B9">
      <w:pPr>
        <w:pStyle w:val="1"/>
        <w:numPr>
          <w:ilvl w:val="0"/>
          <w:numId w:val="15"/>
        </w:numPr>
        <w:tabs>
          <w:tab w:val="num" w:pos="900"/>
        </w:tabs>
        <w:ind w:left="900" w:hanging="480"/>
        <w:rPr>
          <w:rFonts w:ascii="Times New Roman" w:eastAsia="Times New Roman" w:hAnsi="Times New Roman" w:cs="Times New Roman" w:hint="default"/>
        </w:rPr>
      </w:pPr>
      <w:r>
        <w:rPr>
          <w:rFonts w:ascii="Times New Roman"/>
        </w:rPr>
        <w:t>/Library</w:t>
      </w:r>
    </w:p>
    <w:p w14:paraId="7CB241C3" w14:textId="51BA9B15" w:rsidR="00C17150" w:rsidRPr="00C648B9" w:rsidRDefault="00554A68">
      <w:pPr>
        <w:pStyle w:val="1"/>
        <w:rPr>
          <w:rFonts w:ascii="Times New Roman" w:hint="default"/>
        </w:rPr>
      </w:pPr>
      <w:r w:rsidRPr="00C648B9">
        <w:rPr>
          <w:rFonts w:ascii="Times New Roman" w:hint="default"/>
        </w:rPr>
        <w:t>This directory contains some system</w:t>
      </w:r>
      <w:ins w:id="0" w:author="Yinglu Zou" w:date="2015-02-17T14:07:00Z">
        <w:r w:rsidR="00C648B9">
          <w:rPr>
            <w:rFonts w:ascii="Times New Roman"/>
          </w:rPr>
          <w:t>-</w:t>
        </w:r>
      </w:ins>
      <w:r w:rsidRPr="00C648B9">
        <w:rPr>
          <w:rFonts w:ascii="Times New Roman" w:hint="default"/>
        </w:rPr>
        <w:t>support</w:t>
      </w:r>
      <w:ins w:id="1" w:author="Yinglu Zou" w:date="2015-02-17T14:07:00Z">
        <w:r w:rsidR="00C648B9">
          <w:rPr>
            <w:rFonts w:ascii="Times New Roman"/>
          </w:rPr>
          <w:t>ed</w:t>
        </w:r>
      </w:ins>
      <w:r w:rsidRPr="00C648B9">
        <w:rPr>
          <w:rFonts w:ascii="Times New Roman" w:hint="default"/>
        </w:rPr>
        <w:t xml:space="preserve"> data</w:t>
      </w:r>
      <w:r w:rsidR="007E7250">
        <w:rPr>
          <w:rFonts w:ascii="Times New Roman"/>
        </w:rPr>
        <w:t xml:space="preserve"> as shown in figure 2-6</w:t>
      </w:r>
      <w:r w:rsidRPr="00C648B9">
        <w:rPr>
          <w:rFonts w:ascii="Times New Roman" w:hint="default"/>
        </w:rPr>
        <w:t xml:space="preserve">. One subdirectory of it named </w:t>
      </w:r>
      <w:r>
        <w:rPr>
          <w:rFonts w:ascii="Times New Roman"/>
        </w:rPr>
        <w:t xml:space="preserve">MobileSubstrate is where all CydiaSubstrate (formerly </w:t>
      </w:r>
      <w:r w:rsidR="007E7250">
        <w:rPr>
          <w:rFonts w:ascii="Times New Roman"/>
        </w:rPr>
        <w:t xml:space="preserve">known as </w:t>
      </w:r>
      <w:r>
        <w:rPr>
          <w:rFonts w:ascii="Times New Roman"/>
        </w:rPr>
        <w:t>MobileSubstrate) based tweaks are.</w:t>
      </w:r>
    </w:p>
    <w:p w14:paraId="5D91DD89" w14:textId="77777777" w:rsidR="00C17150" w:rsidRDefault="00554A68">
      <w:pPr>
        <w:pStyle w:val="1"/>
        <w:ind w:firstLine="0"/>
        <w:jc w:val="center"/>
        <w:rPr>
          <w:rFonts w:hint="default"/>
        </w:rPr>
      </w:pPr>
      <w:r>
        <w:rPr>
          <w:noProof/>
          <w:lang w:eastAsia="en-US"/>
        </w:rPr>
        <w:drawing>
          <wp:inline distT="0" distB="0" distL="0" distR="0" wp14:anchorId="5B584CFF" wp14:editId="658EB7F0">
            <wp:extent cx="2040128" cy="363565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FECA8D0" w14:textId="77777777" w:rsidR="00C17150" w:rsidRDefault="00554A68">
      <w:pPr>
        <w:pStyle w:val="Caption"/>
        <w:ind w:firstLine="0"/>
        <w:jc w:val="center"/>
      </w:pPr>
      <w:r>
        <w:rPr>
          <w:rFonts w:ascii="Trebuchet MS"/>
        </w:rPr>
        <w:t>Figure 2- 6 /Library</w:t>
      </w:r>
    </w:p>
    <w:p w14:paraId="7514F772" w14:textId="77777777" w:rsidR="00C17150" w:rsidRDefault="00554A68" w:rsidP="00C648B9">
      <w:pPr>
        <w:pStyle w:val="1"/>
        <w:numPr>
          <w:ilvl w:val="0"/>
          <w:numId w:val="16"/>
        </w:numPr>
        <w:tabs>
          <w:tab w:val="num" w:pos="900"/>
        </w:tabs>
        <w:ind w:left="900" w:hanging="480"/>
        <w:rPr>
          <w:rFonts w:ascii="Times New Roman" w:eastAsia="Times New Roman" w:hAnsi="Times New Roman" w:cs="Times New Roman" w:hint="default"/>
        </w:rPr>
      </w:pPr>
      <w:r>
        <w:rPr>
          <w:rFonts w:ascii="Times New Roman"/>
        </w:rPr>
        <w:t>/System/Library</w:t>
      </w:r>
    </w:p>
    <w:p w14:paraId="1A82EBDC" w14:textId="0A97313C" w:rsidR="00C17150" w:rsidRPr="00C648B9" w:rsidRDefault="00554A68">
      <w:pPr>
        <w:pStyle w:val="1"/>
        <w:rPr>
          <w:rFonts w:ascii="Times New Roman" w:hint="default"/>
        </w:rPr>
      </w:pPr>
      <w:r w:rsidRPr="00C648B9">
        <w:rPr>
          <w:rFonts w:ascii="Times New Roman" w:hint="default"/>
        </w:rPr>
        <w:t>One of the most important directories</w:t>
      </w:r>
      <w:r w:rsidR="00206365">
        <w:rPr>
          <w:rFonts w:ascii="Times New Roman"/>
        </w:rPr>
        <w:t xml:space="preserve"> on iOS,</w:t>
      </w:r>
      <w:r w:rsidRPr="00C648B9">
        <w:rPr>
          <w:rFonts w:ascii="Times New Roman" w:hint="default"/>
        </w:rPr>
        <w:t xml:space="preserve"> </w:t>
      </w:r>
      <w:r w:rsidR="00206365">
        <w:rPr>
          <w:rFonts w:ascii="Times New Roman"/>
        </w:rPr>
        <w:t>stores lots of</w:t>
      </w:r>
      <w:r w:rsidRPr="00C648B9">
        <w:rPr>
          <w:rFonts w:ascii="Times New Roman" w:hint="default"/>
        </w:rPr>
        <w:t xml:space="preserve"> system components</w:t>
      </w:r>
      <w:r w:rsidR="00206365">
        <w:rPr>
          <w:rFonts w:ascii="Times New Roman"/>
        </w:rPr>
        <w:t>, a</w:t>
      </w:r>
      <w:r w:rsidRPr="00C648B9">
        <w:rPr>
          <w:rFonts w:ascii="Times New Roman" w:hint="default"/>
        </w:rPr>
        <w:t>s shown in figure 2-7.</w:t>
      </w:r>
    </w:p>
    <w:p w14:paraId="2B9F0B13" w14:textId="77777777" w:rsidR="00C17150" w:rsidRDefault="00C17150">
      <w:pPr>
        <w:pStyle w:val="1"/>
        <w:rPr>
          <w:rFonts w:ascii="宋体" w:eastAsia="宋体" w:hAnsi="宋体" w:cs="宋体" w:hint="default"/>
          <w:lang w:val="zh-TW" w:eastAsia="zh-TW"/>
        </w:rPr>
      </w:pPr>
    </w:p>
    <w:p w14:paraId="0F789B91" w14:textId="77777777" w:rsidR="00C17150" w:rsidRDefault="00554A68">
      <w:pPr>
        <w:pStyle w:val="1"/>
        <w:ind w:firstLine="0"/>
        <w:jc w:val="center"/>
        <w:rPr>
          <w:rFonts w:hint="default"/>
        </w:rPr>
      </w:pPr>
      <w:r>
        <w:rPr>
          <w:noProof/>
          <w:lang w:eastAsia="en-US"/>
        </w:rPr>
        <w:drawing>
          <wp:inline distT="0" distB="0" distL="0" distR="0" wp14:anchorId="2F336235" wp14:editId="614B53EF">
            <wp:extent cx="1836928" cy="326054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3">
                      <a:extLst/>
                    </a:blip>
                    <a:stretch>
                      <a:fillRect/>
                    </a:stretch>
                  </pic:blipFill>
                  <pic:spPr>
                    <a:xfrm>
                      <a:off x="0" y="0"/>
                      <a:ext cx="1836928" cy="3260548"/>
                    </a:xfrm>
                    <a:prstGeom prst="rect">
                      <a:avLst/>
                    </a:prstGeom>
                    <a:ln w="12700" cap="flat">
                      <a:noFill/>
                      <a:miter lim="400000"/>
                    </a:ln>
                    <a:effectLst/>
                  </pic:spPr>
                </pic:pic>
              </a:graphicData>
            </a:graphic>
          </wp:inline>
        </w:drawing>
      </w:r>
    </w:p>
    <w:p w14:paraId="20F4BDFA" w14:textId="77777777" w:rsidR="00C17150" w:rsidRDefault="00554A68">
      <w:pPr>
        <w:pStyle w:val="Caption"/>
        <w:ind w:firstLine="0"/>
        <w:jc w:val="center"/>
      </w:pPr>
      <w:r>
        <w:rPr>
          <w:rFonts w:ascii="Trebuchet MS"/>
        </w:rPr>
        <w:t>Figure2- 7 /System/Library</w:t>
      </w:r>
    </w:p>
    <w:p w14:paraId="0E27D798" w14:textId="2A578723" w:rsidR="00C17150" w:rsidRPr="00C648B9" w:rsidRDefault="00206365">
      <w:pPr>
        <w:pStyle w:val="1"/>
        <w:rPr>
          <w:rFonts w:ascii="Times New Roman" w:hint="default"/>
        </w:rPr>
      </w:pPr>
      <w:r>
        <w:rPr>
          <w:rFonts w:ascii="Times New Roman"/>
        </w:rPr>
        <w:t>Under this directory, w</w:t>
      </w:r>
      <w:r w:rsidR="00554A68" w:rsidRPr="00C648B9">
        <w:rPr>
          <w:rFonts w:ascii="Times New Roman" w:hint="default"/>
        </w:rPr>
        <w:t>e beginners should mainly focus on these subdirectories</w:t>
      </w:r>
      <w:r>
        <w:rPr>
          <w:rFonts w:ascii="Times New Roman"/>
        </w:rPr>
        <w:t>:</w:t>
      </w:r>
    </w:p>
    <w:p w14:paraId="609072C0" w14:textId="365906BC" w:rsidR="00C17150" w:rsidRPr="00C648B9" w:rsidRDefault="00554A68" w:rsidP="00C648B9">
      <w:pPr>
        <w:pStyle w:val="1"/>
        <w:numPr>
          <w:ilvl w:val="0"/>
          <w:numId w:val="17"/>
        </w:numPr>
        <w:tabs>
          <w:tab w:val="num" w:pos="1560"/>
        </w:tabs>
        <w:ind w:left="1560" w:hanging="420"/>
        <w:rPr>
          <w:rFonts w:ascii="Times New Roman" w:hint="default"/>
        </w:rPr>
      </w:pPr>
      <w:r w:rsidRPr="00C848F6">
        <w:rPr>
          <w:rFonts w:ascii="Times New Roman"/>
        </w:rPr>
        <w:t>/System/Library/Frameworks</w:t>
      </w:r>
      <w:r w:rsidR="00206365" w:rsidRPr="007D691A">
        <w:rPr>
          <w:rFonts w:ascii="Times New Roman"/>
        </w:rPr>
        <w:t xml:space="preserve"> </w:t>
      </w:r>
      <w:r w:rsidR="00206365" w:rsidRPr="00C648B9">
        <w:rPr>
          <w:rFonts w:ascii="Times New Roman" w:hint="default"/>
        </w:rPr>
        <w:t xml:space="preserve">and </w:t>
      </w:r>
      <w:r w:rsidRPr="00C848F6">
        <w:rPr>
          <w:rFonts w:ascii="Times New Roman"/>
        </w:rPr>
        <w:t>/System/Library/PrivateFrameworks</w:t>
      </w:r>
      <w:r w:rsidRPr="00C648B9">
        <w:rPr>
          <w:rFonts w:ascii="Times New Roman"/>
        </w:rPr>
        <w:t>：</w:t>
      </w:r>
      <w:r w:rsidR="00206365">
        <w:rPr>
          <w:rFonts w:ascii="Times New Roman"/>
        </w:rPr>
        <w:t xml:space="preserve">Stores most iOS </w:t>
      </w:r>
      <w:r w:rsidRPr="00C648B9">
        <w:rPr>
          <w:rFonts w:ascii="Times New Roman" w:hint="default"/>
        </w:rPr>
        <w:t>frameworks.</w:t>
      </w:r>
      <w:r w:rsidR="00E1143E">
        <w:rPr>
          <w:rFonts w:ascii="Times New Roman"/>
        </w:rPr>
        <w:t xml:space="preserve"> Documented APIs are only a tiny part of them,</w:t>
      </w:r>
      <w:r w:rsidRPr="00C648B9">
        <w:rPr>
          <w:rFonts w:ascii="Times New Roman" w:hint="default"/>
        </w:rPr>
        <w:t xml:space="preserve"> </w:t>
      </w:r>
      <w:r w:rsidR="009E28C1">
        <w:rPr>
          <w:rFonts w:ascii="Times New Roman"/>
        </w:rPr>
        <w:t xml:space="preserve">while </w:t>
      </w:r>
      <w:r w:rsidR="00E1143E">
        <w:rPr>
          <w:rFonts w:ascii="Times New Roman"/>
        </w:rPr>
        <w:t xml:space="preserve">countless </w:t>
      </w:r>
      <w:r w:rsidRPr="00C648B9">
        <w:rPr>
          <w:rFonts w:ascii="Times New Roman" w:hint="default"/>
        </w:rPr>
        <w:t xml:space="preserve">private APIs are hidden in those frameworks.   </w:t>
      </w:r>
    </w:p>
    <w:p w14:paraId="2F1B81BB" w14:textId="6FF74B76" w:rsidR="00C17150" w:rsidRPr="00C648B9" w:rsidRDefault="00554A68" w:rsidP="00C648B9">
      <w:pPr>
        <w:pStyle w:val="1"/>
        <w:numPr>
          <w:ilvl w:val="0"/>
          <w:numId w:val="17"/>
        </w:numPr>
        <w:tabs>
          <w:tab w:val="num" w:pos="1560"/>
        </w:tabs>
        <w:ind w:left="1560" w:hanging="420"/>
        <w:rPr>
          <w:rFonts w:ascii="Times New Roman" w:hint="default"/>
        </w:rPr>
      </w:pPr>
      <w:r w:rsidRPr="00C848F6">
        <w:rPr>
          <w:rFonts w:ascii="Times New Roman"/>
        </w:rPr>
        <w:t>/System/Library/CoreServices/SpringBoard.app</w:t>
      </w:r>
      <w:r w:rsidRPr="00C648B9">
        <w:rPr>
          <w:rFonts w:ascii="Times New Roman"/>
        </w:rPr>
        <w:t>：</w:t>
      </w:r>
      <w:r w:rsidR="00B81E1B">
        <w:rPr>
          <w:rFonts w:ascii="Times New Roman" w:hint="default"/>
        </w:rPr>
        <w:t>iOS'</w:t>
      </w:r>
      <w:r w:rsidR="00653B1A" w:rsidRPr="00C648B9">
        <w:rPr>
          <w:rFonts w:ascii="Times New Roman" w:hint="default"/>
        </w:rPr>
        <w:t xml:space="preserve"> graphical user interface</w:t>
      </w:r>
      <w:r w:rsidR="00653B1A">
        <w:rPr>
          <w:rFonts w:ascii="Times New Roman"/>
        </w:rPr>
        <w:t>, as is explorer to Windows.</w:t>
      </w:r>
      <w:r w:rsidR="00653B1A" w:rsidRPr="00C848F6">
        <w:rPr>
          <w:rFonts w:ascii="Times New Roman"/>
        </w:rPr>
        <w:t xml:space="preserve"> </w:t>
      </w:r>
      <w:r w:rsidR="00653B1A">
        <w:rPr>
          <w:rFonts w:ascii="Times New Roman"/>
        </w:rPr>
        <w:t>It is the</w:t>
      </w:r>
      <w:r w:rsidRPr="00C848F6">
        <w:rPr>
          <w:rFonts w:ascii="Times New Roman"/>
        </w:rPr>
        <w:t xml:space="preserve"> most important intermediate </w:t>
      </w:r>
      <w:r w:rsidRPr="007D691A">
        <w:rPr>
          <w:rFonts w:ascii="Times New Roman"/>
        </w:rPr>
        <w:t xml:space="preserve">between users and iOS. </w:t>
      </w:r>
    </w:p>
    <w:p w14:paraId="2DB4DD7B" w14:textId="40421DC3" w:rsidR="00C17150" w:rsidRPr="00C648B9" w:rsidRDefault="00653B1A">
      <w:pPr>
        <w:pStyle w:val="1"/>
        <w:rPr>
          <w:rFonts w:ascii="Times New Roman" w:hint="default"/>
        </w:rPr>
      </w:pPr>
      <w:r>
        <w:rPr>
          <w:rFonts w:ascii="Times New Roman"/>
        </w:rPr>
        <w:t xml:space="preserve">More </w:t>
      </w:r>
      <w:r w:rsidR="00554A68" w:rsidRPr="00C648B9">
        <w:rPr>
          <w:rFonts w:ascii="Times New Roman" w:hint="default"/>
        </w:rPr>
        <w:t xml:space="preserve">directories under </w:t>
      </w:r>
      <w:r w:rsidR="00554A68" w:rsidRPr="00C648B9">
        <w:rPr>
          <w:rFonts w:ascii="Times New Roman"/>
        </w:rPr>
        <w:t>“</w:t>
      </w:r>
      <w:r w:rsidR="00554A68" w:rsidRPr="00C648B9">
        <w:rPr>
          <w:rFonts w:ascii="Times New Roman" w:hint="default"/>
        </w:rPr>
        <w:t>/System</w:t>
      </w:r>
      <w:r w:rsidR="00554A68" w:rsidRPr="00C648B9">
        <w:rPr>
          <w:rFonts w:ascii="Times New Roman"/>
        </w:rPr>
        <w:t>”</w:t>
      </w:r>
      <w:r w:rsidR="00554A68" w:rsidRPr="00C648B9">
        <w:rPr>
          <w:rFonts w:ascii="Times New Roman" w:hint="default"/>
        </w:rPr>
        <w:t xml:space="preserve"> </w:t>
      </w:r>
      <w:r>
        <w:rPr>
          <w:rFonts w:ascii="Times New Roman"/>
        </w:rPr>
        <w:t xml:space="preserve">deserve </w:t>
      </w:r>
      <w:r w:rsidR="0097783B">
        <w:rPr>
          <w:rFonts w:ascii="Times New Roman"/>
        </w:rPr>
        <w:t xml:space="preserve">our </w:t>
      </w:r>
      <w:r>
        <w:rPr>
          <w:rFonts w:ascii="Times New Roman"/>
        </w:rPr>
        <w:t>attention.</w:t>
      </w:r>
      <w:r w:rsidR="00554A68" w:rsidRPr="00C648B9">
        <w:rPr>
          <w:rFonts w:ascii="Times New Roman" w:hint="default"/>
        </w:rPr>
        <w:t xml:space="preserve"> For </w:t>
      </w:r>
      <w:r w:rsidR="00CC1149">
        <w:rPr>
          <w:rFonts w:ascii="Times New Roman"/>
        </w:rPr>
        <w:t xml:space="preserve">more </w:t>
      </w:r>
      <w:r w:rsidR="00554A68" w:rsidRPr="00C648B9">
        <w:rPr>
          <w:rFonts w:ascii="Times New Roman" w:hint="default"/>
        </w:rPr>
        <w:t>advanced content</w:t>
      </w:r>
      <w:r w:rsidR="00CC1149">
        <w:rPr>
          <w:rFonts w:ascii="Times New Roman"/>
        </w:rPr>
        <w:t>s</w:t>
      </w:r>
      <w:r w:rsidR="00554A68" w:rsidRPr="00C648B9">
        <w:rPr>
          <w:rFonts w:ascii="Times New Roman" w:hint="default"/>
        </w:rPr>
        <w:t>, please visit</w:t>
      </w:r>
      <w:r w:rsidR="00CC1149">
        <w:rPr>
          <w:rFonts w:ascii="Times New Roman"/>
        </w:rPr>
        <w:t xml:space="preserve"> </w:t>
      </w:r>
      <w:hyperlink r:id="rId14" w:history="1">
        <w:r w:rsidR="00554A68" w:rsidRPr="007D31E6">
          <w:rPr>
            <w:rFonts w:ascii="Times New Roman" w:hint="default"/>
          </w:rPr>
          <w:t>http://bbs.iosre.com</w:t>
        </w:r>
      </w:hyperlink>
      <w:r w:rsidR="00CC1149">
        <w:rPr>
          <w:rFonts w:ascii="Times New Roman"/>
        </w:rPr>
        <w:t>.</w:t>
      </w:r>
    </w:p>
    <w:p w14:paraId="62C0E83E" w14:textId="77777777" w:rsidR="00C17150" w:rsidRDefault="00554A68" w:rsidP="00C648B9">
      <w:pPr>
        <w:pStyle w:val="1"/>
        <w:numPr>
          <w:ilvl w:val="0"/>
          <w:numId w:val="21"/>
        </w:numPr>
        <w:tabs>
          <w:tab w:val="num" w:pos="900"/>
        </w:tabs>
        <w:ind w:left="900" w:hanging="480"/>
        <w:rPr>
          <w:rFonts w:ascii="Times New Roman" w:eastAsia="Times New Roman" w:hAnsi="Times New Roman" w:cs="Times New Roman" w:hint="default"/>
        </w:rPr>
      </w:pPr>
      <w:r>
        <w:rPr>
          <w:rFonts w:ascii="Times New Roman"/>
        </w:rPr>
        <w:t>/User</w:t>
      </w:r>
    </w:p>
    <w:p w14:paraId="4D8BA049" w14:textId="13687FB7" w:rsidR="00C17150" w:rsidRPr="00C648B9" w:rsidRDefault="00554A68">
      <w:pPr>
        <w:pStyle w:val="1"/>
        <w:rPr>
          <w:rFonts w:ascii="Times New Roman" w:hint="default"/>
        </w:rPr>
      </w:pPr>
      <w:r w:rsidRPr="00C648B9">
        <w:rPr>
          <w:rFonts w:ascii="Times New Roman" w:hint="default"/>
        </w:rPr>
        <w:t>User directory</w:t>
      </w:r>
      <w:r w:rsidR="00CC1149">
        <w:rPr>
          <w:rFonts w:ascii="Times New Roman"/>
        </w:rPr>
        <w:t xml:space="preserve">, </w:t>
      </w:r>
      <w:r w:rsidR="00263967">
        <w:rPr>
          <w:rFonts w:ascii="Times New Roman"/>
        </w:rPr>
        <w:t>it</w:t>
      </w:r>
      <w:r w:rsidR="00263967">
        <w:rPr>
          <w:rFonts w:ascii="Times New Roman" w:hint="default"/>
        </w:rPr>
        <w:t>’</w:t>
      </w:r>
      <w:r w:rsidR="00263967">
        <w:rPr>
          <w:rFonts w:ascii="Times New Roman"/>
        </w:rPr>
        <w:t xml:space="preserve">s </w:t>
      </w:r>
      <w:r w:rsidR="00CC1149">
        <w:rPr>
          <w:rFonts w:ascii="Times New Roman"/>
        </w:rPr>
        <w:t>a</w:t>
      </w:r>
      <w:r w:rsidRPr="00C648B9">
        <w:rPr>
          <w:rFonts w:ascii="Times New Roman" w:hint="default"/>
        </w:rPr>
        <w:t xml:space="preserve"> symbolic link to /var/mobile</w:t>
      </w:r>
      <w:r w:rsidR="00CC1149">
        <w:rPr>
          <w:rFonts w:ascii="Times New Roman"/>
        </w:rPr>
        <w:t xml:space="preserve">, </w:t>
      </w:r>
      <w:r w:rsidR="00AA59CB">
        <w:rPr>
          <w:rFonts w:ascii="Times New Roman"/>
        </w:rPr>
        <w:t>as</w:t>
      </w:r>
      <w:r w:rsidRPr="00C648B9">
        <w:rPr>
          <w:rFonts w:ascii="Times New Roman" w:hint="default"/>
        </w:rPr>
        <w:t xml:space="preserve"> shown in figure 2-8. </w:t>
      </w:r>
    </w:p>
    <w:p w14:paraId="0090F12E" w14:textId="77777777" w:rsidR="00C17150" w:rsidRDefault="00554A68">
      <w:pPr>
        <w:pStyle w:val="1"/>
        <w:ind w:firstLine="0"/>
        <w:jc w:val="center"/>
        <w:rPr>
          <w:rFonts w:hint="default"/>
        </w:rPr>
      </w:pPr>
      <w:r>
        <w:rPr>
          <w:noProof/>
          <w:lang w:eastAsia="en-US"/>
        </w:rPr>
        <w:drawing>
          <wp:inline distT="0" distB="0" distL="0" distR="0" wp14:anchorId="21DFD902" wp14:editId="2394EBC2">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5">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3813153" w14:textId="77777777" w:rsidR="00C17150" w:rsidRDefault="00554A68">
      <w:pPr>
        <w:pStyle w:val="Caption"/>
        <w:ind w:firstLine="0"/>
        <w:jc w:val="center"/>
        <w:rPr>
          <w:rFonts w:ascii="宋体" w:eastAsia="宋体" w:hAnsi="宋体" w:cs="宋体"/>
        </w:rPr>
      </w:pPr>
      <w:r>
        <w:rPr>
          <w:rFonts w:ascii="Trebuchet MS"/>
        </w:rPr>
        <w:t>Figure 2- 8 /User</w:t>
      </w:r>
    </w:p>
    <w:p w14:paraId="360E3D50" w14:textId="13EDC2FE" w:rsidR="00C17150" w:rsidRPr="00C648B9" w:rsidRDefault="00554A68">
      <w:pPr>
        <w:pStyle w:val="1"/>
        <w:rPr>
          <w:rFonts w:ascii="Times New Roman" w:hint="default"/>
        </w:rPr>
      </w:pPr>
      <w:r w:rsidRPr="00C648B9">
        <w:rPr>
          <w:rFonts w:ascii="Times New Roman" w:hint="default"/>
        </w:rPr>
        <w:t xml:space="preserve">This directory contains large </w:t>
      </w:r>
      <w:r w:rsidR="00CC1149">
        <w:rPr>
          <w:rFonts w:ascii="Times New Roman"/>
        </w:rPr>
        <w:t>numbers</w:t>
      </w:r>
      <w:r w:rsidR="00CC1149" w:rsidRPr="00C648B9">
        <w:rPr>
          <w:rFonts w:ascii="Times New Roman" w:hint="default"/>
        </w:rPr>
        <w:t xml:space="preserve"> </w:t>
      </w:r>
      <w:r w:rsidRPr="00C648B9">
        <w:rPr>
          <w:rFonts w:ascii="Times New Roman" w:hint="default"/>
        </w:rPr>
        <w:t>of user data, such as</w:t>
      </w:r>
      <w:r w:rsidR="00CC1149">
        <w:rPr>
          <w:rFonts w:ascii="Times New Roman"/>
        </w:rPr>
        <w:t>:</w:t>
      </w:r>
    </w:p>
    <w:p w14:paraId="1A978DF0" w14:textId="235E5774" w:rsidR="00C17150" w:rsidRPr="00C648B9" w:rsidRDefault="00554A68" w:rsidP="00C648B9">
      <w:pPr>
        <w:pStyle w:val="1"/>
        <w:numPr>
          <w:ilvl w:val="0"/>
          <w:numId w:val="22"/>
        </w:numPr>
        <w:tabs>
          <w:tab w:val="num" w:pos="1418"/>
        </w:tabs>
        <w:ind w:left="1418" w:hanging="420"/>
        <w:rPr>
          <w:rFonts w:ascii="Times New Roman" w:hint="default"/>
        </w:rPr>
      </w:pPr>
      <w:r w:rsidRPr="00C648B9">
        <w:rPr>
          <w:rFonts w:ascii="Times New Roman" w:hint="default"/>
        </w:rPr>
        <w:t xml:space="preserve">Photos </w:t>
      </w:r>
      <w:r w:rsidR="00CC1149" w:rsidRPr="00C648B9">
        <w:rPr>
          <w:rFonts w:ascii="Times New Roman" w:hint="default"/>
        </w:rPr>
        <w:t xml:space="preserve">are </w:t>
      </w:r>
      <w:r w:rsidR="00ED0935">
        <w:rPr>
          <w:rFonts w:ascii="Times New Roman"/>
        </w:rPr>
        <w:t>stored</w:t>
      </w:r>
      <w:r w:rsidR="00ED0935" w:rsidRPr="00C648B9">
        <w:rPr>
          <w:rFonts w:ascii="Times New Roman" w:hint="default"/>
        </w:rPr>
        <w:t xml:space="preserve"> </w:t>
      </w:r>
      <w:r w:rsidRPr="00C648B9">
        <w:rPr>
          <w:rFonts w:ascii="Times New Roman" w:hint="default"/>
        </w:rPr>
        <w:t xml:space="preserve">in </w:t>
      </w:r>
      <w:r>
        <w:rPr>
          <w:rFonts w:ascii="Times New Roman"/>
        </w:rPr>
        <w:t>/var/mobile/Media/DCIM</w:t>
      </w:r>
      <w:r w:rsidR="00CC1149">
        <w:rPr>
          <w:rFonts w:ascii="Times New Roman"/>
        </w:rPr>
        <w:t>;</w:t>
      </w:r>
    </w:p>
    <w:p w14:paraId="1B0B7493" w14:textId="754DB40F" w:rsidR="00C17150" w:rsidRPr="00C648B9" w:rsidRDefault="00554A68" w:rsidP="00C648B9">
      <w:pPr>
        <w:pStyle w:val="1"/>
        <w:numPr>
          <w:ilvl w:val="0"/>
          <w:numId w:val="22"/>
        </w:numPr>
        <w:tabs>
          <w:tab w:val="num" w:pos="1418"/>
        </w:tabs>
        <w:ind w:left="1418" w:hanging="420"/>
        <w:rPr>
          <w:rFonts w:ascii="Times New Roman" w:hint="default"/>
        </w:rPr>
      </w:pPr>
      <w:r w:rsidRPr="00C648B9">
        <w:rPr>
          <w:rFonts w:ascii="Times New Roman" w:hint="default"/>
        </w:rPr>
        <w:t xml:space="preserve">Recording files are </w:t>
      </w:r>
      <w:r w:rsidR="00ED0935">
        <w:rPr>
          <w:rFonts w:ascii="Times New Roman"/>
        </w:rPr>
        <w:t>stored</w:t>
      </w:r>
      <w:r w:rsidR="00CC1149" w:rsidRPr="00C648B9">
        <w:rPr>
          <w:rFonts w:ascii="Times New Roman" w:hint="default"/>
        </w:rPr>
        <w:t xml:space="preserve"> in</w:t>
      </w:r>
      <w:r w:rsidRPr="00C648B9">
        <w:rPr>
          <w:rFonts w:ascii="Times New Roman" w:hint="default"/>
        </w:rPr>
        <w:t xml:space="preserve"> </w:t>
      </w:r>
      <w:r>
        <w:rPr>
          <w:rFonts w:ascii="Times New Roman"/>
        </w:rPr>
        <w:t>/var/mobile/Media/Recordings</w:t>
      </w:r>
      <w:r w:rsidR="00CC1149">
        <w:rPr>
          <w:rFonts w:ascii="Times New Roman"/>
        </w:rPr>
        <w:t>;</w:t>
      </w:r>
    </w:p>
    <w:p w14:paraId="756BC595" w14:textId="649D8803" w:rsidR="00C17150" w:rsidRPr="00C648B9" w:rsidRDefault="00CC1149" w:rsidP="00C648B9">
      <w:pPr>
        <w:pStyle w:val="1"/>
        <w:numPr>
          <w:ilvl w:val="0"/>
          <w:numId w:val="22"/>
        </w:numPr>
        <w:tabs>
          <w:tab w:val="num" w:pos="1418"/>
        </w:tabs>
        <w:ind w:left="1418" w:hanging="420"/>
        <w:rPr>
          <w:rFonts w:ascii="Times New Roman" w:hint="default"/>
        </w:rPr>
      </w:pPr>
      <w:r>
        <w:rPr>
          <w:rFonts w:ascii="Times New Roman"/>
        </w:rPr>
        <w:t>SMS/iMessage</w:t>
      </w:r>
      <w:r w:rsidR="00554A68" w:rsidRPr="00C648B9">
        <w:rPr>
          <w:rFonts w:ascii="Times New Roman" w:hint="default"/>
        </w:rPr>
        <w:t xml:space="preserve"> database</w:t>
      </w:r>
      <w:r>
        <w:rPr>
          <w:rFonts w:ascii="Times New Roman"/>
        </w:rPr>
        <w:t>s</w:t>
      </w:r>
      <w:r w:rsidR="00554A68" w:rsidRPr="00C648B9">
        <w:rPr>
          <w:rFonts w:ascii="Times New Roman" w:hint="default"/>
        </w:rPr>
        <w:t xml:space="preserve"> </w:t>
      </w:r>
      <w:r>
        <w:rPr>
          <w:rFonts w:ascii="Times New Roman"/>
        </w:rPr>
        <w:t>are</w:t>
      </w:r>
      <w:r w:rsidR="00554A68" w:rsidRPr="00C648B9">
        <w:rPr>
          <w:rFonts w:ascii="Times New Roman" w:hint="default"/>
        </w:rPr>
        <w:t xml:space="preserve"> </w:t>
      </w:r>
      <w:r w:rsidR="00492FE7">
        <w:rPr>
          <w:rFonts w:ascii="Times New Roman"/>
        </w:rPr>
        <w:t>stored</w:t>
      </w:r>
      <w:r>
        <w:rPr>
          <w:rFonts w:ascii="Times New Roman"/>
        </w:rPr>
        <w:t xml:space="preserve"> in</w:t>
      </w:r>
      <w:r w:rsidRPr="00C648B9">
        <w:rPr>
          <w:rFonts w:ascii="Times New Roman" w:hint="default"/>
        </w:rPr>
        <w:t xml:space="preserve"> </w:t>
      </w:r>
      <w:r w:rsidR="00554A68">
        <w:rPr>
          <w:rFonts w:ascii="Times New Roman"/>
        </w:rPr>
        <w:t>/var/mobile/Library/SMS</w:t>
      </w:r>
      <w:r>
        <w:rPr>
          <w:rFonts w:ascii="Times New Roman"/>
        </w:rPr>
        <w:t>;</w:t>
      </w:r>
    </w:p>
    <w:p w14:paraId="2FF9E9AD" w14:textId="2FC644B8" w:rsidR="00C17150" w:rsidRPr="00C648B9" w:rsidRDefault="00CC1149" w:rsidP="00C648B9">
      <w:pPr>
        <w:pStyle w:val="1"/>
        <w:numPr>
          <w:ilvl w:val="0"/>
          <w:numId w:val="22"/>
        </w:numPr>
        <w:tabs>
          <w:tab w:val="num" w:pos="1418"/>
        </w:tabs>
        <w:ind w:left="1418" w:hanging="420"/>
        <w:rPr>
          <w:rFonts w:ascii="Times New Roman" w:hint="default"/>
        </w:rPr>
      </w:pPr>
      <w:r w:rsidRPr="00C648B9">
        <w:rPr>
          <w:rFonts w:ascii="Times New Roman" w:hint="default"/>
        </w:rPr>
        <w:t>Em</w:t>
      </w:r>
      <w:r w:rsidR="00554A68" w:rsidRPr="00C648B9">
        <w:rPr>
          <w:rFonts w:ascii="Times New Roman" w:hint="default"/>
        </w:rPr>
        <w:t xml:space="preserve">ail data </w:t>
      </w:r>
      <w:r w:rsidRPr="00C648B9">
        <w:rPr>
          <w:rFonts w:ascii="Times New Roman" w:hint="default"/>
        </w:rPr>
        <w:t xml:space="preserve">is </w:t>
      </w:r>
      <w:r w:rsidR="00F05D14">
        <w:rPr>
          <w:rFonts w:ascii="Times New Roman"/>
        </w:rPr>
        <w:t>stored</w:t>
      </w:r>
      <w:r w:rsidRPr="00C648B9">
        <w:rPr>
          <w:rFonts w:ascii="Times New Roman" w:hint="default"/>
        </w:rPr>
        <w:t xml:space="preserve"> in</w:t>
      </w:r>
      <w:r w:rsidR="00554A68" w:rsidRPr="00C648B9">
        <w:rPr>
          <w:rFonts w:ascii="Times New Roman" w:hint="default"/>
        </w:rPr>
        <w:t xml:space="preserve"> </w:t>
      </w:r>
      <w:r w:rsidR="00554A68">
        <w:rPr>
          <w:rFonts w:ascii="Times New Roman"/>
        </w:rPr>
        <w:t>/var/mobile/Library/Mail</w:t>
      </w:r>
      <w:r>
        <w:rPr>
          <w:rFonts w:ascii="Times New Roman"/>
        </w:rPr>
        <w:t>.</w:t>
      </w:r>
    </w:p>
    <w:p w14:paraId="24AD95BE" w14:textId="24146A5F" w:rsidR="00C17150" w:rsidRDefault="00554A68">
      <w:pPr>
        <w:pStyle w:val="1"/>
        <w:rPr>
          <w:rFonts w:ascii="宋体" w:eastAsia="宋体" w:hAnsi="宋体" w:cs="宋体" w:hint="default"/>
          <w:lang w:val="zh-TW" w:eastAsia="zh-TW"/>
        </w:rPr>
      </w:pPr>
      <w:r w:rsidRPr="00C648B9">
        <w:rPr>
          <w:rFonts w:ascii="Times New Roman" w:hint="default"/>
        </w:rPr>
        <w:t xml:space="preserve">Another major subdirectory is </w:t>
      </w:r>
      <w:r>
        <w:rPr>
          <w:rFonts w:ascii="Times New Roman"/>
        </w:rPr>
        <w:t xml:space="preserve">/var/mobile/Containers, </w:t>
      </w:r>
      <w:r w:rsidR="00CC1149">
        <w:rPr>
          <w:rFonts w:ascii="Times New Roman"/>
        </w:rPr>
        <w:t>which holds</w:t>
      </w:r>
      <w:r>
        <w:rPr>
          <w:rFonts w:ascii="Times New Roman"/>
        </w:rPr>
        <w:t xml:space="preserve"> StoreApps. It</w:t>
      </w:r>
      <w:r w:rsidRPr="00C648B9">
        <w:rPr>
          <w:rFonts w:ascii="Times New Roman" w:hint="default"/>
        </w:rPr>
        <w:t> </w:t>
      </w:r>
      <w:r>
        <w:rPr>
          <w:rFonts w:ascii="Times New Roman"/>
        </w:rPr>
        <w:t>is</w:t>
      </w:r>
      <w:r w:rsidRPr="00C648B9">
        <w:rPr>
          <w:rFonts w:ascii="Times New Roman" w:hint="default"/>
        </w:rPr>
        <w:t> </w:t>
      </w:r>
      <w:r>
        <w:rPr>
          <w:rFonts w:ascii="Times New Roman"/>
        </w:rPr>
        <w:t>noteworthy</w:t>
      </w:r>
      <w:r w:rsidRPr="00C648B9">
        <w:rPr>
          <w:rFonts w:ascii="Times New Roman" w:hint="default"/>
        </w:rPr>
        <w:t> </w:t>
      </w:r>
      <w:r>
        <w:rPr>
          <w:rFonts w:ascii="Times New Roman"/>
        </w:rPr>
        <w:t>tha</w:t>
      </w:r>
      <w:r w:rsidR="00CC1149">
        <w:rPr>
          <w:rFonts w:ascii="Times New Roman"/>
        </w:rPr>
        <w:t xml:space="preserve">t </w:t>
      </w:r>
      <w:r>
        <w:rPr>
          <w:rFonts w:ascii="Times New Roman"/>
        </w:rPr>
        <w:t>bundle</w:t>
      </w:r>
      <w:r w:rsidR="00CC1149">
        <w:rPr>
          <w:rFonts w:ascii="Times New Roman"/>
        </w:rPr>
        <w:t>s</w:t>
      </w:r>
      <w:r>
        <w:rPr>
          <w:rFonts w:ascii="Times New Roman"/>
        </w:rPr>
        <w:t xml:space="preserve"> containing </w:t>
      </w:r>
      <w:r w:rsidR="00CC1149">
        <w:rPr>
          <w:rFonts w:ascii="Times New Roman"/>
        </w:rPr>
        <w:t>Apps</w:t>
      </w:r>
      <w:r w:rsidR="00CC1149" w:rsidRPr="00C648B9">
        <w:rPr>
          <w:rFonts w:ascii="Times New Roman" w:hint="default"/>
        </w:rPr>
        <w:t>’</w:t>
      </w:r>
      <w:r w:rsidR="00CC1149">
        <w:rPr>
          <w:rFonts w:ascii="Times New Roman"/>
        </w:rPr>
        <w:t xml:space="preserve"> </w:t>
      </w:r>
      <w:r w:rsidR="00CC1149">
        <w:rPr>
          <w:rFonts w:ascii="Times New Roman" w:hint="default"/>
        </w:rPr>
        <w:t>executable</w:t>
      </w:r>
      <w:r w:rsidR="00CC1149">
        <w:rPr>
          <w:rFonts w:ascii="Times New Roman"/>
        </w:rPr>
        <w:t>s</w:t>
      </w:r>
      <w:r>
        <w:rPr>
          <w:rFonts w:ascii="Times New Roman"/>
        </w:rPr>
        <w:t xml:space="preserve"> </w:t>
      </w:r>
      <w:r w:rsidR="00CC1149">
        <w:rPr>
          <w:rFonts w:ascii="Times New Roman"/>
        </w:rPr>
        <w:t>reside in</w:t>
      </w:r>
      <w:r>
        <w:rPr>
          <w:rFonts w:ascii="Times New Roman"/>
        </w:rPr>
        <w:t xml:space="preserve"> /var/mobile/Containers/Bundle, while </w:t>
      </w:r>
      <w:r w:rsidR="00CC1149">
        <w:rPr>
          <w:rFonts w:ascii="Times New Roman"/>
        </w:rPr>
        <w:t>A</w:t>
      </w:r>
      <w:r>
        <w:rPr>
          <w:rFonts w:ascii="Times New Roman"/>
        </w:rPr>
        <w:t>pp</w:t>
      </w:r>
      <w:r w:rsidR="00CC1149">
        <w:rPr>
          <w:rFonts w:ascii="Times New Roman"/>
        </w:rPr>
        <w:t>s</w:t>
      </w:r>
      <w:r>
        <w:rPr>
          <w:rFonts w:hAnsi="Times New Roman" w:hint="default"/>
        </w:rPr>
        <w:t>’</w:t>
      </w:r>
      <w:r>
        <w:rPr>
          <w:rFonts w:ascii="Times New Roman"/>
        </w:rPr>
        <w:t xml:space="preserve"> data files </w:t>
      </w:r>
      <w:r w:rsidR="00CC1149">
        <w:rPr>
          <w:rFonts w:ascii="Times New Roman"/>
        </w:rPr>
        <w:t>reside</w:t>
      </w:r>
      <w:r>
        <w:rPr>
          <w:rFonts w:ascii="Times New Roman"/>
        </w:rPr>
        <w:t xml:space="preserve"> </w:t>
      </w:r>
      <w:r w:rsidR="00CC1149">
        <w:rPr>
          <w:rFonts w:ascii="Times New Roman"/>
        </w:rPr>
        <w:t>in</w:t>
      </w:r>
      <w:r>
        <w:rPr>
          <w:rFonts w:ascii="Times New Roman"/>
        </w:rPr>
        <w:t xml:space="preserve"> /var/mobile/Containers/Data</w:t>
      </w:r>
      <w:r w:rsidR="00CC1149">
        <w:rPr>
          <w:rFonts w:ascii="Times New Roman"/>
        </w:rPr>
        <w:t>, a</w:t>
      </w:r>
      <w:r>
        <w:rPr>
          <w:rFonts w:ascii="Times New Roman"/>
        </w:rPr>
        <w:t xml:space="preserve">s shown in figure 2-9. </w:t>
      </w:r>
    </w:p>
    <w:p w14:paraId="3256718A" w14:textId="77777777" w:rsidR="00C17150" w:rsidRDefault="00554A68">
      <w:pPr>
        <w:pStyle w:val="1"/>
        <w:ind w:firstLine="0"/>
        <w:jc w:val="center"/>
        <w:rPr>
          <w:rFonts w:hint="default"/>
        </w:rPr>
      </w:pPr>
      <w:r>
        <w:rPr>
          <w:noProof/>
          <w:lang w:eastAsia="en-US"/>
        </w:rPr>
        <w:drawing>
          <wp:inline distT="0" distB="0" distL="0" distR="0" wp14:anchorId="232536A3" wp14:editId="65ADD7CA">
            <wp:extent cx="1828800" cy="324612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6">
                      <a:extLst/>
                    </a:blip>
                    <a:stretch>
                      <a:fillRect/>
                    </a:stretch>
                  </pic:blipFill>
                  <pic:spPr>
                    <a:xfrm>
                      <a:off x="0" y="0"/>
                      <a:ext cx="1828800" cy="3246122"/>
                    </a:xfrm>
                    <a:prstGeom prst="rect">
                      <a:avLst/>
                    </a:prstGeom>
                    <a:ln w="12700" cap="flat">
                      <a:noFill/>
                      <a:miter lim="400000"/>
                    </a:ln>
                    <a:effectLst/>
                  </pic:spPr>
                </pic:pic>
              </a:graphicData>
            </a:graphic>
          </wp:inline>
        </w:drawing>
      </w:r>
    </w:p>
    <w:p w14:paraId="394E9AF8" w14:textId="77777777" w:rsidR="00C17150" w:rsidRDefault="00554A68">
      <w:pPr>
        <w:pStyle w:val="Caption"/>
        <w:ind w:firstLine="0"/>
        <w:jc w:val="center"/>
      </w:pPr>
      <w:r>
        <w:rPr>
          <w:rFonts w:ascii="Trebuchet MS"/>
        </w:rPr>
        <w:t>Figure 2- 9 /var/mobile/Containers</w:t>
      </w:r>
    </w:p>
    <w:p w14:paraId="514B70A1" w14:textId="43E8FE42" w:rsidR="00C17150" w:rsidRPr="00C648B9" w:rsidRDefault="00554A68">
      <w:pPr>
        <w:pStyle w:val="1"/>
        <w:rPr>
          <w:rFonts w:ascii="Times New Roman" w:hint="default"/>
        </w:rPr>
      </w:pPr>
      <w:r w:rsidRPr="00C648B9">
        <w:rPr>
          <w:rFonts w:ascii="Times New Roman" w:hint="default"/>
        </w:rPr>
        <w:t>It</w:t>
      </w:r>
      <w:r w:rsidRPr="00C648B9">
        <w:rPr>
          <w:rFonts w:ascii="Times New Roman"/>
        </w:rPr>
        <w:t>’</w:t>
      </w:r>
      <w:r w:rsidRPr="00C648B9">
        <w:rPr>
          <w:rFonts w:ascii="Times New Roman" w:hint="default"/>
        </w:rPr>
        <w:t xml:space="preserve">s helpful to have a </w:t>
      </w:r>
      <w:r w:rsidR="00AE0C91">
        <w:rPr>
          <w:rFonts w:ascii="Times New Roman"/>
        </w:rPr>
        <w:t xml:space="preserve">preliminary </w:t>
      </w:r>
      <w:r w:rsidRPr="00C648B9">
        <w:rPr>
          <w:rFonts w:ascii="Times New Roman" w:hint="default"/>
        </w:rPr>
        <w:t xml:space="preserve">knowledge of iOS filesystem when we </w:t>
      </w:r>
      <w:r w:rsidR="00AE0C91">
        <w:rPr>
          <w:rFonts w:ascii="Times New Roman"/>
        </w:rPr>
        <w:t>discover</w:t>
      </w:r>
      <w:r w:rsidR="00AE0C91" w:rsidRPr="00C648B9">
        <w:rPr>
          <w:rFonts w:ascii="Times New Roman" w:hint="default"/>
        </w:rPr>
        <w:t xml:space="preserve"> </w:t>
      </w:r>
      <w:r w:rsidRPr="00C648B9">
        <w:rPr>
          <w:rFonts w:ascii="Times New Roman" w:hint="default"/>
        </w:rPr>
        <w:t xml:space="preserve">some </w:t>
      </w:r>
      <w:r w:rsidR="00CC1149">
        <w:rPr>
          <w:rFonts w:ascii="Times New Roman"/>
        </w:rPr>
        <w:t xml:space="preserve">interesting </w:t>
      </w:r>
      <w:r w:rsidRPr="00C648B9">
        <w:rPr>
          <w:rFonts w:ascii="Times New Roman" w:hint="default"/>
        </w:rPr>
        <w:t>function</w:t>
      </w:r>
      <w:r w:rsidR="00CC1149">
        <w:rPr>
          <w:rFonts w:ascii="Times New Roman"/>
        </w:rPr>
        <w:t xml:space="preserve">s and want to </w:t>
      </w:r>
      <w:r w:rsidR="00AE0C91">
        <w:rPr>
          <w:rFonts w:ascii="Times New Roman"/>
        </w:rPr>
        <w:t xml:space="preserve">further </w:t>
      </w:r>
      <w:r w:rsidR="00CC1149">
        <w:rPr>
          <w:rFonts w:ascii="Times New Roman"/>
        </w:rPr>
        <w:t>locate their origins.</w:t>
      </w:r>
      <w:r w:rsidRPr="00C648B9">
        <w:rPr>
          <w:rFonts w:ascii="Times New Roman" w:hint="default"/>
        </w:rPr>
        <w:t xml:space="preserve"> </w:t>
      </w:r>
      <w:r w:rsidR="00AE0C91">
        <w:rPr>
          <w:rFonts w:ascii="Times New Roman"/>
        </w:rPr>
        <w:t>What we</w:t>
      </w:r>
      <w:r w:rsidR="00AE0C91">
        <w:rPr>
          <w:rFonts w:ascii="Times New Roman" w:hint="default"/>
        </w:rPr>
        <w:t>’</w:t>
      </w:r>
      <w:r w:rsidR="00AE0C91">
        <w:rPr>
          <w:rFonts w:ascii="Times New Roman"/>
        </w:rPr>
        <w:t>ve introduced</w:t>
      </w:r>
      <w:r w:rsidRPr="00C648B9">
        <w:rPr>
          <w:rFonts w:ascii="Times New Roman" w:hint="default"/>
        </w:rPr>
        <w:t xml:space="preserve"> above is only a small part of iOS filesystem. For more details, please visit </w:t>
      </w:r>
      <w:hyperlink r:id="rId17" w:history="1">
        <w:r w:rsidRPr="00FA69B1">
          <w:rPr>
            <w:rFonts w:ascii="Times New Roman" w:hint="default"/>
          </w:rPr>
          <w:t>http://bbs.iosre.com</w:t>
        </w:r>
      </w:hyperlink>
      <w:r w:rsidR="00330DEB">
        <w:rPr>
          <w:rFonts w:ascii="Times New Roman" w:hint="default"/>
        </w:rPr>
        <w:t>, or just type "man hier" in OSX terminal</w:t>
      </w:r>
      <w:r w:rsidRPr="00C648B9">
        <w:rPr>
          <w:rFonts w:ascii="Times New Roman" w:hint="default"/>
        </w:rPr>
        <w:t>.</w:t>
      </w:r>
    </w:p>
    <w:p w14:paraId="0D4F6A82" w14:textId="76641273" w:rsidR="00C17150" w:rsidRDefault="00554A68">
      <w:pPr>
        <w:pStyle w:val="Heading3"/>
        <w:ind w:firstLine="0"/>
        <w:rPr>
          <w:rFonts w:ascii="黑体" w:eastAsia="黑体" w:hAnsi="黑体" w:cs="黑体"/>
          <w:lang w:val="zh-TW" w:eastAsia="zh-TW"/>
        </w:rPr>
      </w:pPr>
      <w:r>
        <w:rPr>
          <w:lang w:eastAsia="zh-TW"/>
        </w:rPr>
        <w:t xml:space="preserve">2.1.2 </w:t>
      </w:r>
      <w:r w:rsidR="00AE0C91">
        <w:rPr>
          <w:rFonts w:hint="eastAsia"/>
          <w:lang w:eastAsia="zh-TW"/>
        </w:rPr>
        <w:t>iOS file permission</w:t>
      </w:r>
    </w:p>
    <w:p w14:paraId="6562F0EB" w14:textId="433F5747" w:rsidR="00C17150" w:rsidRPr="00C648B9" w:rsidRDefault="00554A68">
      <w:pPr>
        <w:pStyle w:val="1"/>
        <w:rPr>
          <w:rFonts w:ascii="Times New Roman" w:hint="default"/>
        </w:rPr>
      </w:pPr>
      <w:r w:rsidRPr="00C648B9">
        <w:rPr>
          <w:rFonts w:ascii="Times New Roman" w:hint="default"/>
        </w:rPr>
        <w:t xml:space="preserve">iOS is a multi-user system. </w:t>
      </w:r>
      <w:r w:rsidRPr="00C648B9">
        <w:rPr>
          <w:rFonts w:ascii="Times New Roman"/>
        </w:rPr>
        <w:t>“</w:t>
      </w:r>
      <w:r w:rsidRPr="00C648B9">
        <w:rPr>
          <w:rFonts w:ascii="Times New Roman" w:hint="default"/>
        </w:rPr>
        <w:t>User</w:t>
      </w:r>
      <w:r w:rsidRPr="00C648B9">
        <w:rPr>
          <w:rFonts w:ascii="Times New Roman"/>
        </w:rPr>
        <w:t>”</w:t>
      </w:r>
      <w:r w:rsidRPr="00C648B9">
        <w:rPr>
          <w:rFonts w:ascii="Times New Roman" w:hint="default"/>
        </w:rPr>
        <w:t xml:space="preserve"> is an abstract concept, it means the ownership and </w:t>
      </w:r>
      <w:r w:rsidR="00AE0C91" w:rsidRPr="00C848F6">
        <w:rPr>
          <w:rFonts w:ascii="Times New Roman" w:hint="default"/>
        </w:rPr>
        <w:t>accessibility</w:t>
      </w:r>
      <w:r w:rsidRPr="00C648B9">
        <w:rPr>
          <w:rFonts w:ascii="Times New Roman" w:hint="default"/>
        </w:rPr>
        <w:t xml:space="preserve"> in system. For example, while root user can call </w:t>
      </w:r>
      <w:r w:rsidRPr="00C648B9">
        <w:rPr>
          <w:rFonts w:ascii="Times New Roman"/>
        </w:rPr>
        <w:t>“</w:t>
      </w:r>
      <w:r w:rsidRPr="00C648B9">
        <w:rPr>
          <w:rFonts w:ascii="Times New Roman" w:hint="default"/>
        </w:rPr>
        <w:t>reboot</w:t>
      </w:r>
      <w:r w:rsidRPr="00C648B9">
        <w:rPr>
          <w:rFonts w:ascii="Times New Roman"/>
        </w:rPr>
        <w:t>”</w:t>
      </w:r>
      <w:r w:rsidRPr="00C648B9">
        <w:rPr>
          <w:rFonts w:ascii="Times New Roman" w:hint="default"/>
        </w:rPr>
        <w:t xml:space="preserve"> command to reboot iOS, mobile user cannot. </w:t>
      </w:r>
      <w:r w:rsidRPr="00C648B9">
        <w:rPr>
          <w:rFonts w:ascii="Times New Roman"/>
        </w:rPr>
        <w:t>“</w:t>
      </w:r>
      <w:r w:rsidRPr="00C648B9">
        <w:rPr>
          <w:rFonts w:ascii="Times New Roman" w:hint="default"/>
        </w:rPr>
        <w:t>group</w:t>
      </w:r>
      <w:r w:rsidRPr="00C648B9">
        <w:rPr>
          <w:rFonts w:ascii="Times New Roman"/>
        </w:rPr>
        <w:t>”</w:t>
      </w:r>
      <w:r w:rsidRPr="00C648B9">
        <w:rPr>
          <w:rFonts w:ascii="Times New Roman" w:hint="default"/>
        </w:rPr>
        <w:t xml:space="preserve"> is a way to organize users. One group can contain more than one user, and one user can belong to more than one group. </w:t>
      </w:r>
    </w:p>
    <w:p w14:paraId="1913D04B" w14:textId="0A6AA4C2" w:rsidR="00C17150" w:rsidRPr="00C648B9" w:rsidRDefault="00554A68">
      <w:pPr>
        <w:pStyle w:val="1"/>
        <w:rPr>
          <w:rFonts w:ascii="Times New Roman" w:hint="default"/>
        </w:rPr>
      </w:pPr>
      <w:r w:rsidRPr="00C648B9">
        <w:rPr>
          <w:rFonts w:ascii="Times New Roman" w:hint="default"/>
        </w:rPr>
        <w:t xml:space="preserve">Every file </w:t>
      </w:r>
      <w:r w:rsidR="006823A7" w:rsidRPr="00C648B9">
        <w:rPr>
          <w:rFonts w:ascii="Times New Roman" w:hint="default"/>
        </w:rPr>
        <w:t>on iOS</w:t>
      </w:r>
      <w:r w:rsidRPr="00C648B9">
        <w:rPr>
          <w:rFonts w:ascii="Times New Roman" w:hint="default"/>
        </w:rPr>
        <w:t xml:space="preserve"> belongs to </w:t>
      </w:r>
      <w:r w:rsidR="00E17FE9">
        <w:rPr>
          <w:rFonts w:ascii="Times New Roman"/>
        </w:rPr>
        <w:t>a</w:t>
      </w:r>
      <w:r w:rsidR="00E17FE9" w:rsidRPr="00C648B9">
        <w:rPr>
          <w:rFonts w:ascii="Times New Roman" w:hint="default"/>
        </w:rPr>
        <w:t xml:space="preserve"> </w:t>
      </w:r>
      <w:r w:rsidR="00E17FE9">
        <w:rPr>
          <w:rFonts w:ascii="Times New Roman"/>
        </w:rPr>
        <w:t>user</w:t>
      </w:r>
      <w:r w:rsidRPr="00C648B9">
        <w:rPr>
          <w:rFonts w:ascii="Times New Roman" w:hint="default"/>
        </w:rPr>
        <w:t xml:space="preserve"> and a group, or </w:t>
      </w:r>
      <w:r w:rsidR="00AE0C91">
        <w:rPr>
          <w:rFonts w:ascii="Times New Roman"/>
        </w:rPr>
        <w:t xml:space="preserve">to </w:t>
      </w:r>
      <w:r w:rsidRPr="00C648B9">
        <w:rPr>
          <w:rFonts w:ascii="Times New Roman" w:hint="default"/>
        </w:rPr>
        <w:t xml:space="preserve">say, this </w:t>
      </w:r>
      <w:r w:rsidR="00E17FE9">
        <w:rPr>
          <w:rFonts w:ascii="Times New Roman"/>
        </w:rPr>
        <w:t>user</w:t>
      </w:r>
      <w:r w:rsidR="002E6B0C" w:rsidRPr="00C648B9">
        <w:rPr>
          <w:rFonts w:ascii="Times New Roman" w:hint="default"/>
        </w:rPr>
        <w:t xml:space="preserve"> </w:t>
      </w:r>
      <w:r w:rsidRPr="00C648B9">
        <w:rPr>
          <w:rFonts w:ascii="Times New Roman" w:hint="default"/>
        </w:rPr>
        <w:t>and this group own this file. And each file has its own permission, indicat</w:t>
      </w:r>
      <w:r w:rsidR="00AE0C91">
        <w:rPr>
          <w:rFonts w:ascii="Times New Roman"/>
        </w:rPr>
        <w:t>ing</w:t>
      </w:r>
      <w:r w:rsidRPr="00C648B9">
        <w:rPr>
          <w:rFonts w:ascii="Times New Roman" w:hint="default"/>
        </w:rPr>
        <w:t xml:space="preserve"> what operations can the owner, the </w:t>
      </w:r>
      <w:r w:rsidR="00580C70">
        <w:rPr>
          <w:rFonts w:ascii="Times New Roman"/>
        </w:rPr>
        <w:t xml:space="preserve">(owner) </w:t>
      </w:r>
      <w:r w:rsidR="00D04311" w:rsidRPr="00C82460">
        <w:rPr>
          <w:rFonts w:ascii="Times New Roman"/>
        </w:rPr>
        <w:t xml:space="preserve">group </w:t>
      </w:r>
      <w:r w:rsidRPr="00C648B9">
        <w:rPr>
          <w:rFonts w:ascii="Times New Roman" w:hint="default"/>
        </w:rPr>
        <w:t xml:space="preserve">and others </w:t>
      </w:r>
      <w:ins w:id="2" w:author="Yinglu Zou" w:date="2015-02-17T14:09:00Z">
        <w:r w:rsidR="00C97304">
          <w:rPr>
            <w:rFonts w:ascii="Times New Roman"/>
          </w:rPr>
          <w:t>perform</w:t>
        </w:r>
        <w:r w:rsidR="00C97304" w:rsidRPr="00C648B9">
          <w:rPr>
            <w:rFonts w:ascii="Times New Roman" w:hint="default"/>
          </w:rPr>
          <w:t xml:space="preserve"> </w:t>
        </w:r>
      </w:ins>
      <w:r w:rsidR="009F7740">
        <w:rPr>
          <w:rFonts w:ascii="Times New Roman"/>
        </w:rPr>
        <w:t>on</w:t>
      </w:r>
      <w:r w:rsidR="009F7740" w:rsidRPr="00C648B9">
        <w:rPr>
          <w:rFonts w:ascii="Times New Roman" w:hint="default"/>
        </w:rPr>
        <w:t xml:space="preserve"> </w:t>
      </w:r>
      <w:r w:rsidRPr="00C648B9">
        <w:rPr>
          <w:rFonts w:ascii="Times New Roman" w:hint="default"/>
        </w:rPr>
        <w:t>this file. iOS use</w:t>
      </w:r>
      <w:r w:rsidR="00D04311">
        <w:rPr>
          <w:rFonts w:ascii="Times New Roman"/>
        </w:rPr>
        <w:t xml:space="preserve">s </w:t>
      </w:r>
      <w:r w:rsidRPr="00C648B9">
        <w:rPr>
          <w:rFonts w:ascii="Times New Roman" w:hint="default"/>
        </w:rPr>
        <w:t xml:space="preserve">3 bits to </w:t>
      </w:r>
      <w:r w:rsidR="00D04311">
        <w:rPr>
          <w:rFonts w:ascii="Times New Roman"/>
        </w:rPr>
        <w:t>represent</w:t>
      </w:r>
      <w:r w:rsidR="00D04311" w:rsidRPr="00C648B9">
        <w:rPr>
          <w:rFonts w:ascii="Times New Roman" w:hint="default"/>
        </w:rPr>
        <w:t xml:space="preserve"> </w:t>
      </w:r>
      <w:r w:rsidR="00D04311">
        <w:rPr>
          <w:rFonts w:ascii="Times New Roman"/>
        </w:rPr>
        <w:t xml:space="preserve">a </w:t>
      </w:r>
      <w:r w:rsidRPr="00C648B9">
        <w:rPr>
          <w:rFonts w:ascii="Times New Roman" w:hint="default"/>
        </w:rPr>
        <w:t>file</w:t>
      </w:r>
      <w:r w:rsidRPr="00C648B9">
        <w:rPr>
          <w:rFonts w:ascii="Times New Roman"/>
        </w:rPr>
        <w:t>’</w:t>
      </w:r>
      <w:r w:rsidRPr="00C648B9">
        <w:rPr>
          <w:rFonts w:ascii="Times New Roman" w:hint="default"/>
        </w:rPr>
        <w:t>s per</w:t>
      </w:r>
      <w:r w:rsidR="00D04311">
        <w:rPr>
          <w:rFonts w:ascii="Times New Roman"/>
        </w:rPr>
        <w:t>mission,</w:t>
      </w:r>
      <w:r w:rsidRPr="00C648B9">
        <w:rPr>
          <w:rFonts w:ascii="Times New Roman" w:hint="default"/>
        </w:rPr>
        <w:t xml:space="preserve"> </w:t>
      </w:r>
      <w:r w:rsidR="00D04311">
        <w:rPr>
          <w:rFonts w:ascii="Times New Roman"/>
        </w:rPr>
        <w:t xml:space="preserve">which are </w:t>
      </w:r>
      <w:r w:rsidRPr="00C648B9">
        <w:rPr>
          <w:rFonts w:ascii="Times New Roman" w:hint="default"/>
        </w:rPr>
        <w:t xml:space="preserve">r (read), w (write) and x (execute) </w:t>
      </w:r>
      <w:r w:rsidR="00D04311">
        <w:rPr>
          <w:rFonts w:ascii="Times New Roman"/>
        </w:rPr>
        <w:t>respectively</w:t>
      </w:r>
      <w:r w:rsidRPr="00C648B9">
        <w:rPr>
          <w:rFonts w:ascii="Times New Roman" w:hint="default"/>
        </w:rPr>
        <w:t xml:space="preserve">. There are 3 possible relationships between </w:t>
      </w:r>
      <w:r w:rsidR="005828C5">
        <w:rPr>
          <w:rFonts w:ascii="Times New Roman"/>
        </w:rPr>
        <w:t>a</w:t>
      </w:r>
      <w:r w:rsidR="005828C5" w:rsidRPr="00C648B9">
        <w:rPr>
          <w:rFonts w:ascii="Times New Roman" w:hint="default"/>
        </w:rPr>
        <w:t xml:space="preserve"> </w:t>
      </w:r>
      <w:r w:rsidR="005828C5">
        <w:rPr>
          <w:rFonts w:ascii="Times New Roman"/>
        </w:rPr>
        <w:t>user</w:t>
      </w:r>
      <w:r w:rsidR="00E7655F" w:rsidRPr="00C648B9">
        <w:rPr>
          <w:rFonts w:ascii="Times New Roman" w:hint="default"/>
        </w:rPr>
        <w:t xml:space="preserve"> </w:t>
      </w:r>
      <w:r w:rsidRPr="00C648B9">
        <w:rPr>
          <w:rFonts w:ascii="Times New Roman" w:hint="default"/>
        </w:rPr>
        <w:t>and a file</w:t>
      </w:r>
      <w:r w:rsidR="00D04311">
        <w:rPr>
          <w:rFonts w:ascii="Times New Roman"/>
        </w:rPr>
        <w:t>:</w:t>
      </w:r>
    </w:p>
    <w:p w14:paraId="03F4AFB9" w14:textId="699FDF85" w:rsidR="00C17150" w:rsidRPr="00C648B9" w:rsidRDefault="00554A68" w:rsidP="00C648B9">
      <w:pPr>
        <w:pStyle w:val="1"/>
        <w:numPr>
          <w:ilvl w:val="0"/>
          <w:numId w:val="31"/>
        </w:numPr>
        <w:tabs>
          <w:tab w:val="num" w:pos="840"/>
        </w:tabs>
        <w:ind w:left="840" w:hanging="420"/>
        <w:rPr>
          <w:rFonts w:ascii="Times New Roman" w:eastAsia="Times" w:hAnsi="Times New Roman" w:cs="Times" w:hint="default"/>
        </w:rPr>
      </w:pPr>
      <w:r w:rsidRPr="00C648B9">
        <w:rPr>
          <w:rFonts w:ascii="Times New Roman" w:eastAsia="宋体" w:hAnsi="Times New Roman" w:cs="宋体" w:hint="default"/>
        </w:rPr>
        <w:t xml:space="preserve">This user is the </w:t>
      </w:r>
      <w:r w:rsidR="00D04311" w:rsidRPr="00C82460">
        <w:rPr>
          <w:rFonts w:ascii="Times New Roman" w:eastAsia="宋体" w:hAnsi="Times New Roman" w:cs="宋体" w:hint="default"/>
        </w:rPr>
        <w:t xml:space="preserve">owner </w:t>
      </w:r>
      <w:r w:rsidRPr="00C648B9">
        <w:rPr>
          <w:rFonts w:ascii="Times New Roman" w:eastAsia="宋体" w:hAnsi="Times New Roman" w:cs="宋体" w:hint="default"/>
        </w:rPr>
        <w:t>of this file.</w:t>
      </w:r>
    </w:p>
    <w:p w14:paraId="4CA711CB" w14:textId="44878AEC" w:rsidR="00C17150" w:rsidRPr="00C648B9" w:rsidRDefault="00554A68" w:rsidP="00C648B9">
      <w:pPr>
        <w:pStyle w:val="1"/>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not the </w:t>
      </w:r>
      <w:r w:rsidR="00D04311" w:rsidRPr="00C648B9">
        <w:rPr>
          <w:rFonts w:ascii="Times New Roman" w:eastAsia="宋体" w:hAnsi="Times New Roman" w:cs="宋体" w:hint="default"/>
        </w:rPr>
        <w:t xml:space="preserve">owner </w:t>
      </w:r>
      <w:r w:rsidRPr="00C648B9">
        <w:rPr>
          <w:rFonts w:ascii="Times New Roman" w:eastAsia="宋体" w:hAnsi="Times New Roman" w:cs="宋体" w:hint="default"/>
        </w:rPr>
        <w:t xml:space="preserve">of this file, but he </w:t>
      </w:r>
      <w:r w:rsidR="00D04311">
        <w:rPr>
          <w:rFonts w:ascii="Times New Roman" w:eastAsia="宋体" w:hAnsi="Times New Roman" w:cs="宋体"/>
        </w:rPr>
        <w:t xml:space="preserve">is a member of the </w:t>
      </w:r>
      <w:r w:rsidR="00600B97">
        <w:rPr>
          <w:rFonts w:ascii="Times New Roman" w:eastAsia="宋体" w:hAnsi="Times New Roman" w:cs="宋体"/>
        </w:rPr>
        <w:t xml:space="preserve">(owner) </w:t>
      </w:r>
      <w:r w:rsidRPr="00C648B9">
        <w:rPr>
          <w:rFonts w:ascii="Times New Roman" w:eastAsia="宋体" w:hAnsi="Times New Roman" w:cs="宋体" w:hint="default"/>
        </w:rPr>
        <w:t xml:space="preserve">group. </w:t>
      </w:r>
    </w:p>
    <w:p w14:paraId="1DDDDEA1" w14:textId="122BBD46" w:rsidR="00C17150" w:rsidRPr="00C648B9" w:rsidRDefault="00554A68" w:rsidP="00C648B9">
      <w:pPr>
        <w:pStyle w:val="1"/>
        <w:numPr>
          <w:ilvl w:val="0"/>
          <w:numId w:val="31"/>
        </w:numPr>
        <w:tabs>
          <w:tab w:val="num" w:pos="840"/>
        </w:tabs>
        <w:ind w:left="840" w:hanging="420"/>
        <w:rPr>
          <w:rFonts w:ascii="Times New Roman" w:eastAsia="宋体" w:hAnsi="Times New Roman" w:cs="宋体" w:hint="default"/>
        </w:rPr>
      </w:pPr>
      <w:r w:rsidRPr="00C648B9">
        <w:rPr>
          <w:rFonts w:ascii="Times New Roman" w:eastAsia="宋体" w:hAnsi="Times New Roman" w:cs="宋体" w:hint="default"/>
        </w:rPr>
        <w:t xml:space="preserve">This user is </w:t>
      </w:r>
      <w:r w:rsidR="00D04311">
        <w:rPr>
          <w:rFonts w:ascii="Times New Roman" w:eastAsia="宋体" w:hAnsi="Times New Roman" w:cs="宋体"/>
        </w:rPr>
        <w:t>neither</w:t>
      </w:r>
      <w:r w:rsidR="00D04311" w:rsidRPr="00C648B9">
        <w:rPr>
          <w:rFonts w:ascii="Times New Roman" w:eastAsia="宋体" w:hAnsi="Times New Roman" w:cs="宋体" w:hint="default"/>
        </w:rPr>
        <w:t xml:space="preserve"> </w:t>
      </w:r>
      <w:r w:rsidRPr="00C648B9">
        <w:rPr>
          <w:rFonts w:ascii="Times New Roman" w:eastAsia="宋体" w:hAnsi="Times New Roman" w:cs="宋体" w:hint="default"/>
        </w:rPr>
        <w:t xml:space="preserve">the owner </w:t>
      </w:r>
      <w:r w:rsidR="00D04311">
        <w:rPr>
          <w:rFonts w:ascii="Times New Roman" w:eastAsia="宋体" w:hAnsi="Times New Roman" w:cs="宋体"/>
        </w:rPr>
        <w:t xml:space="preserve">nor a member of the </w:t>
      </w:r>
      <w:r w:rsidR="00685070">
        <w:rPr>
          <w:rFonts w:ascii="Times New Roman" w:eastAsia="宋体" w:hAnsi="Times New Roman" w:cs="宋体"/>
        </w:rPr>
        <w:t>(</w:t>
      </w:r>
      <w:r w:rsidR="00D04311">
        <w:rPr>
          <w:rFonts w:ascii="Times New Roman" w:eastAsia="宋体" w:hAnsi="Times New Roman" w:cs="宋体"/>
        </w:rPr>
        <w:t>owner</w:t>
      </w:r>
      <w:r w:rsidR="00685070">
        <w:rPr>
          <w:rFonts w:ascii="Times New Roman" w:eastAsia="宋体" w:hAnsi="Times New Roman" w:cs="宋体"/>
        </w:rPr>
        <w:t>)</w:t>
      </w:r>
      <w:r w:rsidR="00D04311">
        <w:rPr>
          <w:rFonts w:ascii="Times New Roman" w:eastAsia="宋体" w:hAnsi="Times New Roman" w:cs="宋体"/>
        </w:rPr>
        <w:t xml:space="preserve"> group.</w:t>
      </w:r>
      <w:r w:rsidRPr="00C648B9">
        <w:rPr>
          <w:rFonts w:ascii="Times New Roman" w:eastAsia="宋体" w:hAnsi="Times New Roman" w:cs="宋体" w:hint="default"/>
        </w:rPr>
        <w:t xml:space="preserve"> </w:t>
      </w:r>
    </w:p>
    <w:p w14:paraId="30E75251" w14:textId="51D8A8CC" w:rsidR="00C17150" w:rsidRPr="00C648B9" w:rsidRDefault="00554A68">
      <w:pPr>
        <w:pStyle w:val="1"/>
        <w:rPr>
          <w:rFonts w:ascii="Times New Roman" w:hint="default"/>
        </w:rPr>
      </w:pPr>
      <w:r w:rsidRPr="00C648B9">
        <w:rPr>
          <w:rFonts w:ascii="Times New Roman" w:hint="default"/>
        </w:rPr>
        <w:t>So we need 3</w:t>
      </w:r>
      <w:r w:rsidR="00D04311">
        <w:rPr>
          <w:rFonts w:ascii="Times New Roman"/>
        </w:rPr>
        <w:t xml:space="preserve"> </w:t>
      </w:r>
      <w:r w:rsidRPr="00C648B9">
        <w:rPr>
          <w:rFonts w:ascii="Times New Roman" w:hint="default"/>
        </w:rPr>
        <w:t>*</w:t>
      </w:r>
      <w:r w:rsidR="00D04311">
        <w:rPr>
          <w:rFonts w:ascii="Times New Roman"/>
        </w:rPr>
        <w:t xml:space="preserve"> </w:t>
      </w:r>
      <w:r w:rsidRPr="00C648B9">
        <w:rPr>
          <w:rFonts w:ascii="Times New Roman" w:hint="default"/>
        </w:rPr>
        <w:t xml:space="preserve">3 bits to represent </w:t>
      </w:r>
      <w:r w:rsidR="00E80E98">
        <w:rPr>
          <w:rFonts w:ascii="Times New Roman"/>
        </w:rPr>
        <w:t xml:space="preserve">a </w:t>
      </w:r>
      <w:r w:rsidRPr="00C648B9">
        <w:rPr>
          <w:rFonts w:ascii="Times New Roman" w:hint="default"/>
        </w:rPr>
        <w:t>file</w:t>
      </w:r>
      <w:r w:rsidRPr="00C648B9">
        <w:rPr>
          <w:rFonts w:ascii="Times New Roman"/>
        </w:rPr>
        <w:t>’</w:t>
      </w:r>
      <w:r w:rsidRPr="00C648B9">
        <w:rPr>
          <w:rFonts w:ascii="Times New Roman" w:hint="default"/>
        </w:rPr>
        <w:t>s permission</w:t>
      </w:r>
      <w:r w:rsidR="00D04311">
        <w:rPr>
          <w:rFonts w:ascii="Times New Roman"/>
        </w:rPr>
        <w:t xml:space="preserve"> </w:t>
      </w:r>
      <w:r w:rsidR="00E80E98">
        <w:rPr>
          <w:rFonts w:ascii="Times New Roman"/>
        </w:rPr>
        <w:t>in</w:t>
      </w:r>
      <w:r w:rsidR="00D04311">
        <w:rPr>
          <w:rFonts w:ascii="Times New Roman"/>
        </w:rPr>
        <w:t xml:space="preserve"> all situations</w:t>
      </w:r>
      <w:r w:rsidRPr="00C648B9">
        <w:rPr>
          <w:rFonts w:ascii="Times New Roman" w:hint="default"/>
        </w:rPr>
        <w:t xml:space="preserve">. If </w:t>
      </w:r>
      <w:r w:rsidR="0045107F">
        <w:rPr>
          <w:rFonts w:ascii="Times New Roman"/>
        </w:rPr>
        <w:t>a</w:t>
      </w:r>
      <w:r w:rsidR="0045107F" w:rsidRPr="00C648B9">
        <w:rPr>
          <w:rFonts w:ascii="Times New Roman" w:hint="default"/>
        </w:rPr>
        <w:t xml:space="preserve"> </w:t>
      </w:r>
      <w:r w:rsidRPr="00C648B9">
        <w:rPr>
          <w:rFonts w:ascii="Times New Roman" w:hint="default"/>
        </w:rPr>
        <w:t xml:space="preserve">bit is </w:t>
      </w:r>
      <w:r w:rsidR="0045107F">
        <w:rPr>
          <w:rFonts w:ascii="Times New Roman"/>
        </w:rPr>
        <w:t xml:space="preserve">set </w:t>
      </w:r>
      <w:r w:rsidRPr="00C648B9">
        <w:rPr>
          <w:rFonts w:ascii="Times New Roman" w:hint="default"/>
        </w:rPr>
        <w:t xml:space="preserve">1, it means the </w:t>
      </w:r>
      <w:r w:rsidR="0045107F">
        <w:rPr>
          <w:rFonts w:ascii="Times New Roman"/>
        </w:rPr>
        <w:t xml:space="preserve">corresponding </w:t>
      </w:r>
      <w:r w:rsidRPr="00C648B9">
        <w:rPr>
          <w:rFonts w:ascii="Times New Roman" w:hint="default"/>
        </w:rPr>
        <w:t xml:space="preserve">permission is </w:t>
      </w:r>
      <w:r w:rsidR="0045107F">
        <w:rPr>
          <w:rFonts w:ascii="Times New Roman"/>
        </w:rPr>
        <w:t>granted</w:t>
      </w:r>
      <w:r w:rsidRPr="00C648B9">
        <w:rPr>
          <w:rFonts w:ascii="Times New Roman" w:hint="default"/>
        </w:rPr>
        <w:t xml:space="preserve">. For instance, </w:t>
      </w:r>
      <w:r>
        <w:rPr>
          <w:rFonts w:ascii="Times New Roman"/>
        </w:rPr>
        <w:t xml:space="preserve">111101101 represents rwxr-xr-x, in other words, the owner </w:t>
      </w:r>
      <w:r w:rsidR="0045107F">
        <w:rPr>
          <w:rFonts w:ascii="Times New Roman"/>
        </w:rPr>
        <w:t xml:space="preserve">has </w:t>
      </w:r>
      <w:r>
        <w:rPr>
          <w:rFonts w:ascii="Times New Roman"/>
        </w:rPr>
        <w:t xml:space="preserve">r, w and x permission, but </w:t>
      </w:r>
      <w:r w:rsidR="0045107F">
        <w:rPr>
          <w:rFonts w:ascii="Times New Roman"/>
        </w:rPr>
        <w:t xml:space="preserve">the </w:t>
      </w:r>
      <w:r w:rsidR="00BF5889">
        <w:rPr>
          <w:rFonts w:ascii="Times New Roman"/>
        </w:rPr>
        <w:t>(</w:t>
      </w:r>
      <w:r w:rsidR="0045107F">
        <w:rPr>
          <w:rFonts w:ascii="Times New Roman"/>
        </w:rPr>
        <w:t>owner</w:t>
      </w:r>
      <w:r w:rsidR="00BF5889">
        <w:rPr>
          <w:rFonts w:ascii="Times New Roman"/>
        </w:rPr>
        <w:t>)</w:t>
      </w:r>
      <w:r w:rsidRPr="00C648B9">
        <w:rPr>
          <w:rFonts w:ascii="Times New Roman" w:hint="default"/>
        </w:rPr>
        <w:t xml:space="preserve"> </w:t>
      </w:r>
      <w:r>
        <w:rPr>
          <w:rFonts w:ascii="Times New Roman"/>
        </w:rPr>
        <w:t xml:space="preserve">group and other users only have r and x permission. </w:t>
      </w:r>
      <w:r w:rsidR="0045107F">
        <w:rPr>
          <w:rFonts w:ascii="Times New Roman"/>
        </w:rPr>
        <w:t>B</w:t>
      </w:r>
      <w:r>
        <w:rPr>
          <w:rFonts w:ascii="Times New Roman"/>
        </w:rPr>
        <w:t>inary number 111101101</w:t>
      </w:r>
      <w:r w:rsidR="0045107F">
        <w:rPr>
          <w:rFonts w:ascii="Times New Roman"/>
        </w:rPr>
        <w:t xml:space="preserve"> equals</w:t>
      </w:r>
      <w:r>
        <w:rPr>
          <w:rFonts w:ascii="Times New Roman"/>
        </w:rPr>
        <w:t xml:space="preserve"> </w:t>
      </w:r>
      <w:r w:rsidR="0045107F">
        <w:rPr>
          <w:rFonts w:ascii="Times New Roman"/>
        </w:rPr>
        <w:t xml:space="preserve">to </w:t>
      </w:r>
      <w:r>
        <w:rPr>
          <w:rFonts w:ascii="Times New Roman"/>
        </w:rPr>
        <w:t>octal number</w:t>
      </w:r>
      <w:r w:rsidR="0045107F">
        <w:rPr>
          <w:rFonts w:ascii="Times New Roman"/>
        </w:rPr>
        <w:t xml:space="preserve"> </w:t>
      </w:r>
      <w:r>
        <w:rPr>
          <w:rFonts w:ascii="Times New Roman"/>
        </w:rPr>
        <w:t xml:space="preserve">755, </w:t>
      </w:r>
      <w:r w:rsidR="0045107F">
        <w:rPr>
          <w:rFonts w:ascii="Times New Roman"/>
        </w:rPr>
        <w:t xml:space="preserve">which is </w:t>
      </w:r>
      <w:r>
        <w:rPr>
          <w:rFonts w:ascii="Times New Roman"/>
        </w:rPr>
        <w:t xml:space="preserve">another common representation </w:t>
      </w:r>
      <w:r w:rsidR="0045107F">
        <w:rPr>
          <w:rFonts w:ascii="Times New Roman"/>
        </w:rPr>
        <w:t xml:space="preserve">form </w:t>
      </w:r>
      <w:r>
        <w:rPr>
          <w:rFonts w:ascii="Times New Roman"/>
        </w:rPr>
        <w:t xml:space="preserve">of permission. </w:t>
      </w:r>
    </w:p>
    <w:p w14:paraId="3184CDB7" w14:textId="4C6BF488" w:rsidR="00C17150" w:rsidRPr="00C648B9" w:rsidRDefault="00554A68">
      <w:pPr>
        <w:pStyle w:val="1"/>
        <w:rPr>
          <w:rFonts w:ascii="Times New Roman" w:hint="default"/>
        </w:rPr>
      </w:pPr>
      <w:r w:rsidRPr="00C648B9">
        <w:rPr>
          <w:rFonts w:ascii="Times New Roman" w:hint="default"/>
        </w:rPr>
        <w:t xml:space="preserve">Actually, </w:t>
      </w:r>
      <w:r w:rsidR="0045107F">
        <w:rPr>
          <w:rFonts w:ascii="Times New Roman"/>
        </w:rPr>
        <w:t xml:space="preserve">besides r, w, x permission, </w:t>
      </w:r>
      <w:r w:rsidRPr="00C648B9">
        <w:rPr>
          <w:rFonts w:ascii="Times New Roman" w:hint="default"/>
        </w:rPr>
        <w:t xml:space="preserve">there are 3 more </w:t>
      </w:r>
      <w:r w:rsidR="001D6791">
        <w:rPr>
          <w:rFonts w:ascii="Times New Roman"/>
        </w:rPr>
        <w:t xml:space="preserve">special </w:t>
      </w:r>
      <w:r w:rsidRPr="00C648B9">
        <w:rPr>
          <w:rFonts w:ascii="Times New Roman" w:hint="default"/>
        </w:rPr>
        <w:t xml:space="preserve">permission, </w:t>
      </w:r>
      <w:r w:rsidR="0045107F">
        <w:rPr>
          <w:rFonts w:ascii="Times New Roman"/>
        </w:rPr>
        <w:t xml:space="preserve">i.e. </w:t>
      </w:r>
      <w:r w:rsidRPr="00C648B9">
        <w:rPr>
          <w:rFonts w:ascii="Times New Roman" w:hint="default"/>
        </w:rPr>
        <w:t>SUID, SGID and stick</w:t>
      </w:r>
      <w:r w:rsidR="0045107F">
        <w:rPr>
          <w:rFonts w:ascii="Times New Roman"/>
        </w:rPr>
        <w:t>y.</w:t>
      </w:r>
      <w:r w:rsidRPr="00C648B9">
        <w:rPr>
          <w:rFonts w:ascii="Times New Roman" w:hint="default"/>
        </w:rPr>
        <w:t xml:space="preserve"> They are not used in most cases, so </w:t>
      </w:r>
      <w:r w:rsidR="0045107F">
        <w:rPr>
          <w:rFonts w:ascii="Times New Roman"/>
        </w:rPr>
        <w:t>they don</w:t>
      </w:r>
      <w:r w:rsidR="0045107F">
        <w:rPr>
          <w:rFonts w:ascii="Times New Roman" w:hint="default"/>
        </w:rPr>
        <w:t>’</w:t>
      </w:r>
      <w:r w:rsidR="0045107F">
        <w:rPr>
          <w:rFonts w:ascii="Times New Roman"/>
        </w:rPr>
        <w:t>t take extra permission bits</w:t>
      </w:r>
      <w:r w:rsidR="001D6791">
        <w:rPr>
          <w:rFonts w:ascii="Times New Roman"/>
        </w:rPr>
        <w:t>, but instead reside in x permission</w:t>
      </w:r>
      <w:r w:rsidR="001D6791">
        <w:rPr>
          <w:rFonts w:ascii="Times New Roman" w:hint="default"/>
        </w:rPr>
        <w:t>’</w:t>
      </w:r>
      <w:r w:rsidR="001D6791">
        <w:rPr>
          <w:rFonts w:ascii="Times New Roman"/>
        </w:rPr>
        <w:t>s bit. As beginners, there</w:t>
      </w:r>
      <w:r w:rsidR="001D6791">
        <w:rPr>
          <w:rFonts w:ascii="Times New Roman" w:hint="default"/>
        </w:rPr>
        <w:t>’</w:t>
      </w:r>
      <w:r w:rsidR="001D6791">
        <w:rPr>
          <w:rFonts w:ascii="Times New Roman"/>
        </w:rPr>
        <w:t>re slim chances that we have to deal with these special permission, so no worry if you don</w:t>
      </w:r>
      <w:r w:rsidR="001D6791">
        <w:rPr>
          <w:rFonts w:ascii="Times New Roman" w:hint="default"/>
        </w:rPr>
        <w:t>’</w:t>
      </w:r>
      <w:r w:rsidR="001D6791">
        <w:rPr>
          <w:rFonts w:ascii="Times New Roman"/>
        </w:rPr>
        <w:t xml:space="preserve">t </w:t>
      </w:r>
      <w:r w:rsidR="001D6791">
        <w:rPr>
          <w:rFonts w:ascii="Times New Roman" w:hint="default"/>
        </w:rPr>
        <w:t>fully</w:t>
      </w:r>
      <w:r w:rsidR="001D6791">
        <w:rPr>
          <w:rFonts w:ascii="Times New Roman"/>
        </w:rPr>
        <w:t xml:space="preserve"> understand this.</w:t>
      </w:r>
      <w:r w:rsidRPr="00C648B9">
        <w:rPr>
          <w:rFonts w:ascii="Times New Roman" w:hint="default"/>
        </w:rPr>
        <w:t xml:space="preserve"> </w:t>
      </w:r>
      <w:r w:rsidR="001D6791">
        <w:rPr>
          <w:rFonts w:ascii="Times New Roman"/>
        </w:rPr>
        <w:t>For those of you who</w:t>
      </w:r>
      <w:r w:rsidR="001D6791">
        <w:rPr>
          <w:rFonts w:ascii="Times New Roman" w:hint="default"/>
        </w:rPr>
        <w:t>’</w:t>
      </w:r>
      <w:r w:rsidR="001D6791">
        <w:rPr>
          <w:rFonts w:ascii="Times New Roman"/>
        </w:rPr>
        <w:t xml:space="preserve">re interested, </w:t>
      </w:r>
      <w:hyperlink r:id="rId18" w:history="1">
        <w:r w:rsidRPr="001C211D">
          <w:rPr>
            <w:rFonts w:ascii="Times New Roman" w:hint="default"/>
          </w:rPr>
          <w:t>http://thegeekdiary.com/what-is-suid-sgid-and-sticky-bit/</w:t>
        </w:r>
      </w:hyperlink>
      <w:r w:rsidR="001D6791">
        <w:rPr>
          <w:rFonts w:ascii="Times New Roman"/>
        </w:rPr>
        <w:t xml:space="preserve"> is good to read</w:t>
      </w:r>
      <w:r w:rsidRPr="00C648B9">
        <w:rPr>
          <w:rFonts w:ascii="Times New Roman" w:hint="default"/>
        </w:rPr>
        <w:t>.</w:t>
      </w:r>
    </w:p>
    <w:p w14:paraId="536ECD72" w14:textId="42C7835A" w:rsidR="00C17150" w:rsidRDefault="00554A68">
      <w:pPr>
        <w:pStyle w:val="Heading2"/>
        <w:rPr>
          <w:rFonts w:ascii="黑体" w:eastAsia="黑体" w:hAnsi="黑体" w:cs="黑体"/>
          <w:lang w:val="zh-TW" w:eastAsia="zh-TW"/>
        </w:rPr>
      </w:pPr>
      <w:r>
        <w:rPr>
          <w:lang w:eastAsia="zh-TW"/>
        </w:rPr>
        <w:t xml:space="preserve">2.2 </w:t>
      </w:r>
      <w:r w:rsidR="001D6791">
        <w:rPr>
          <w:rFonts w:hint="eastAsia"/>
          <w:lang w:eastAsia="zh-TW"/>
        </w:rPr>
        <w:t>iOS file types</w:t>
      </w:r>
    </w:p>
    <w:p w14:paraId="294F7135" w14:textId="1E5C110C" w:rsidR="00C17150" w:rsidRPr="00C648B9" w:rsidRDefault="001D6791">
      <w:pPr>
        <w:pStyle w:val="1"/>
        <w:rPr>
          <w:rFonts w:ascii="Times New Roman" w:hint="default"/>
        </w:rPr>
      </w:pPr>
      <w:r>
        <w:rPr>
          <w:rFonts w:ascii="Times New Roman"/>
        </w:rPr>
        <w:t>Rookie reverse engineers</w:t>
      </w:r>
      <w:r>
        <w:rPr>
          <w:rFonts w:ascii="Times New Roman" w:hint="default"/>
        </w:rPr>
        <w:t>’</w:t>
      </w:r>
      <w:r w:rsidR="00554A68" w:rsidRPr="00C648B9">
        <w:rPr>
          <w:rFonts w:ascii="Times New Roman" w:hint="default"/>
        </w:rPr>
        <w:t xml:space="preserve"> main targets are Application, Dynamic Library </w:t>
      </w:r>
      <w:r>
        <w:rPr>
          <w:rFonts w:ascii="Times New Roman"/>
        </w:rPr>
        <w:t xml:space="preserve">(hereafter referred to as dylib) </w:t>
      </w:r>
      <w:r w:rsidR="00554A68" w:rsidRPr="00C648B9">
        <w:rPr>
          <w:rFonts w:ascii="Times New Roman" w:hint="default"/>
        </w:rPr>
        <w:t>and Daemon binar</w:t>
      </w:r>
      <w:r w:rsidR="009127A6">
        <w:rPr>
          <w:rFonts w:ascii="Times New Roman"/>
        </w:rPr>
        <w:t>ies</w:t>
      </w:r>
      <w:r w:rsidR="00554A68" w:rsidRPr="00C648B9">
        <w:rPr>
          <w:rFonts w:ascii="Times New Roman" w:hint="default"/>
        </w:rPr>
        <w:t xml:space="preserve">. The </w:t>
      </w:r>
      <w:r w:rsidR="009127A6">
        <w:rPr>
          <w:rFonts w:ascii="Times New Roman"/>
        </w:rPr>
        <w:t>more we know them</w:t>
      </w:r>
      <w:r w:rsidR="00554A68" w:rsidRPr="00C648B9">
        <w:rPr>
          <w:rFonts w:ascii="Times New Roman" w:hint="default"/>
        </w:rPr>
        <w:t xml:space="preserve">, the smoother </w:t>
      </w:r>
      <w:r w:rsidR="009127A6">
        <w:rPr>
          <w:rFonts w:ascii="Times New Roman"/>
        </w:rPr>
        <w:t>our reverse engineering</w:t>
      </w:r>
      <w:r w:rsidR="00554A68" w:rsidRPr="00C648B9">
        <w:rPr>
          <w:rFonts w:ascii="Times New Roman" w:hint="default"/>
        </w:rPr>
        <w:t xml:space="preserve"> will be</w:t>
      </w:r>
      <w:r w:rsidR="009127A6">
        <w:rPr>
          <w:rFonts w:ascii="Times New Roman"/>
        </w:rPr>
        <w:t>.</w:t>
      </w:r>
      <w:r w:rsidR="00554A68" w:rsidRPr="00C648B9">
        <w:rPr>
          <w:rFonts w:ascii="Times New Roman" w:hint="default"/>
        </w:rPr>
        <w:t xml:space="preserve"> </w:t>
      </w:r>
      <w:r w:rsidR="009127A6">
        <w:rPr>
          <w:rFonts w:ascii="Times New Roman"/>
        </w:rPr>
        <w:t xml:space="preserve">These 3 kinds of binaries play different roles on iOS, hence have different file </w:t>
      </w:r>
      <w:r w:rsidR="009127A6">
        <w:rPr>
          <w:rFonts w:ascii="Times New Roman" w:hint="default"/>
        </w:rPr>
        <w:t>hierarchies</w:t>
      </w:r>
      <w:r w:rsidR="009127A6">
        <w:rPr>
          <w:rFonts w:ascii="Times New Roman"/>
        </w:rPr>
        <w:t xml:space="preserve"> and permission</w:t>
      </w:r>
      <w:r w:rsidR="00554A68" w:rsidRPr="00C648B9">
        <w:rPr>
          <w:rFonts w:ascii="Times New Roman" w:hint="default"/>
        </w:rPr>
        <w:t xml:space="preserve">. </w:t>
      </w:r>
    </w:p>
    <w:p w14:paraId="6C33C666" w14:textId="77777777" w:rsidR="00C17150" w:rsidRDefault="00554A68">
      <w:pPr>
        <w:pStyle w:val="Heading3"/>
        <w:ind w:firstLine="0"/>
        <w:rPr>
          <w:lang w:eastAsia="zh-TW"/>
        </w:rPr>
      </w:pPr>
      <w:r>
        <w:rPr>
          <w:lang w:eastAsia="zh-TW"/>
        </w:rPr>
        <w:t>2.2.1 Application</w:t>
      </w:r>
    </w:p>
    <w:p w14:paraId="0B1C7DF0" w14:textId="42827E61" w:rsidR="00C17150" w:rsidRPr="00C648B9" w:rsidRDefault="00554A68">
      <w:pPr>
        <w:pStyle w:val="1"/>
        <w:rPr>
          <w:rFonts w:ascii="Times New Roman" w:hint="default"/>
        </w:rPr>
      </w:pPr>
      <w:r w:rsidRPr="00C648B9">
        <w:rPr>
          <w:rFonts w:ascii="Times New Roman" w:hint="default"/>
        </w:rPr>
        <w:t xml:space="preserve">Application, namely </w:t>
      </w:r>
      <w:r w:rsidR="009127A6">
        <w:rPr>
          <w:rFonts w:ascii="Times New Roman"/>
        </w:rPr>
        <w:t>A</w:t>
      </w:r>
      <w:r w:rsidRPr="00C648B9">
        <w:rPr>
          <w:rFonts w:ascii="Times New Roman" w:hint="default"/>
        </w:rPr>
        <w:t xml:space="preserve">pp, is </w:t>
      </w:r>
      <w:r w:rsidR="009127A6">
        <w:rPr>
          <w:rFonts w:ascii="Times New Roman"/>
        </w:rPr>
        <w:t>our</w:t>
      </w:r>
      <w:r w:rsidR="009127A6" w:rsidRPr="00C648B9">
        <w:rPr>
          <w:rFonts w:ascii="Times New Roman" w:hint="default"/>
        </w:rPr>
        <w:t xml:space="preserve"> </w:t>
      </w:r>
      <w:r w:rsidRPr="00C648B9">
        <w:rPr>
          <w:rFonts w:ascii="Times New Roman" w:hint="default"/>
        </w:rPr>
        <w:t xml:space="preserve">most familiar </w:t>
      </w:r>
      <w:r w:rsidR="009127A6">
        <w:rPr>
          <w:rFonts w:ascii="Times New Roman"/>
        </w:rPr>
        <w:t>iOS component</w:t>
      </w:r>
      <w:r w:rsidRPr="00C648B9">
        <w:rPr>
          <w:rFonts w:ascii="Times New Roman" w:hint="default"/>
        </w:rPr>
        <w:t>.</w:t>
      </w:r>
      <w:r w:rsidR="009127A6">
        <w:rPr>
          <w:rFonts w:ascii="Times New Roman"/>
        </w:rPr>
        <w:t xml:space="preserve"> Although</w:t>
      </w:r>
      <w:r w:rsidRPr="00C648B9">
        <w:rPr>
          <w:rFonts w:ascii="Times New Roman" w:hint="default"/>
        </w:rPr>
        <w:t xml:space="preserve"> most iOS developers </w:t>
      </w:r>
      <w:r w:rsidR="009127A6">
        <w:rPr>
          <w:rFonts w:ascii="Times New Roman"/>
        </w:rPr>
        <w:t>deal with A</w:t>
      </w:r>
      <w:r w:rsidRPr="00C648B9">
        <w:rPr>
          <w:rFonts w:ascii="Times New Roman" w:hint="default"/>
        </w:rPr>
        <w:t>pp</w:t>
      </w:r>
      <w:r w:rsidR="009127A6">
        <w:rPr>
          <w:rFonts w:ascii="Times New Roman"/>
        </w:rPr>
        <w:t>s everyday,</w:t>
      </w:r>
      <w:r w:rsidRPr="00C648B9">
        <w:rPr>
          <w:rFonts w:ascii="Times New Roman" w:hint="default"/>
        </w:rPr>
        <w:t xml:space="preserve"> our main focus </w:t>
      </w:r>
      <w:r w:rsidR="009127A6">
        <w:rPr>
          <w:rFonts w:ascii="Times New Roman"/>
        </w:rPr>
        <w:t xml:space="preserve">on App </w:t>
      </w:r>
      <w:r w:rsidRPr="00C648B9">
        <w:rPr>
          <w:rFonts w:ascii="Times New Roman" w:hint="default"/>
        </w:rPr>
        <w:t>is different</w:t>
      </w:r>
      <w:r w:rsidR="009127A6" w:rsidRPr="009127A6">
        <w:rPr>
          <w:rFonts w:ascii="Times New Roman"/>
        </w:rPr>
        <w:t xml:space="preserve"> </w:t>
      </w:r>
      <w:r w:rsidR="009127A6">
        <w:rPr>
          <w:rFonts w:ascii="Times New Roman"/>
        </w:rPr>
        <w:t xml:space="preserve">in </w:t>
      </w:r>
      <w:r w:rsidR="009127A6" w:rsidRPr="00C82460">
        <w:rPr>
          <w:rFonts w:ascii="Times New Roman"/>
        </w:rPr>
        <w:t>iOS reverse engineering</w:t>
      </w:r>
      <w:r w:rsidRPr="00C648B9">
        <w:rPr>
          <w:rFonts w:ascii="Times New Roman" w:hint="default"/>
        </w:rPr>
        <w:t xml:space="preserve">. </w:t>
      </w:r>
      <w:r w:rsidR="009127A6">
        <w:rPr>
          <w:rFonts w:ascii="Times New Roman"/>
        </w:rPr>
        <w:t xml:space="preserve">Knowing the following concepts is </w:t>
      </w:r>
      <w:r w:rsidR="009127A6" w:rsidRPr="00C82460">
        <w:rPr>
          <w:rFonts w:ascii="Times New Roman"/>
        </w:rPr>
        <w:t>a prerequisite for reverse engineering</w:t>
      </w:r>
      <w:r w:rsidRPr="00C648B9">
        <w:rPr>
          <w:rFonts w:ascii="Times New Roman" w:hint="default"/>
        </w:rPr>
        <w:t xml:space="preserve">. </w:t>
      </w:r>
    </w:p>
    <w:p w14:paraId="38CE5CE8" w14:textId="77777777" w:rsidR="00C17150" w:rsidRDefault="00554A68">
      <w:pPr>
        <w:pStyle w:val="Heading4"/>
        <w:rPr>
          <w:kern w:val="0"/>
          <w:lang w:eastAsia="zh-TW"/>
        </w:rPr>
      </w:pPr>
      <w:r>
        <w:rPr>
          <w:kern w:val="0"/>
          <w:lang w:eastAsia="zh-TW"/>
        </w:rPr>
        <w:t>1. bundle</w:t>
      </w:r>
    </w:p>
    <w:p w14:paraId="22FB0D80" w14:textId="4F43CB75" w:rsidR="00C17150" w:rsidRPr="00C648B9" w:rsidRDefault="00554A68">
      <w:pPr>
        <w:pStyle w:val="1"/>
        <w:rPr>
          <w:rFonts w:ascii="Times New Roman" w:hint="default"/>
        </w:rPr>
      </w:pPr>
      <w:r w:rsidRPr="00C648B9">
        <w:rPr>
          <w:rFonts w:ascii="Times New Roman" w:hint="default"/>
        </w:rPr>
        <w:t>The concept of bundle origin</w:t>
      </w:r>
      <w:r w:rsidR="009127A6">
        <w:rPr>
          <w:rFonts w:ascii="Times New Roman"/>
        </w:rPr>
        <w:t>ates</w:t>
      </w:r>
      <w:r w:rsidRPr="00C648B9">
        <w:rPr>
          <w:rFonts w:ascii="Times New Roman" w:hint="default"/>
        </w:rPr>
        <w:t xml:space="preserve"> from NeXTSETP. Bundle is </w:t>
      </w:r>
      <w:ins w:id="3" w:author="Yinglu Zou" w:date="2015-02-17T14:10:00Z">
        <w:r w:rsidR="00C97304">
          <w:rPr>
            <w:rFonts w:ascii="Times New Roman"/>
          </w:rPr>
          <w:t xml:space="preserve">indeed </w:t>
        </w:r>
      </w:ins>
      <w:r w:rsidRPr="00C648B9">
        <w:rPr>
          <w:rFonts w:ascii="Times New Roman" w:hint="default"/>
        </w:rPr>
        <w:t>not a single file but a well-organized directory conform</w:t>
      </w:r>
      <w:r w:rsidR="009127A6">
        <w:rPr>
          <w:rFonts w:ascii="Times New Roman"/>
        </w:rPr>
        <w:t>ing</w:t>
      </w:r>
      <w:r w:rsidRPr="00C648B9">
        <w:rPr>
          <w:rFonts w:ascii="Times New Roman" w:hint="default"/>
        </w:rPr>
        <w:t xml:space="preserve"> </w:t>
      </w:r>
      <w:r w:rsidR="009127A6">
        <w:rPr>
          <w:rFonts w:ascii="Times New Roman"/>
        </w:rPr>
        <w:t>to</w:t>
      </w:r>
      <w:r w:rsidR="009127A6" w:rsidRPr="00C648B9">
        <w:rPr>
          <w:rFonts w:ascii="Times New Roman" w:hint="default"/>
        </w:rPr>
        <w:t xml:space="preserve"> </w:t>
      </w:r>
      <w:r w:rsidRPr="00C648B9">
        <w:rPr>
          <w:rFonts w:ascii="Times New Roman" w:hint="default"/>
        </w:rPr>
        <w:t>some standard</w:t>
      </w:r>
      <w:r w:rsidR="009127A6">
        <w:rPr>
          <w:rFonts w:ascii="Times New Roman"/>
        </w:rPr>
        <w:t>s</w:t>
      </w:r>
      <w:r w:rsidRPr="00C648B9">
        <w:rPr>
          <w:rFonts w:ascii="Times New Roman" w:hint="default"/>
        </w:rPr>
        <w:t xml:space="preserve">. </w:t>
      </w:r>
      <w:r w:rsidR="009127A6">
        <w:rPr>
          <w:rFonts w:ascii="Times New Roman"/>
        </w:rPr>
        <w:t>It</w:t>
      </w:r>
      <w:r w:rsidRPr="00C648B9">
        <w:rPr>
          <w:rFonts w:ascii="Times New Roman" w:hint="default"/>
        </w:rPr>
        <w:t xml:space="preserve"> contains </w:t>
      </w:r>
      <w:r w:rsidR="009127A6">
        <w:rPr>
          <w:rFonts w:ascii="Times New Roman"/>
        </w:rPr>
        <w:t xml:space="preserve">the </w:t>
      </w:r>
      <w:r w:rsidR="009127A6">
        <w:rPr>
          <w:rFonts w:ascii="Times New Roman" w:hint="default"/>
        </w:rPr>
        <w:t>executable</w:t>
      </w:r>
      <w:r w:rsidR="009127A6">
        <w:rPr>
          <w:rFonts w:ascii="Times New Roman"/>
        </w:rPr>
        <w:t xml:space="preserve"> </w:t>
      </w:r>
      <w:r w:rsidRPr="00C648B9">
        <w:rPr>
          <w:rFonts w:ascii="Times New Roman" w:hint="default"/>
        </w:rPr>
        <w:t xml:space="preserve">binary and all </w:t>
      </w:r>
      <w:r w:rsidR="009127A6">
        <w:rPr>
          <w:rFonts w:ascii="Times New Roman"/>
        </w:rPr>
        <w:t xml:space="preserve">running </w:t>
      </w:r>
      <w:r w:rsidRPr="00C648B9">
        <w:rPr>
          <w:rFonts w:ascii="Times New Roman" w:hint="default"/>
        </w:rPr>
        <w:t>necess</w:t>
      </w:r>
      <w:r w:rsidR="009127A6">
        <w:rPr>
          <w:rFonts w:ascii="Times New Roman"/>
        </w:rPr>
        <w:t>ities</w:t>
      </w:r>
      <w:r w:rsidRPr="00C648B9">
        <w:rPr>
          <w:rFonts w:ascii="Times New Roman" w:hint="default"/>
        </w:rPr>
        <w:t>. App</w:t>
      </w:r>
      <w:r w:rsidR="009127A6">
        <w:rPr>
          <w:rFonts w:ascii="Times New Roman"/>
        </w:rPr>
        <w:t>s</w:t>
      </w:r>
      <w:r w:rsidRPr="00C648B9">
        <w:rPr>
          <w:rFonts w:ascii="Times New Roman" w:hint="default"/>
        </w:rPr>
        <w:t xml:space="preserve"> and framework</w:t>
      </w:r>
      <w:r w:rsidR="009127A6">
        <w:rPr>
          <w:rFonts w:ascii="Times New Roman"/>
        </w:rPr>
        <w:t>s</w:t>
      </w:r>
      <w:r w:rsidRPr="00C648B9">
        <w:rPr>
          <w:rFonts w:ascii="Times New Roman" w:hint="default"/>
        </w:rPr>
        <w:t xml:space="preserve"> are packed as bundles. PreferenceBundle</w:t>
      </w:r>
      <w:r w:rsidR="00BE03E9">
        <w:rPr>
          <w:rFonts w:ascii="Times New Roman"/>
        </w:rPr>
        <w:t>s</w:t>
      </w:r>
      <w:r w:rsidRPr="00C648B9">
        <w:rPr>
          <w:rFonts w:ascii="Times New Roman" w:hint="default"/>
        </w:rPr>
        <w:t xml:space="preserve"> (as shown in figure 2-10), </w:t>
      </w:r>
      <w:r w:rsidR="00BE03E9">
        <w:rPr>
          <w:rFonts w:ascii="Times New Roman"/>
        </w:rPr>
        <w:t>which are common</w:t>
      </w:r>
      <w:r w:rsidRPr="00C648B9">
        <w:rPr>
          <w:rFonts w:ascii="Times New Roman" w:hint="default"/>
        </w:rPr>
        <w:t xml:space="preserve"> in jailbr</w:t>
      </w:r>
      <w:r w:rsidR="00BE03E9">
        <w:rPr>
          <w:rFonts w:ascii="Times New Roman"/>
        </w:rPr>
        <w:t>oken</w:t>
      </w:r>
      <w:r w:rsidRPr="00C648B9">
        <w:rPr>
          <w:rFonts w:ascii="Times New Roman" w:hint="default"/>
        </w:rPr>
        <w:t xml:space="preserve"> iOS, </w:t>
      </w:r>
      <w:r w:rsidR="00BE03E9">
        <w:rPr>
          <w:rFonts w:ascii="Times New Roman"/>
        </w:rPr>
        <w:t xml:space="preserve">can be seen as a kind of Settings dependent App, which is also </w:t>
      </w:r>
      <w:r w:rsidRPr="00C648B9">
        <w:rPr>
          <w:rFonts w:ascii="Times New Roman" w:hint="default"/>
        </w:rPr>
        <w:t xml:space="preserve">a </w:t>
      </w:r>
      <w:r w:rsidR="00BE03E9">
        <w:rPr>
          <w:rFonts w:ascii="Times New Roman"/>
        </w:rPr>
        <w:t>bundle</w:t>
      </w:r>
      <w:r w:rsidRPr="00C648B9">
        <w:rPr>
          <w:rFonts w:ascii="Times New Roman" w:hint="default"/>
        </w:rPr>
        <w:t xml:space="preserve">. </w:t>
      </w:r>
    </w:p>
    <w:p w14:paraId="14419D9A" w14:textId="77777777" w:rsidR="00C17150" w:rsidRDefault="00554A68">
      <w:pPr>
        <w:pStyle w:val="1"/>
        <w:jc w:val="center"/>
        <w:rPr>
          <w:rFonts w:hint="default"/>
        </w:rPr>
      </w:pPr>
      <w:r>
        <w:rPr>
          <w:noProof/>
          <w:lang w:eastAsia="en-US"/>
        </w:rPr>
        <w:drawing>
          <wp:inline distT="0" distB="0" distL="0" distR="0" wp14:anchorId="593C52A6" wp14:editId="7A3B8437">
            <wp:extent cx="1958850" cy="347695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1958850" cy="3476956"/>
                    </a:xfrm>
                    <a:prstGeom prst="rect">
                      <a:avLst/>
                    </a:prstGeom>
                    <a:ln w="12700" cap="flat">
                      <a:noFill/>
                      <a:miter lim="400000"/>
                    </a:ln>
                    <a:effectLst/>
                  </pic:spPr>
                </pic:pic>
              </a:graphicData>
            </a:graphic>
          </wp:inline>
        </w:drawing>
      </w:r>
    </w:p>
    <w:p w14:paraId="3447D5F7" w14:textId="77777777" w:rsidR="00C17150" w:rsidRDefault="00554A68">
      <w:pPr>
        <w:pStyle w:val="Caption"/>
        <w:ind w:firstLine="0"/>
        <w:jc w:val="center"/>
      </w:pPr>
      <w:r>
        <w:rPr>
          <w:rFonts w:ascii="Trebuchet MS"/>
        </w:rPr>
        <w:t>Figure 2- 10 PreferenceBundle</w:t>
      </w:r>
    </w:p>
    <w:p w14:paraId="64058994" w14:textId="00CD9419" w:rsidR="00C17150" w:rsidRPr="00C648B9" w:rsidRDefault="00BE03E9">
      <w:pPr>
        <w:pStyle w:val="1"/>
        <w:rPr>
          <w:rFonts w:ascii="Times New Roman" w:hint="default"/>
        </w:rPr>
      </w:pPr>
      <w:r>
        <w:rPr>
          <w:rFonts w:ascii="Times New Roman"/>
        </w:rPr>
        <w:t>F</w:t>
      </w:r>
      <w:r w:rsidR="00554A68" w:rsidRPr="00C648B9">
        <w:rPr>
          <w:rFonts w:ascii="Times New Roman" w:hint="default"/>
        </w:rPr>
        <w:t>ramework</w:t>
      </w:r>
      <w:r>
        <w:rPr>
          <w:rFonts w:ascii="Times New Roman"/>
        </w:rPr>
        <w:t>s</w:t>
      </w:r>
      <w:r w:rsidR="00554A68" w:rsidRPr="00C648B9">
        <w:rPr>
          <w:rFonts w:ascii="Times New Roman" w:hint="default"/>
        </w:rPr>
        <w:t xml:space="preserve"> </w:t>
      </w:r>
      <w:r>
        <w:rPr>
          <w:rFonts w:ascii="Times New Roman"/>
        </w:rPr>
        <w:t>are</w:t>
      </w:r>
      <w:r w:rsidR="00554A68" w:rsidRPr="00C648B9">
        <w:rPr>
          <w:rFonts w:ascii="Times New Roman" w:hint="default"/>
        </w:rPr>
        <w:t xml:space="preserve"> bundle</w:t>
      </w:r>
      <w:r>
        <w:rPr>
          <w:rFonts w:ascii="Times New Roman"/>
        </w:rPr>
        <w:t>s too</w:t>
      </w:r>
      <w:r w:rsidR="00554A68" w:rsidRPr="00C648B9">
        <w:rPr>
          <w:rFonts w:ascii="Times New Roman" w:hint="default"/>
        </w:rPr>
        <w:t xml:space="preserve">, but </w:t>
      </w:r>
      <w:r w:rsidR="002E7BA4">
        <w:rPr>
          <w:rFonts w:ascii="Times New Roman"/>
        </w:rPr>
        <w:t>they</w:t>
      </w:r>
      <w:r>
        <w:rPr>
          <w:rFonts w:ascii="Times New Roman"/>
        </w:rPr>
        <w:t xml:space="preserve"> </w:t>
      </w:r>
      <w:r w:rsidR="002E7BA4">
        <w:rPr>
          <w:rFonts w:ascii="Times New Roman"/>
        </w:rPr>
        <w:t>contain</w:t>
      </w:r>
      <w:r>
        <w:rPr>
          <w:rFonts w:ascii="Times New Roman"/>
        </w:rPr>
        <w:t xml:space="preserve"> dylib</w:t>
      </w:r>
      <w:r w:rsidR="002E7BA4">
        <w:rPr>
          <w:rFonts w:ascii="Times New Roman"/>
        </w:rPr>
        <w:t>s</w:t>
      </w:r>
      <w:r>
        <w:rPr>
          <w:rFonts w:ascii="Times New Roman"/>
        </w:rPr>
        <w:t xml:space="preserve"> instead of executable</w:t>
      </w:r>
      <w:r w:rsidR="002E7BA4">
        <w:rPr>
          <w:rFonts w:ascii="Times New Roman"/>
        </w:rPr>
        <w:t>s</w:t>
      </w:r>
      <w:r>
        <w:rPr>
          <w:rFonts w:ascii="Times New Roman"/>
        </w:rPr>
        <w:t xml:space="preserve">. </w:t>
      </w:r>
      <w:r w:rsidR="00554A68" w:rsidRPr="00C648B9">
        <w:rPr>
          <w:rFonts w:ascii="Times New Roman" w:hint="default"/>
        </w:rPr>
        <w:t>Relatively speaking, framework</w:t>
      </w:r>
      <w:r>
        <w:rPr>
          <w:rFonts w:ascii="Times New Roman"/>
        </w:rPr>
        <w:t>s</w:t>
      </w:r>
      <w:r w:rsidR="00554A68" w:rsidRPr="00C648B9">
        <w:rPr>
          <w:rFonts w:ascii="Times New Roman" w:hint="default"/>
        </w:rPr>
        <w:t xml:space="preserve"> </w:t>
      </w:r>
      <w:r>
        <w:rPr>
          <w:rFonts w:ascii="Times New Roman"/>
        </w:rPr>
        <w:t>are</w:t>
      </w:r>
      <w:r w:rsidR="00554A68" w:rsidRPr="00C648B9">
        <w:rPr>
          <w:rFonts w:ascii="Times New Roman" w:hint="default"/>
        </w:rPr>
        <w:t xml:space="preserve"> more important than App</w:t>
      </w:r>
      <w:r>
        <w:rPr>
          <w:rFonts w:ascii="Times New Roman"/>
        </w:rPr>
        <w:t>s</w:t>
      </w:r>
      <w:r w:rsidR="00554A68" w:rsidRPr="00C648B9">
        <w:rPr>
          <w:rFonts w:ascii="Times New Roman" w:hint="default"/>
        </w:rPr>
        <w:t xml:space="preserve">, because most </w:t>
      </w:r>
      <w:r>
        <w:rPr>
          <w:rFonts w:ascii="Times New Roman"/>
        </w:rPr>
        <w:t>parts</w:t>
      </w:r>
      <w:r w:rsidR="00554A68" w:rsidRPr="00C648B9">
        <w:rPr>
          <w:rFonts w:ascii="Times New Roman" w:hint="default"/>
        </w:rPr>
        <w:t xml:space="preserve"> of an </w:t>
      </w:r>
      <w:r>
        <w:rPr>
          <w:rFonts w:ascii="Times New Roman"/>
        </w:rPr>
        <w:t>A</w:t>
      </w:r>
      <w:r w:rsidR="00554A68" w:rsidRPr="00C648B9">
        <w:rPr>
          <w:rFonts w:ascii="Times New Roman" w:hint="default"/>
        </w:rPr>
        <w:t xml:space="preserve">pp </w:t>
      </w:r>
      <w:r>
        <w:rPr>
          <w:rFonts w:ascii="Times New Roman"/>
        </w:rPr>
        <w:t xml:space="preserve">are functioning by calling </w:t>
      </w:r>
      <w:r w:rsidR="00554A68" w:rsidRPr="00C648B9">
        <w:rPr>
          <w:rFonts w:ascii="Times New Roman" w:hint="default"/>
        </w:rPr>
        <w:t xml:space="preserve">APIs in frameworks. When you </w:t>
      </w:r>
      <w:r>
        <w:rPr>
          <w:rFonts w:ascii="Times New Roman"/>
        </w:rPr>
        <w:t>target</w:t>
      </w:r>
      <w:r w:rsidR="00554A68" w:rsidRPr="00C648B9">
        <w:rPr>
          <w:rFonts w:ascii="Times New Roman" w:hint="default"/>
        </w:rPr>
        <w:t xml:space="preserve"> a bundle </w:t>
      </w:r>
      <w:r>
        <w:rPr>
          <w:rFonts w:ascii="Times New Roman"/>
        </w:rPr>
        <w:t>in</w:t>
      </w:r>
      <w:r w:rsidR="00554A68" w:rsidRPr="00C648B9">
        <w:rPr>
          <w:rFonts w:ascii="Times New Roman" w:hint="default"/>
        </w:rPr>
        <w:t xml:space="preserve"> reverse </w:t>
      </w:r>
      <w:r>
        <w:rPr>
          <w:rFonts w:ascii="Times New Roman"/>
        </w:rPr>
        <w:t>engineering</w:t>
      </w:r>
      <w:r w:rsidR="00554A68" w:rsidRPr="00C648B9">
        <w:rPr>
          <w:rFonts w:ascii="Times New Roman" w:hint="default"/>
        </w:rPr>
        <w:t xml:space="preserve">, most of </w:t>
      </w:r>
      <w:r>
        <w:rPr>
          <w:rFonts w:ascii="Times New Roman"/>
        </w:rPr>
        <w:t>the work can be done inside the bundle</w:t>
      </w:r>
      <w:r w:rsidR="00564152">
        <w:rPr>
          <w:rFonts w:ascii="Times New Roman"/>
        </w:rPr>
        <w:t>, saving you significant time</w:t>
      </w:r>
      <w:r w:rsidR="0007156A">
        <w:rPr>
          <w:rFonts w:ascii="Times New Roman"/>
        </w:rPr>
        <w:t xml:space="preserve"> and energy</w:t>
      </w:r>
      <w:r w:rsidR="00554A68" w:rsidRPr="00C648B9">
        <w:rPr>
          <w:rFonts w:ascii="Times New Roman" w:hint="default"/>
        </w:rPr>
        <w:t xml:space="preserve">. </w:t>
      </w:r>
    </w:p>
    <w:p w14:paraId="01CF2C2E" w14:textId="77777777" w:rsidR="00C17150" w:rsidRDefault="00554A68">
      <w:pPr>
        <w:pStyle w:val="Heading4"/>
        <w:rPr>
          <w:kern w:val="0"/>
          <w:lang w:eastAsia="zh-TW"/>
        </w:rPr>
      </w:pPr>
      <w:r>
        <w:rPr>
          <w:kern w:val="0"/>
          <w:lang w:eastAsia="zh-TW"/>
        </w:rPr>
        <w:t xml:space="preserve">2. App directory hierarchy </w:t>
      </w:r>
    </w:p>
    <w:p w14:paraId="01E6CD3E" w14:textId="77777777" w:rsidR="00744790" w:rsidRDefault="00554A68" w:rsidP="00744790">
      <w:pPr>
        <w:pStyle w:val="1"/>
        <w:rPr>
          <w:ins w:id="4" w:author="Yinglu Zou" w:date="2015-02-17T14:10:00Z"/>
          <w:rFonts w:ascii="Times New Roman" w:hint="default"/>
        </w:rPr>
      </w:pPr>
      <w:r>
        <w:rPr>
          <w:rFonts w:ascii="Times New Roman"/>
          <w:lang w:eastAsia="zh-TW"/>
        </w:rPr>
        <w:t xml:space="preserve">Being familiar with </w:t>
      </w:r>
      <w:r w:rsidR="002E7BA4">
        <w:rPr>
          <w:rFonts w:ascii="Times New Roman"/>
          <w:lang w:eastAsia="zh-TW"/>
        </w:rPr>
        <w:t>A</w:t>
      </w:r>
      <w:r>
        <w:rPr>
          <w:rFonts w:ascii="Times New Roman"/>
          <w:lang w:eastAsia="zh-TW"/>
        </w:rPr>
        <w:t>pp</w:t>
      </w:r>
      <w:r>
        <w:rPr>
          <w:rFonts w:hAnsi="Times New Roman" w:hint="default"/>
          <w:lang w:eastAsia="zh-TW"/>
        </w:rPr>
        <w:t>’</w:t>
      </w:r>
      <w:r>
        <w:rPr>
          <w:rFonts w:ascii="Times New Roman"/>
          <w:lang w:eastAsia="zh-TW"/>
        </w:rPr>
        <w:t xml:space="preserve">s </w:t>
      </w:r>
      <w:r>
        <w:rPr>
          <w:rFonts w:ascii="Times New Roman"/>
          <w:kern w:val="0"/>
          <w:lang w:eastAsia="zh-TW"/>
        </w:rPr>
        <w:t>directory hierarchy is</w:t>
      </w:r>
      <w:r>
        <w:rPr>
          <w:rFonts w:ascii="Times New Roman"/>
          <w:lang w:eastAsia="zh-TW"/>
        </w:rPr>
        <w:t xml:space="preserve"> a key factor of our </w:t>
      </w:r>
      <w:r w:rsidR="0058366A">
        <w:rPr>
          <w:rFonts w:ascii="Times New Roman"/>
          <w:lang w:eastAsia="zh-TW"/>
        </w:rPr>
        <w:t xml:space="preserve">reverse engineering </w:t>
      </w:r>
      <w:r>
        <w:rPr>
          <w:rFonts w:ascii="Times New Roman"/>
          <w:lang w:eastAsia="zh-TW"/>
        </w:rPr>
        <w:t xml:space="preserve">efficiency. </w:t>
      </w:r>
      <w:r w:rsidR="0058366A">
        <w:rPr>
          <w:rFonts w:ascii="Times New Roman"/>
        </w:rPr>
        <w:t>There</w:t>
      </w:r>
      <w:r w:rsidR="0058366A">
        <w:rPr>
          <w:rFonts w:ascii="Times New Roman" w:hint="default"/>
        </w:rPr>
        <w:t>’</w:t>
      </w:r>
      <w:r w:rsidR="0058366A">
        <w:rPr>
          <w:rFonts w:ascii="Times New Roman"/>
        </w:rPr>
        <w:t>re</w:t>
      </w:r>
      <w:r>
        <w:rPr>
          <w:rFonts w:ascii="Times New Roman"/>
        </w:rPr>
        <w:t xml:space="preserve"> </w:t>
      </w:r>
      <w:r w:rsidR="001813F8">
        <w:rPr>
          <w:rFonts w:ascii="Times New Roman"/>
        </w:rPr>
        <w:t xml:space="preserve">3 </w:t>
      </w:r>
      <w:r w:rsidR="0058366A">
        <w:rPr>
          <w:rFonts w:ascii="Times New Roman"/>
        </w:rPr>
        <w:t>important components in an App</w:t>
      </w:r>
      <w:r w:rsidR="0058366A">
        <w:rPr>
          <w:rFonts w:ascii="Times New Roman" w:hint="default"/>
        </w:rPr>
        <w:t>’</w:t>
      </w:r>
      <w:r w:rsidR="0058366A">
        <w:rPr>
          <w:rFonts w:ascii="Times New Roman"/>
        </w:rPr>
        <w:t>s directory:</w:t>
      </w:r>
    </w:p>
    <w:p w14:paraId="7EE881B2" w14:textId="771D1FD4" w:rsidR="00C17150" w:rsidRPr="00744790" w:rsidRDefault="00554A68" w:rsidP="00744790">
      <w:pPr>
        <w:pStyle w:val="1"/>
        <w:numPr>
          <w:ilvl w:val="0"/>
          <w:numId w:val="38"/>
        </w:numPr>
        <w:tabs>
          <w:tab w:val="num" w:pos="900"/>
        </w:tabs>
        <w:ind w:left="900" w:hanging="480"/>
        <w:rPr>
          <w:rFonts w:ascii="Times New Roman" w:eastAsia="宋体" w:hAnsi="Times New Roman" w:cs="宋体" w:hint="default"/>
          <w:lang w:eastAsia="zh-TW"/>
        </w:rPr>
      </w:pPr>
      <w:r w:rsidRPr="00744790">
        <w:rPr>
          <w:rFonts w:ascii="Times New Roman" w:eastAsia="宋体" w:hAnsi="Times New Roman" w:cs="宋体"/>
          <w:lang w:eastAsia="zh-TW"/>
        </w:rPr>
        <w:t>Info.plist</w:t>
      </w:r>
    </w:p>
    <w:p w14:paraId="45F3A804" w14:textId="0A28738A" w:rsidR="00C17150" w:rsidRPr="00C648B9" w:rsidRDefault="00457485">
      <w:pPr>
        <w:pStyle w:val="1"/>
        <w:rPr>
          <w:rFonts w:ascii="Times New Roman" w:hint="default"/>
          <w:lang w:eastAsia="zh-TW"/>
        </w:rPr>
      </w:pPr>
      <w:r w:rsidRPr="00C82460">
        <w:rPr>
          <w:rFonts w:ascii="Times New Roman"/>
          <w:lang w:eastAsia="zh-TW"/>
        </w:rPr>
        <w:t>I</w:t>
      </w:r>
      <w:r>
        <w:rPr>
          <w:rFonts w:ascii="Times New Roman"/>
          <w:lang w:eastAsia="zh-TW"/>
        </w:rPr>
        <w:t>nfo.plist</w:t>
      </w:r>
      <w:r w:rsidRPr="007D691A">
        <w:rPr>
          <w:rFonts w:ascii="Times New Roman"/>
          <w:lang w:eastAsia="zh-TW"/>
        </w:rPr>
        <w:t xml:space="preserve"> </w:t>
      </w:r>
      <w:r>
        <w:rPr>
          <w:rFonts w:ascii="Times New Roman"/>
          <w:lang w:eastAsia="zh-TW"/>
        </w:rPr>
        <w:t xml:space="preserve">records </w:t>
      </w:r>
      <w:r w:rsidR="008C1EF4">
        <w:rPr>
          <w:rFonts w:ascii="Times New Roman"/>
          <w:lang w:eastAsia="zh-TW"/>
        </w:rPr>
        <w:t xml:space="preserve">an </w:t>
      </w:r>
      <w:r w:rsidR="00554A68" w:rsidRPr="00C648B9">
        <w:rPr>
          <w:rFonts w:ascii="Times New Roman" w:hint="default"/>
          <w:lang w:eastAsia="zh-TW"/>
        </w:rPr>
        <w:t>App</w:t>
      </w:r>
      <w:r w:rsidR="00554A68" w:rsidRPr="00C648B9">
        <w:rPr>
          <w:rFonts w:ascii="Times New Roman"/>
          <w:lang w:eastAsia="zh-TW"/>
        </w:rPr>
        <w:t>’</w:t>
      </w:r>
      <w:r w:rsidR="00554A68" w:rsidRPr="00C648B9">
        <w:rPr>
          <w:rFonts w:ascii="Times New Roman" w:hint="default"/>
          <w:lang w:eastAsia="zh-TW"/>
        </w:rPr>
        <w:t>s basic information</w:t>
      </w:r>
      <w:r w:rsidR="00554A68">
        <w:rPr>
          <w:rFonts w:ascii="Times New Roman"/>
          <w:lang w:eastAsia="zh-TW"/>
        </w:rPr>
        <w:t xml:space="preserve">, such as </w:t>
      </w:r>
      <w:r>
        <w:rPr>
          <w:rFonts w:ascii="Times New Roman"/>
          <w:lang w:eastAsia="zh-TW"/>
        </w:rPr>
        <w:t>its</w:t>
      </w:r>
      <w:r w:rsidR="00554A68">
        <w:rPr>
          <w:rFonts w:ascii="Times New Roman"/>
          <w:lang w:eastAsia="zh-TW"/>
        </w:rPr>
        <w:t xml:space="preserve"> bundle identifier, executable name, icon file name and so forth. Among th</w:t>
      </w:r>
      <w:r>
        <w:rPr>
          <w:rFonts w:ascii="Times New Roman"/>
          <w:lang w:eastAsia="zh-TW"/>
        </w:rPr>
        <w:t>e</w:t>
      </w:r>
      <w:r w:rsidR="00554A68">
        <w:rPr>
          <w:rFonts w:ascii="Times New Roman"/>
          <w:lang w:eastAsia="zh-TW"/>
        </w:rPr>
        <w:t>se, bundle identifier</w:t>
      </w:r>
      <w:r w:rsidR="00554A68" w:rsidRPr="00C648B9">
        <w:rPr>
          <w:rFonts w:ascii="Times New Roman" w:hint="default"/>
          <w:lang w:eastAsia="zh-TW"/>
        </w:rPr>
        <w:t xml:space="preserve"> </w:t>
      </w:r>
      <w:r w:rsidR="00AE396F">
        <w:rPr>
          <w:rFonts w:ascii="Times New Roman"/>
          <w:lang w:eastAsia="zh-TW"/>
        </w:rPr>
        <w:t>is the</w:t>
      </w:r>
      <w:r>
        <w:rPr>
          <w:rFonts w:ascii="Times New Roman"/>
          <w:lang w:eastAsia="zh-TW"/>
        </w:rPr>
        <w:t xml:space="preserve"> key configuration value of </w:t>
      </w:r>
      <w:r w:rsidR="00761DBE">
        <w:rPr>
          <w:rFonts w:ascii="Times New Roman"/>
          <w:lang w:eastAsia="zh-TW"/>
        </w:rPr>
        <w:t>a tweak</w:t>
      </w:r>
      <w:r>
        <w:rPr>
          <w:rFonts w:ascii="Times New Roman"/>
          <w:lang w:eastAsia="zh-TW"/>
        </w:rPr>
        <w:t xml:space="preserve">, which will be discussed later in </w:t>
      </w:r>
      <w:r w:rsidR="00554A68">
        <w:rPr>
          <w:rFonts w:ascii="Times New Roman"/>
          <w:lang w:eastAsia="zh-TW"/>
        </w:rPr>
        <w:t xml:space="preserve">CydiaSubstrate </w:t>
      </w:r>
      <w:r>
        <w:rPr>
          <w:rFonts w:ascii="Times New Roman"/>
          <w:lang w:eastAsia="zh-TW"/>
        </w:rPr>
        <w:t>section</w:t>
      </w:r>
      <w:r w:rsidR="00554A68">
        <w:rPr>
          <w:rFonts w:ascii="Times New Roman"/>
          <w:lang w:eastAsia="zh-TW"/>
        </w:rPr>
        <w:t xml:space="preserve">. We can </w:t>
      </w:r>
      <w:r>
        <w:rPr>
          <w:rFonts w:ascii="Times New Roman"/>
          <w:lang w:eastAsia="zh-TW"/>
        </w:rPr>
        <w:t>look up the bundle identifier in Info.plist</w:t>
      </w:r>
      <w:r w:rsidR="00554A68">
        <w:rPr>
          <w:rFonts w:ascii="Times New Roman"/>
          <w:lang w:eastAsia="zh-TW"/>
        </w:rPr>
        <w:t xml:space="preserve"> with Xcode</w:t>
      </w:r>
      <w:r>
        <w:rPr>
          <w:rFonts w:ascii="Times New Roman"/>
          <w:lang w:eastAsia="zh-TW"/>
        </w:rPr>
        <w:t>,</w:t>
      </w:r>
      <w:r w:rsidR="00554A68">
        <w:rPr>
          <w:rFonts w:ascii="Times New Roman"/>
          <w:lang w:eastAsia="zh-TW"/>
        </w:rPr>
        <w:t xml:space="preserve"> </w:t>
      </w:r>
      <w:r>
        <w:rPr>
          <w:rFonts w:ascii="Times New Roman"/>
          <w:lang w:eastAsia="zh-TW"/>
        </w:rPr>
        <w:t>a</w:t>
      </w:r>
      <w:r w:rsidR="00554A68">
        <w:rPr>
          <w:rFonts w:ascii="Times New Roman"/>
          <w:lang w:eastAsia="zh-TW"/>
        </w:rPr>
        <w:t>s shown in figure 2-11.</w:t>
      </w:r>
    </w:p>
    <w:p w14:paraId="2F81711A" w14:textId="77777777" w:rsidR="00C17150" w:rsidRDefault="00554A68">
      <w:pPr>
        <w:pStyle w:val="1"/>
        <w:ind w:firstLine="0"/>
        <w:jc w:val="center"/>
        <w:rPr>
          <w:rFonts w:hint="default"/>
        </w:rPr>
      </w:pPr>
      <w:r>
        <w:rPr>
          <w:noProof/>
          <w:lang w:eastAsia="en-US"/>
        </w:rPr>
        <w:drawing>
          <wp:inline distT="0" distB="0" distL="0" distR="0" wp14:anchorId="584C30FC" wp14:editId="7E0008E3">
            <wp:extent cx="3730956" cy="173550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0">
                      <a:extLst/>
                    </a:blip>
                    <a:stretch>
                      <a:fillRect/>
                    </a:stretch>
                  </pic:blipFill>
                  <pic:spPr>
                    <a:xfrm>
                      <a:off x="0" y="0"/>
                      <a:ext cx="3730956" cy="1735506"/>
                    </a:xfrm>
                    <a:prstGeom prst="rect">
                      <a:avLst/>
                    </a:prstGeom>
                    <a:ln w="12700" cap="flat">
                      <a:noFill/>
                      <a:miter lim="400000"/>
                    </a:ln>
                    <a:effectLst/>
                  </pic:spPr>
                </pic:pic>
              </a:graphicData>
            </a:graphic>
          </wp:inline>
        </w:drawing>
      </w:r>
    </w:p>
    <w:p w14:paraId="13DCCF82" w14:textId="6D1D367D" w:rsidR="00C17150" w:rsidRDefault="00554A68">
      <w:pPr>
        <w:pStyle w:val="Caption"/>
        <w:ind w:firstLine="0"/>
        <w:jc w:val="center"/>
      </w:pPr>
      <w:r>
        <w:rPr>
          <w:rFonts w:ascii="Trebuchet MS"/>
        </w:rPr>
        <w:t xml:space="preserve">Figure 2- 11 </w:t>
      </w:r>
      <w:r w:rsidR="00EF0E68">
        <w:rPr>
          <w:rFonts w:ascii="Trebuchet MS" w:hint="eastAsia"/>
        </w:rPr>
        <w:t>Browse</w:t>
      </w:r>
      <w:r w:rsidR="00EF0E68">
        <w:rPr>
          <w:rFonts w:ascii="Trebuchet MS"/>
        </w:rPr>
        <w:t xml:space="preserve"> Info.plist in</w:t>
      </w:r>
      <w:r>
        <w:rPr>
          <w:rFonts w:ascii="Trebuchet MS"/>
        </w:rPr>
        <w:t xml:space="preserve"> Xcode</w:t>
      </w:r>
    </w:p>
    <w:p w14:paraId="4E4DA07D" w14:textId="106D422A" w:rsidR="00C17150" w:rsidRPr="00C648B9" w:rsidRDefault="00554A68">
      <w:pPr>
        <w:pStyle w:val="1"/>
        <w:rPr>
          <w:rFonts w:ascii="Times New Roman" w:hint="default"/>
          <w:lang w:eastAsia="zh-TW"/>
        </w:rPr>
      </w:pPr>
      <w:r w:rsidRPr="00C648B9">
        <w:rPr>
          <w:rFonts w:ascii="Times New Roman" w:hint="default"/>
          <w:lang w:eastAsia="zh-TW"/>
        </w:rPr>
        <w:t xml:space="preserve">Or use </w:t>
      </w:r>
      <w:r w:rsidR="00457485">
        <w:rPr>
          <w:rFonts w:ascii="Times New Roman"/>
          <w:lang w:eastAsia="zh-TW"/>
        </w:rPr>
        <w:t xml:space="preserve">a </w:t>
      </w:r>
      <w:r w:rsidRPr="00C648B9">
        <w:rPr>
          <w:rFonts w:ascii="Times New Roman" w:hint="default"/>
          <w:lang w:eastAsia="zh-TW"/>
        </w:rPr>
        <w:t xml:space="preserve">command line tool, plutil, to </w:t>
      </w:r>
      <w:r w:rsidR="00457485">
        <w:rPr>
          <w:rFonts w:ascii="Times New Roman"/>
          <w:lang w:eastAsia="zh-TW"/>
        </w:rPr>
        <w:t>view its value</w:t>
      </w:r>
      <w:r w:rsidRPr="00C648B9">
        <w:rPr>
          <w:rFonts w:ascii="Times New Roman" w:hint="default"/>
          <w:lang w:eastAsia="zh-TW"/>
        </w:rPr>
        <w:t xml:space="preserve">. </w:t>
      </w:r>
    </w:p>
    <w:p w14:paraId="1312B9BF"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plutil -p /Users/snakeninny/Code/iOSSystemBinaries/8.1_iPhone5/SiriViewService.app/Info.plist | grep CFBundleIdentifier</w:t>
      </w:r>
    </w:p>
    <w:p w14:paraId="506CA229"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"CFBundleIdentifier" =&gt; "com.apple.SiriViewService"</w:t>
      </w:r>
    </w:p>
    <w:p w14:paraId="0F398217" w14:textId="0FB37C91" w:rsidR="00C17150" w:rsidRPr="00C648B9" w:rsidRDefault="00554A68">
      <w:pPr>
        <w:pStyle w:val="1"/>
        <w:rPr>
          <w:rFonts w:ascii="Times New Roman" w:hint="default"/>
          <w:lang w:eastAsia="zh-TW"/>
        </w:rPr>
      </w:pPr>
      <w:r w:rsidRPr="00C648B9">
        <w:rPr>
          <w:rFonts w:ascii="Times New Roman" w:hint="default"/>
          <w:lang w:eastAsia="zh-TW"/>
        </w:rPr>
        <w:t xml:space="preserve">In this book, we mainly use plutil to </w:t>
      </w:r>
      <w:r w:rsidR="00457485">
        <w:rPr>
          <w:rFonts w:ascii="Times New Roman"/>
          <w:lang w:eastAsia="zh-TW"/>
        </w:rPr>
        <w:t>browse</w:t>
      </w:r>
      <w:r w:rsidR="00457485" w:rsidRPr="00C648B9">
        <w:rPr>
          <w:rFonts w:ascii="Times New Roman" w:hint="default"/>
          <w:lang w:eastAsia="zh-TW"/>
        </w:rPr>
        <w:t xml:space="preserve"> </w:t>
      </w:r>
      <w:r w:rsidRPr="00C648B9">
        <w:rPr>
          <w:rFonts w:ascii="Times New Roman" w:hint="default"/>
          <w:lang w:eastAsia="zh-TW"/>
        </w:rPr>
        <w:t>plist file</w:t>
      </w:r>
      <w:r w:rsidR="00457485">
        <w:rPr>
          <w:rFonts w:ascii="Times New Roman"/>
          <w:lang w:eastAsia="zh-TW"/>
        </w:rPr>
        <w:t>s</w:t>
      </w:r>
      <w:r w:rsidRPr="00C648B9">
        <w:rPr>
          <w:rFonts w:ascii="Times New Roman" w:hint="default"/>
          <w:lang w:eastAsia="zh-TW"/>
        </w:rPr>
        <w:t xml:space="preserve">. </w:t>
      </w:r>
    </w:p>
    <w:p w14:paraId="165ABCF0" w14:textId="73BE8C0E" w:rsidR="00C17150" w:rsidRPr="00C648B9" w:rsidRDefault="00554A68" w:rsidP="00C648B9">
      <w:pPr>
        <w:pStyle w:val="1"/>
        <w:numPr>
          <w:ilvl w:val="0"/>
          <w:numId w:val="38"/>
        </w:numPr>
        <w:tabs>
          <w:tab w:val="num" w:pos="900"/>
        </w:tabs>
        <w:ind w:left="90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Executable</w:t>
      </w:r>
    </w:p>
    <w:p w14:paraId="47CA815C" w14:textId="367430E4" w:rsidR="00C17150" w:rsidRPr="00C648B9" w:rsidRDefault="00F33E1E">
      <w:pPr>
        <w:pStyle w:val="1"/>
        <w:rPr>
          <w:rFonts w:ascii="Times New Roman" w:hint="default"/>
          <w:lang w:eastAsia="zh-TW"/>
        </w:rPr>
      </w:pPr>
      <w:r w:rsidRPr="00C648B9">
        <w:rPr>
          <w:rFonts w:ascii="Times New Roman" w:hint="default"/>
          <w:lang w:eastAsia="zh-TW"/>
        </w:rPr>
        <w:t xml:space="preserve">Executable is the core of </w:t>
      </w:r>
      <w:r w:rsidR="00F22253">
        <w:rPr>
          <w:rFonts w:ascii="Times New Roman"/>
          <w:lang w:eastAsia="zh-TW"/>
        </w:rPr>
        <w:t xml:space="preserve">an </w:t>
      </w:r>
      <w:r w:rsidRPr="00C648B9">
        <w:rPr>
          <w:rFonts w:ascii="Times New Roman" w:hint="default"/>
          <w:lang w:eastAsia="zh-TW"/>
        </w:rPr>
        <w:t>App</w:t>
      </w:r>
      <w:r>
        <w:rPr>
          <w:rFonts w:ascii="Times New Roman"/>
          <w:lang w:eastAsia="zh-TW"/>
        </w:rPr>
        <w:t>, as well our ultimate reverse engineering target</w:t>
      </w:r>
      <w:r w:rsidR="00F22253">
        <w:rPr>
          <w:rFonts w:ascii="Times New Roman"/>
          <w:lang w:eastAsia="zh-TW"/>
        </w:rPr>
        <w:t>,</w:t>
      </w:r>
      <w:r w:rsidRPr="00C648B9">
        <w:rPr>
          <w:rFonts w:ascii="Times New Roman" w:hint="default"/>
          <w:lang w:eastAsia="zh-TW"/>
        </w:rPr>
        <w:t xml:space="preserve"> without doubt. </w:t>
      </w:r>
      <w:r w:rsidR="00554A68" w:rsidRPr="00C648B9">
        <w:rPr>
          <w:rFonts w:ascii="Times New Roman" w:hint="default"/>
          <w:lang w:eastAsia="zh-TW"/>
        </w:rPr>
        <w:t xml:space="preserve">We can </w:t>
      </w:r>
      <w:r>
        <w:rPr>
          <w:rFonts w:ascii="Times New Roman"/>
          <w:lang w:eastAsia="zh-TW"/>
        </w:rPr>
        <w:t>locate the</w:t>
      </w:r>
      <w:r w:rsidR="00554A68" w:rsidRPr="00C648B9">
        <w:rPr>
          <w:rFonts w:ascii="Times New Roman" w:hint="default"/>
          <w:lang w:eastAsia="zh-TW"/>
        </w:rPr>
        <w:t xml:space="preserve"> executable </w:t>
      </w:r>
      <w:r>
        <w:rPr>
          <w:rFonts w:ascii="Times New Roman"/>
          <w:lang w:eastAsia="zh-TW"/>
        </w:rPr>
        <w:t>of an App</w:t>
      </w:r>
      <w:r w:rsidR="00554A68" w:rsidRPr="00C648B9">
        <w:rPr>
          <w:rFonts w:ascii="Times New Roman" w:hint="default"/>
          <w:lang w:eastAsia="zh-TW"/>
        </w:rPr>
        <w:t xml:space="preserve"> </w:t>
      </w:r>
      <w:r w:rsidR="00F22253">
        <w:rPr>
          <w:rFonts w:ascii="Times New Roman"/>
          <w:lang w:eastAsia="zh-TW"/>
        </w:rPr>
        <w:t>with</w:t>
      </w:r>
      <w:r w:rsidR="00F22253" w:rsidRPr="00C648B9">
        <w:rPr>
          <w:rFonts w:ascii="Times New Roman" w:hint="default"/>
          <w:lang w:eastAsia="zh-TW"/>
        </w:rPr>
        <w:t xml:space="preserve"> </w:t>
      </w:r>
      <w:r>
        <w:rPr>
          <w:rFonts w:ascii="Times New Roman"/>
          <w:lang w:eastAsia="zh-TW"/>
        </w:rPr>
        <w:t>Xcode</w:t>
      </w:r>
      <w:r w:rsidR="00F22253">
        <w:rPr>
          <w:rFonts w:ascii="Times New Roman"/>
          <w:lang w:eastAsia="zh-TW"/>
        </w:rPr>
        <w:t>,</w:t>
      </w:r>
      <w:r w:rsidR="00554A68" w:rsidRPr="00C648B9">
        <w:rPr>
          <w:rFonts w:ascii="Times New Roman" w:hint="default"/>
          <w:lang w:eastAsia="zh-TW"/>
        </w:rPr>
        <w:t xml:space="preserve"> </w:t>
      </w:r>
      <w:r w:rsidR="00F22253">
        <w:rPr>
          <w:rFonts w:ascii="Times New Roman"/>
          <w:lang w:eastAsia="zh-TW"/>
        </w:rPr>
        <w:t>a</w:t>
      </w:r>
      <w:r w:rsidR="00554A68" w:rsidRPr="00C648B9">
        <w:rPr>
          <w:rFonts w:ascii="Times New Roman" w:hint="default"/>
          <w:lang w:eastAsia="zh-TW"/>
        </w:rPr>
        <w:t>s shown in figure 2-1</w:t>
      </w:r>
      <w:r w:rsidR="00F22253">
        <w:rPr>
          <w:rFonts w:ascii="Times New Roman"/>
          <w:lang w:eastAsia="zh-TW"/>
        </w:rPr>
        <w:t>2</w:t>
      </w:r>
      <w:r w:rsidR="00554A68" w:rsidRPr="00C648B9">
        <w:rPr>
          <w:rFonts w:ascii="Times New Roman" w:hint="default"/>
          <w:lang w:eastAsia="zh-TW"/>
        </w:rPr>
        <w:t xml:space="preserve">. </w:t>
      </w:r>
    </w:p>
    <w:p w14:paraId="3ED194CB" w14:textId="77777777" w:rsidR="00C17150" w:rsidRDefault="00554A68">
      <w:pPr>
        <w:pStyle w:val="1"/>
        <w:keepNext/>
        <w:ind w:firstLine="0"/>
        <w:jc w:val="center"/>
        <w:rPr>
          <w:rFonts w:hint="default"/>
        </w:rPr>
      </w:pPr>
      <w:r>
        <w:rPr>
          <w:noProof/>
          <w:lang w:eastAsia="en-US"/>
        </w:rPr>
        <w:drawing>
          <wp:inline distT="0" distB="0" distL="0" distR="0" wp14:anchorId="6261E865" wp14:editId="611D5550">
            <wp:extent cx="3722866" cy="183943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1">
                      <a:extLst/>
                    </a:blip>
                    <a:stretch>
                      <a:fillRect/>
                    </a:stretch>
                  </pic:blipFill>
                  <pic:spPr>
                    <a:xfrm>
                      <a:off x="0" y="0"/>
                      <a:ext cx="3722866" cy="1839430"/>
                    </a:xfrm>
                    <a:prstGeom prst="rect">
                      <a:avLst/>
                    </a:prstGeom>
                    <a:ln w="12700" cap="flat">
                      <a:noFill/>
                      <a:miter lim="400000"/>
                    </a:ln>
                    <a:effectLst/>
                  </pic:spPr>
                </pic:pic>
              </a:graphicData>
            </a:graphic>
          </wp:inline>
        </w:drawing>
      </w:r>
    </w:p>
    <w:p w14:paraId="09460F95" w14:textId="045B930D" w:rsidR="00C17150" w:rsidRDefault="00554A68">
      <w:pPr>
        <w:pStyle w:val="Caption"/>
        <w:ind w:firstLine="0"/>
        <w:jc w:val="center"/>
      </w:pPr>
      <w:r>
        <w:rPr>
          <w:rFonts w:ascii="Trebuchet MS"/>
        </w:rPr>
        <w:t xml:space="preserve">Figure 2- 12 </w:t>
      </w:r>
      <w:r w:rsidR="00240B3A">
        <w:rPr>
          <w:rFonts w:ascii="Trebuchet MS" w:hint="eastAsia"/>
        </w:rPr>
        <w:t>Browse</w:t>
      </w:r>
      <w:r w:rsidR="00240B3A">
        <w:rPr>
          <w:rFonts w:ascii="Trebuchet MS"/>
        </w:rPr>
        <w:t xml:space="preserve"> Info.plist in</w:t>
      </w:r>
      <w:r>
        <w:rPr>
          <w:rFonts w:ascii="Trebuchet MS"/>
        </w:rPr>
        <w:t xml:space="preserve"> Xcode</w:t>
      </w:r>
    </w:p>
    <w:p w14:paraId="5DD0E8E6" w14:textId="1EEEBEA1" w:rsidR="00C17150" w:rsidRPr="00C648B9" w:rsidRDefault="00554A68">
      <w:pPr>
        <w:pStyle w:val="1"/>
        <w:rPr>
          <w:rFonts w:ascii="Times New Roman" w:hint="default"/>
          <w:lang w:eastAsia="zh-TW"/>
        </w:rPr>
      </w:pPr>
      <w:r w:rsidRPr="00C648B9">
        <w:rPr>
          <w:rFonts w:ascii="Times New Roman" w:hint="default"/>
          <w:lang w:eastAsia="zh-TW"/>
        </w:rPr>
        <w:t xml:space="preserve">Or </w:t>
      </w:r>
      <w:r w:rsidR="00F22253">
        <w:rPr>
          <w:rFonts w:ascii="Times New Roman"/>
          <w:lang w:eastAsia="zh-TW"/>
        </w:rPr>
        <w:t>with</w:t>
      </w:r>
      <w:r w:rsidR="00F22253" w:rsidRPr="00C648B9">
        <w:rPr>
          <w:rFonts w:ascii="Times New Roman" w:hint="default"/>
          <w:lang w:eastAsia="zh-TW"/>
        </w:rPr>
        <w:t xml:space="preserve"> </w:t>
      </w:r>
      <w:r w:rsidRPr="00C648B9">
        <w:rPr>
          <w:rFonts w:ascii="Times New Roman" w:hint="default"/>
          <w:lang w:eastAsia="zh-TW"/>
        </w:rPr>
        <w:t>plutil</w:t>
      </w:r>
      <w:r w:rsidR="00F22253">
        <w:rPr>
          <w:rFonts w:ascii="Times New Roman"/>
          <w:lang w:eastAsia="zh-TW"/>
        </w:rPr>
        <w:t>:</w:t>
      </w:r>
    </w:p>
    <w:p w14:paraId="3283ABC1"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plutil -p /Users/snakeninny/Code/iOSSystemBinaries/8.1_iPhone5/SiriViewService.app/Info.plist | grep CFBundleExecutable</w:t>
      </w:r>
    </w:p>
    <w:p w14:paraId="0060C9AF"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"CFBundleExecutable" =&gt; "SiriViewService"</w:t>
      </w:r>
    </w:p>
    <w:p w14:paraId="74DDE440" w14:textId="77777777" w:rsidR="00C17150" w:rsidRPr="00C648B9" w:rsidRDefault="00554A68" w:rsidP="00C648B9">
      <w:pPr>
        <w:pStyle w:val="1"/>
        <w:numPr>
          <w:ilvl w:val="0"/>
          <w:numId w:val="41"/>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lproj directories</w:t>
      </w:r>
    </w:p>
    <w:p w14:paraId="798312C1" w14:textId="3F8BE8A6" w:rsidR="00C17150" w:rsidRPr="00C648B9" w:rsidRDefault="00554A68">
      <w:pPr>
        <w:pStyle w:val="1"/>
        <w:rPr>
          <w:rFonts w:ascii="Times New Roman" w:hint="default"/>
          <w:lang w:eastAsia="zh-TW"/>
        </w:rPr>
      </w:pPr>
      <w:r w:rsidRPr="00C648B9">
        <w:rPr>
          <w:rFonts w:ascii="Times New Roman" w:hint="default"/>
          <w:lang w:eastAsia="zh-TW"/>
        </w:rPr>
        <w:t xml:space="preserve">Localized strings </w:t>
      </w:r>
      <w:r w:rsidR="00F22253">
        <w:rPr>
          <w:rFonts w:ascii="Times New Roman"/>
          <w:lang w:eastAsia="zh-TW"/>
        </w:rPr>
        <w:t>are</w:t>
      </w:r>
      <w:r w:rsidR="00F22253" w:rsidRPr="00C648B9">
        <w:rPr>
          <w:rFonts w:ascii="Times New Roman" w:hint="default"/>
          <w:lang w:eastAsia="zh-TW"/>
        </w:rPr>
        <w:t xml:space="preserve"> </w:t>
      </w:r>
      <w:r w:rsidRPr="00C648B9">
        <w:rPr>
          <w:rFonts w:ascii="Times New Roman" w:hint="default"/>
          <w:lang w:eastAsia="zh-TW"/>
        </w:rPr>
        <w:t xml:space="preserve">saved in lproj directories. They are important clues of iOS reverse engineering. plutil tool can also parse those .string files. </w:t>
      </w:r>
    </w:p>
    <w:p w14:paraId="34736409"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plutil -p /Users/snakeninny/Code/iOSSystemBinaries/8.1_iPhone5/SiriViewService.app/en.lproj/Localizable.strings </w:t>
      </w:r>
    </w:p>
    <w:p w14:paraId="49D172BA"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32B3206"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"ASSISTANT_INITIAL_QUERY_IPAD" =&gt; "What can I help you with?"</w:t>
      </w:r>
    </w:p>
    <w:p w14:paraId="2B2ACB99"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"ASSISTANT_BOREALIS_EDUCATION_SUBHEADER_IPAD" =&gt; "Just say </w:t>
      </w:r>
      <w:r>
        <w:rPr>
          <w:rFonts w:hAnsi="Monaco" w:hint="default"/>
          <w:kern w:val="0"/>
          <w:sz w:val="16"/>
          <w:szCs w:val="16"/>
          <w:shd w:val="clear" w:color="auto" w:fill="D8D8D8"/>
        </w:rPr>
        <w:t>“</w:t>
      </w:r>
      <w:r>
        <w:rPr>
          <w:rFonts w:ascii="Monaco"/>
          <w:kern w:val="0"/>
          <w:sz w:val="16"/>
          <w:szCs w:val="16"/>
          <w:shd w:val="clear" w:color="auto" w:fill="D8D8D8"/>
        </w:rPr>
        <w:t>Hey Siri</w:t>
      </w:r>
      <w:r>
        <w:rPr>
          <w:rFonts w:hAnsi="Monaco" w:hint="default"/>
          <w:kern w:val="0"/>
          <w:sz w:val="16"/>
          <w:szCs w:val="16"/>
          <w:shd w:val="clear" w:color="auto" w:fill="D8D8D8"/>
        </w:rPr>
        <w:t>”</w:t>
      </w:r>
      <w:r>
        <w:rPr>
          <w:kern w:val="0"/>
          <w:sz w:val="16"/>
          <w:szCs w:val="16"/>
          <w:shd w:val="clear" w:color="auto" w:fill="D8D8D8"/>
        </w:rPr>
        <w:t xml:space="preserve"> </w:t>
      </w:r>
      <w:r>
        <w:rPr>
          <w:rFonts w:ascii="Monaco"/>
          <w:kern w:val="0"/>
          <w:sz w:val="16"/>
          <w:szCs w:val="16"/>
          <w:shd w:val="clear" w:color="auto" w:fill="D8D8D8"/>
        </w:rPr>
        <w:t>to learn more."</w:t>
      </w:r>
    </w:p>
    <w:p w14:paraId="23D18800"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"ASSISTANT_FIRST_UNLOCK_SUBTITLE_FORMAT" =&gt; "Your passcode is required when %@ restarts"</w:t>
      </w:r>
    </w:p>
    <w:p w14:paraId="385B233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900CC67" w14:textId="199735BC" w:rsidR="00C17150" w:rsidRPr="00C648B9" w:rsidRDefault="00F22253">
      <w:pPr>
        <w:pStyle w:val="1"/>
        <w:rPr>
          <w:rFonts w:ascii="Times New Roman" w:hint="default"/>
          <w:lang w:eastAsia="zh-TW"/>
        </w:rPr>
      </w:pPr>
      <w:r>
        <w:rPr>
          <w:rFonts w:ascii="Times New Roman"/>
          <w:lang w:eastAsia="zh-TW"/>
        </w:rPr>
        <w:t>You</w:t>
      </w:r>
      <w:r w:rsidRPr="00C648B9">
        <w:rPr>
          <w:rFonts w:ascii="Times New Roman" w:hint="default"/>
          <w:lang w:eastAsia="zh-TW"/>
        </w:rPr>
        <w:t xml:space="preserve"> </w:t>
      </w:r>
      <w:r w:rsidR="00554A68" w:rsidRPr="00C648B9">
        <w:rPr>
          <w:rFonts w:ascii="Times New Roman" w:hint="default"/>
          <w:lang w:eastAsia="zh-TW"/>
        </w:rPr>
        <w:t xml:space="preserve">will </w:t>
      </w:r>
      <w:r>
        <w:rPr>
          <w:rFonts w:ascii="Times New Roman"/>
          <w:lang w:eastAsia="zh-TW"/>
        </w:rPr>
        <w:t xml:space="preserve">see how we make use of .strings in reverse engineering </w:t>
      </w:r>
      <w:r w:rsidR="00554A68" w:rsidRPr="00C648B9">
        <w:rPr>
          <w:rFonts w:ascii="Times New Roman" w:hint="default"/>
          <w:lang w:eastAsia="zh-TW"/>
        </w:rPr>
        <w:t>in chapter 5.</w:t>
      </w:r>
    </w:p>
    <w:p w14:paraId="11BA7A4F" w14:textId="77777777" w:rsidR="00C17150" w:rsidRDefault="00554A68">
      <w:pPr>
        <w:pStyle w:val="Heading4"/>
        <w:rPr>
          <w:kern w:val="0"/>
          <w:lang w:eastAsia="zh-TW"/>
        </w:rPr>
      </w:pPr>
      <w:r>
        <w:rPr>
          <w:kern w:val="0"/>
          <w:lang w:eastAsia="zh-TW"/>
        </w:rPr>
        <w:t>3. System App VS. StoreApp</w:t>
      </w:r>
    </w:p>
    <w:p w14:paraId="36C72712" w14:textId="6C496EFA" w:rsidR="00C17150" w:rsidRDefault="00554A68">
      <w:pPr>
        <w:pStyle w:val="1"/>
        <w:rPr>
          <w:rFonts w:ascii="宋体" w:eastAsia="宋体" w:hAnsi="宋体" w:cs="宋体" w:hint="default"/>
          <w:lang w:val="zh-TW" w:eastAsia="zh-TW"/>
        </w:rPr>
      </w:pPr>
      <w:r>
        <w:rPr>
          <w:rFonts w:ascii="宋体" w:eastAsia="宋体" w:hAnsi="宋体" w:cs="宋体"/>
          <w:lang w:val="zh-TW" w:eastAsia="zh-TW"/>
        </w:rPr>
        <w:t>/</w:t>
      </w:r>
      <w:r>
        <w:rPr>
          <w:rFonts w:ascii="Times New Roman"/>
        </w:rPr>
        <w:t xml:space="preserve">Applications contains system </w:t>
      </w:r>
      <w:r w:rsidR="00F22253">
        <w:rPr>
          <w:rFonts w:ascii="Times New Roman"/>
        </w:rPr>
        <w:t xml:space="preserve">Apps </w:t>
      </w:r>
      <w:r>
        <w:rPr>
          <w:rFonts w:ascii="Times New Roman"/>
        </w:rPr>
        <w:t xml:space="preserve">and Cydia </w:t>
      </w:r>
      <w:r w:rsidR="00F22253">
        <w:rPr>
          <w:rFonts w:ascii="Times New Roman"/>
        </w:rPr>
        <w:t xml:space="preserve">Apps </w:t>
      </w:r>
      <w:r>
        <w:rPr>
          <w:rFonts w:ascii="Times New Roman"/>
        </w:rPr>
        <w:t>(</w:t>
      </w:r>
      <w:r w:rsidR="00F22253">
        <w:rPr>
          <w:rFonts w:ascii="Times New Roman"/>
        </w:rPr>
        <w:t>W</w:t>
      </w:r>
      <w:r>
        <w:rPr>
          <w:rFonts w:ascii="Times New Roman"/>
        </w:rPr>
        <w:t xml:space="preserve">e treat Cydia </w:t>
      </w:r>
      <w:r w:rsidR="00F22253">
        <w:rPr>
          <w:rFonts w:ascii="Times New Roman"/>
        </w:rPr>
        <w:t>A</w:t>
      </w:r>
      <w:r>
        <w:rPr>
          <w:rFonts w:ascii="Times New Roman"/>
        </w:rPr>
        <w:t>pp</w:t>
      </w:r>
      <w:r w:rsidR="00F22253">
        <w:rPr>
          <w:rFonts w:ascii="Times New Roman"/>
        </w:rPr>
        <w:t>s</w:t>
      </w:r>
      <w:r>
        <w:rPr>
          <w:rFonts w:ascii="Times New Roman"/>
        </w:rPr>
        <w:t xml:space="preserve"> as system </w:t>
      </w:r>
      <w:r w:rsidR="00F22253">
        <w:rPr>
          <w:rFonts w:ascii="Times New Roman"/>
        </w:rPr>
        <w:t>A</w:t>
      </w:r>
      <w:r>
        <w:rPr>
          <w:rFonts w:ascii="Times New Roman"/>
        </w:rPr>
        <w:t>pp</w:t>
      </w:r>
      <w:r w:rsidR="00F22253">
        <w:rPr>
          <w:rFonts w:ascii="Times New Roman"/>
        </w:rPr>
        <w:t>s</w:t>
      </w:r>
      <w:r>
        <w:rPr>
          <w:rFonts w:ascii="Times New Roman"/>
        </w:rPr>
        <w:t>), and /var/mobile/</w:t>
      </w:r>
      <w:r w:rsidR="003C47AD">
        <w:rPr>
          <w:rFonts w:ascii="Times New Roman"/>
        </w:rPr>
        <w:t>Containers/Bundle/</w:t>
      </w:r>
      <w:r>
        <w:rPr>
          <w:rFonts w:ascii="Times New Roman"/>
        </w:rPr>
        <w:t xml:space="preserve">Application is where StoreApps </w:t>
      </w:r>
      <w:r w:rsidR="003C47AD">
        <w:rPr>
          <w:rFonts w:ascii="Times New Roman"/>
        </w:rPr>
        <w:t>reside</w:t>
      </w:r>
      <w:r>
        <w:rPr>
          <w:rFonts w:ascii="Times New Roman"/>
        </w:rPr>
        <w:t xml:space="preserve">. Although all of them </w:t>
      </w:r>
      <w:r w:rsidR="003C47AD">
        <w:rPr>
          <w:rFonts w:ascii="Times New Roman"/>
        </w:rPr>
        <w:t>are categorized as A</w:t>
      </w:r>
      <w:r>
        <w:rPr>
          <w:rFonts w:ascii="Times New Roman"/>
        </w:rPr>
        <w:t>pp</w:t>
      </w:r>
      <w:r w:rsidR="003C47AD">
        <w:rPr>
          <w:rFonts w:ascii="Times New Roman"/>
        </w:rPr>
        <w:t>s</w:t>
      </w:r>
      <w:r>
        <w:rPr>
          <w:rFonts w:ascii="Times New Roman"/>
        </w:rPr>
        <w:t xml:space="preserve">, </w:t>
      </w:r>
      <w:r w:rsidR="003C47AD">
        <w:rPr>
          <w:rFonts w:ascii="Times New Roman"/>
        </w:rPr>
        <w:t>they</w:t>
      </w:r>
      <w:r>
        <w:rPr>
          <w:rFonts w:ascii="Times New Roman"/>
        </w:rPr>
        <w:t xml:space="preserve"> </w:t>
      </w:r>
      <w:r w:rsidR="003C47AD">
        <w:rPr>
          <w:rFonts w:ascii="Times New Roman"/>
        </w:rPr>
        <w:t>are</w:t>
      </w:r>
      <w:r>
        <w:rPr>
          <w:rFonts w:ascii="Times New Roman"/>
        </w:rPr>
        <w:t xml:space="preserve"> </w:t>
      </w:r>
      <w:r w:rsidR="003C47AD">
        <w:rPr>
          <w:rFonts w:ascii="Times New Roman"/>
        </w:rPr>
        <w:t>different in some ways:</w:t>
      </w:r>
      <w:r>
        <w:rPr>
          <w:rFonts w:ascii="Times New Roman"/>
        </w:rPr>
        <w:t xml:space="preserve"> </w:t>
      </w:r>
    </w:p>
    <w:p w14:paraId="2C187437" w14:textId="77777777" w:rsidR="00C17150" w:rsidRPr="00C648B9" w:rsidRDefault="00554A68" w:rsidP="00C648B9">
      <w:pPr>
        <w:pStyle w:val="1"/>
        <w:numPr>
          <w:ilvl w:val="0"/>
          <w:numId w:val="43"/>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 xml:space="preserve">Directory hierarchy </w:t>
      </w:r>
    </w:p>
    <w:p w14:paraId="49F1B1A9" w14:textId="4CE78F2D" w:rsidR="00C17150" w:rsidRPr="00C648B9" w:rsidRDefault="00D2132A">
      <w:pPr>
        <w:pStyle w:val="1"/>
        <w:rPr>
          <w:rFonts w:ascii="Times New Roman" w:hint="default"/>
        </w:rPr>
      </w:pPr>
      <w:r>
        <w:rPr>
          <w:rFonts w:ascii="Times New Roman"/>
        </w:rPr>
        <w:t xml:space="preserve">Both system Apps and StoreApps share the similar </w:t>
      </w:r>
      <w:r w:rsidR="00554A68" w:rsidRPr="00C648B9">
        <w:rPr>
          <w:rFonts w:ascii="Times New Roman" w:hint="default"/>
        </w:rPr>
        <w:t>bundle hierarchy</w:t>
      </w:r>
      <w:r>
        <w:rPr>
          <w:rFonts w:ascii="Times New Roman"/>
        </w:rPr>
        <w:t>,</w:t>
      </w:r>
      <w:r w:rsidR="00554A68" w:rsidRPr="00C648B9">
        <w:rPr>
          <w:rFonts w:ascii="Times New Roman" w:hint="default"/>
        </w:rPr>
        <w:t xml:space="preserve"> </w:t>
      </w:r>
      <w:r>
        <w:rPr>
          <w:rFonts w:ascii="Times New Roman"/>
        </w:rPr>
        <w:t>including</w:t>
      </w:r>
      <w:r w:rsidR="00554A68" w:rsidRPr="00C648B9">
        <w:rPr>
          <w:rFonts w:ascii="Times New Roman" w:hint="default"/>
        </w:rPr>
        <w:t xml:space="preserve"> Info.plist</w:t>
      </w:r>
      <w:r w:rsidR="005A11C3">
        <w:rPr>
          <w:rFonts w:ascii="Times New Roman"/>
        </w:rPr>
        <w:t xml:space="preserve"> files</w:t>
      </w:r>
      <w:r w:rsidR="00554A68" w:rsidRPr="00C648B9">
        <w:rPr>
          <w:rFonts w:ascii="Times New Roman" w:hint="default"/>
        </w:rPr>
        <w:t>, executable</w:t>
      </w:r>
      <w:r>
        <w:rPr>
          <w:rFonts w:ascii="Times New Roman"/>
        </w:rPr>
        <w:t>s</w:t>
      </w:r>
      <w:r w:rsidR="00554A68" w:rsidRPr="00C648B9">
        <w:rPr>
          <w:rFonts w:ascii="Times New Roman" w:hint="default"/>
        </w:rPr>
        <w:t xml:space="preserve"> </w:t>
      </w:r>
      <w:r>
        <w:rPr>
          <w:rFonts w:ascii="Times New Roman"/>
        </w:rPr>
        <w:t>and</w:t>
      </w:r>
      <w:r w:rsidR="00554A68" w:rsidRPr="00C648B9">
        <w:rPr>
          <w:rFonts w:ascii="Times New Roman" w:hint="default"/>
        </w:rPr>
        <w:t xml:space="preserve"> lproj directorie</w:t>
      </w:r>
      <w:r>
        <w:rPr>
          <w:rFonts w:ascii="Times New Roman"/>
        </w:rPr>
        <w:t>s, etc</w:t>
      </w:r>
      <w:r w:rsidR="00554A68" w:rsidRPr="00C648B9">
        <w:rPr>
          <w:rFonts w:ascii="Times New Roman" w:hint="default"/>
        </w:rPr>
        <w:t>. But the path of their data directory is different</w:t>
      </w:r>
      <w:r>
        <w:rPr>
          <w:rFonts w:ascii="Times New Roman"/>
        </w:rPr>
        <w:t>,</w:t>
      </w:r>
      <w:r w:rsidRPr="00C648B9">
        <w:rPr>
          <w:rFonts w:ascii="Times New Roman" w:hint="default"/>
        </w:rPr>
        <w:t xml:space="preserve"> </w:t>
      </w:r>
      <w:r w:rsidR="00554A68" w:rsidRPr="00C648B9">
        <w:rPr>
          <w:rFonts w:ascii="Times New Roman" w:hint="default"/>
        </w:rPr>
        <w:t>for StoreApp</w:t>
      </w:r>
      <w:r>
        <w:rPr>
          <w:rFonts w:ascii="Times New Roman"/>
        </w:rPr>
        <w:t>s</w:t>
      </w:r>
      <w:r w:rsidR="00554A68" w:rsidRPr="00C648B9">
        <w:rPr>
          <w:rFonts w:ascii="Times New Roman" w:hint="default"/>
        </w:rPr>
        <w:t xml:space="preserve">, </w:t>
      </w:r>
      <w:r>
        <w:rPr>
          <w:rFonts w:ascii="Times New Roman"/>
        </w:rPr>
        <w:t xml:space="preserve">their </w:t>
      </w:r>
      <w:r w:rsidR="00554A68" w:rsidRPr="00C648B9">
        <w:rPr>
          <w:rFonts w:ascii="Times New Roman" w:hint="default"/>
        </w:rPr>
        <w:t>data director</w:t>
      </w:r>
      <w:r>
        <w:rPr>
          <w:rFonts w:ascii="Times New Roman"/>
        </w:rPr>
        <w:t>ies</w:t>
      </w:r>
      <w:r w:rsidR="00554A68" w:rsidRPr="00C648B9">
        <w:rPr>
          <w:rFonts w:ascii="Times New Roman" w:hint="default"/>
        </w:rPr>
        <w:t xml:space="preserve"> </w:t>
      </w:r>
      <w:r>
        <w:rPr>
          <w:rFonts w:ascii="Times New Roman"/>
        </w:rPr>
        <w:t>are</w:t>
      </w:r>
      <w:r w:rsidR="00554A68" w:rsidRPr="00C648B9">
        <w:rPr>
          <w:rFonts w:ascii="Times New Roman" w:hint="default"/>
        </w:rPr>
        <w:t xml:space="preserve"> under </w:t>
      </w:r>
      <w:r w:rsidR="00554A68">
        <w:rPr>
          <w:rFonts w:ascii="Times New Roman"/>
        </w:rPr>
        <w:t xml:space="preserve">/var/mobile/Containers/Data, </w:t>
      </w:r>
      <w:r>
        <w:rPr>
          <w:rFonts w:ascii="Times New Roman"/>
        </w:rPr>
        <w:t xml:space="preserve">while </w:t>
      </w:r>
      <w:r w:rsidR="00554A68">
        <w:rPr>
          <w:rFonts w:ascii="Times New Roman"/>
        </w:rPr>
        <w:t xml:space="preserve">for system </w:t>
      </w:r>
      <w:r>
        <w:rPr>
          <w:rFonts w:ascii="Times New Roman"/>
        </w:rPr>
        <w:t>A</w:t>
      </w:r>
      <w:r w:rsidR="00554A68">
        <w:rPr>
          <w:rFonts w:ascii="Times New Roman"/>
        </w:rPr>
        <w:t>pp</w:t>
      </w:r>
      <w:r>
        <w:rPr>
          <w:rFonts w:ascii="Times New Roman"/>
        </w:rPr>
        <w:t>s</w:t>
      </w:r>
      <w:r w:rsidR="00554A68">
        <w:rPr>
          <w:rFonts w:ascii="Times New Roman"/>
        </w:rPr>
        <w:t xml:space="preserve"> run</w:t>
      </w:r>
      <w:r>
        <w:rPr>
          <w:rFonts w:ascii="Times New Roman"/>
        </w:rPr>
        <w:t>ning</w:t>
      </w:r>
      <w:r w:rsidR="00554A68">
        <w:rPr>
          <w:rFonts w:ascii="Times New Roman"/>
        </w:rPr>
        <w:t xml:space="preserve"> as mobile, </w:t>
      </w:r>
      <w:r>
        <w:rPr>
          <w:rFonts w:ascii="Times New Roman"/>
        </w:rPr>
        <w:t xml:space="preserve">their </w:t>
      </w:r>
      <w:r w:rsidR="00554A68">
        <w:rPr>
          <w:rFonts w:ascii="Times New Roman"/>
        </w:rPr>
        <w:t xml:space="preserve">data </w:t>
      </w:r>
      <w:r w:rsidR="00554A68" w:rsidRPr="00C648B9">
        <w:rPr>
          <w:rFonts w:ascii="Times New Roman" w:hint="default"/>
        </w:rPr>
        <w:t>director</w:t>
      </w:r>
      <w:r>
        <w:rPr>
          <w:rFonts w:ascii="Times New Roman"/>
        </w:rPr>
        <w:t>ies</w:t>
      </w:r>
      <w:r w:rsidR="00554A68" w:rsidRPr="00C648B9">
        <w:rPr>
          <w:rFonts w:ascii="Times New Roman" w:hint="default"/>
        </w:rPr>
        <w:t xml:space="preserve"> </w:t>
      </w:r>
      <w:r>
        <w:rPr>
          <w:rFonts w:ascii="Times New Roman"/>
        </w:rPr>
        <w:t>are</w:t>
      </w:r>
      <w:r w:rsidRPr="00C648B9">
        <w:rPr>
          <w:rFonts w:ascii="Times New Roman" w:hint="default"/>
        </w:rPr>
        <w:t xml:space="preserve"> </w:t>
      </w:r>
      <w:r w:rsidR="00554A68" w:rsidRPr="00C648B9">
        <w:rPr>
          <w:rFonts w:ascii="Times New Roman" w:hint="default"/>
        </w:rPr>
        <w:t xml:space="preserve">under </w:t>
      </w:r>
      <w:r w:rsidR="00554A68">
        <w:rPr>
          <w:rFonts w:ascii="Times New Roman"/>
        </w:rPr>
        <w:t>/var/mobile</w:t>
      </w:r>
      <w:r>
        <w:rPr>
          <w:rFonts w:ascii="Times New Roman"/>
        </w:rPr>
        <w:t>;</w:t>
      </w:r>
      <w:r w:rsidR="00554A68">
        <w:rPr>
          <w:rFonts w:ascii="Times New Roman"/>
        </w:rPr>
        <w:t xml:space="preserve"> for system </w:t>
      </w:r>
      <w:r w:rsidR="0001052C">
        <w:rPr>
          <w:rFonts w:ascii="Times New Roman"/>
        </w:rPr>
        <w:t>A</w:t>
      </w:r>
      <w:r w:rsidR="00554A68">
        <w:rPr>
          <w:rFonts w:ascii="Times New Roman"/>
        </w:rPr>
        <w:t>pp</w:t>
      </w:r>
      <w:r w:rsidR="0001052C">
        <w:rPr>
          <w:rFonts w:ascii="Times New Roman"/>
        </w:rPr>
        <w:t>s</w:t>
      </w:r>
      <w:r w:rsidR="00554A68">
        <w:rPr>
          <w:rFonts w:ascii="Times New Roman"/>
        </w:rPr>
        <w:t xml:space="preserve"> run</w:t>
      </w:r>
      <w:r>
        <w:rPr>
          <w:rFonts w:ascii="Times New Roman"/>
        </w:rPr>
        <w:t>ning</w:t>
      </w:r>
      <w:r w:rsidR="00554A68">
        <w:rPr>
          <w:rFonts w:ascii="Times New Roman"/>
        </w:rPr>
        <w:t xml:space="preserve"> as root, </w:t>
      </w:r>
      <w:r>
        <w:rPr>
          <w:rFonts w:ascii="Times New Roman"/>
        </w:rPr>
        <w:t xml:space="preserve">their </w:t>
      </w:r>
      <w:r w:rsidR="00554A68">
        <w:rPr>
          <w:rFonts w:ascii="Times New Roman"/>
        </w:rPr>
        <w:t xml:space="preserve">data </w:t>
      </w:r>
      <w:r w:rsidR="00554A68" w:rsidRPr="00C648B9">
        <w:rPr>
          <w:rFonts w:ascii="Times New Roman" w:hint="default"/>
        </w:rPr>
        <w:t>director</w:t>
      </w:r>
      <w:r>
        <w:rPr>
          <w:rFonts w:ascii="Times New Roman"/>
        </w:rPr>
        <w:t>ies</w:t>
      </w:r>
      <w:r w:rsidR="00554A68" w:rsidRPr="00C648B9">
        <w:rPr>
          <w:rFonts w:ascii="Times New Roman" w:hint="default"/>
        </w:rPr>
        <w:t xml:space="preserve"> </w:t>
      </w:r>
      <w:r>
        <w:rPr>
          <w:rFonts w:ascii="Times New Roman"/>
        </w:rPr>
        <w:t>are</w:t>
      </w:r>
      <w:r w:rsidR="00554A68" w:rsidRPr="00C648B9">
        <w:rPr>
          <w:rFonts w:ascii="Times New Roman" w:hint="default"/>
        </w:rPr>
        <w:t xml:space="preserve"> under </w:t>
      </w:r>
      <w:r w:rsidR="00554A68">
        <w:rPr>
          <w:rFonts w:ascii="Times New Roman"/>
        </w:rPr>
        <w:t>/var/root.</w:t>
      </w:r>
    </w:p>
    <w:p w14:paraId="7A34F3A9" w14:textId="6A6C906E" w:rsidR="00C17150" w:rsidRPr="00C648B9" w:rsidRDefault="00554A68" w:rsidP="00C648B9">
      <w:pPr>
        <w:pStyle w:val="1"/>
        <w:numPr>
          <w:ilvl w:val="0"/>
          <w:numId w:val="45"/>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Install</w:t>
      </w:r>
      <w:r w:rsidR="0001052C" w:rsidRPr="00C648B9">
        <w:rPr>
          <w:rFonts w:ascii="Times New Roman" w:eastAsia="宋体" w:hAnsi="Times New Roman" w:cs="宋体" w:hint="default"/>
          <w:lang w:eastAsia="zh-TW"/>
        </w:rPr>
        <w:t>ation</w:t>
      </w:r>
      <w:r w:rsidRPr="00C648B9">
        <w:rPr>
          <w:rFonts w:ascii="Times New Roman" w:eastAsia="宋体" w:hAnsi="Times New Roman" w:cs="宋体" w:hint="default"/>
          <w:lang w:eastAsia="zh-TW"/>
        </w:rPr>
        <w:t xml:space="preserve"> package and permission</w:t>
      </w:r>
    </w:p>
    <w:p w14:paraId="01A92255" w14:textId="5D7F40D5" w:rsidR="00C17150" w:rsidRPr="00C648B9" w:rsidRDefault="00131CB9">
      <w:pPr>
        <w:pStyle w:val="1"/>
        <w:rPr>
          <w:rFonts w:ascii="Times New Roman" w:hint="default"/>
        </w:rPr>
      </w:pPr>
      <w:r>
        <w:rPr>
          <w:rFonts w:ascii="Times New Roman"/>
        </w:rPr>
        <w:t xml:space="preserve">In most cases, </w:t>
      </w:r>
      <w:r w:rsidR="00554A68" w:rsidRPr="00C648B9">
        <w:rPr>
          <w:rFonts w:ascii="Times New Roman" w:hint="default"/>
        </w:rPr>
        <w:t xml:space="preserve">Cydia </w:t>
      </w:r>
      <w:r w:rsidR="0001052C">
        <w:rPr>
          <w:rFonts w:ascii="Times New Roman"/>
        </w:rPr>
        <w:t>A</w:t>
      </w:r>
      <w:r w:rsidR="00554A68" w:rsidRPr="00C648B9">
        <w:rPr>
          <w:rFonts w:ascii="Times New Roman" w:hint="default"/>
        </w:rPr>
        <w:t>pp</w:t>
      </w:r>
      <w:r w:rsidR="0001052C">
        <w:rPr>
          <w:rFonts w:ascii="Times New Roman"/>
        </w:rPr>
        <w:t>s</w:t>
      </w:r>
      <w:r w:rsidR="00554A68" w:rsidRPr="00C648B9">
        <w:rPr>
          <w:rFonts w:ascii="Times New Roman"/>
        </w:rPr>
        <w:t>’</w:t>
      </w:r>
      <w:r w:rsidR="00554A68" w:rsidRPr="00C648B9">
        <w:rPr>
          <w:rFonts w:ascii="Times New Roman" w:hint="default"/>
        </w:rPr>
        <w:t xml:space="preserve"> install</w:t>
      </w:r>
      <w:r w:rsidR="0001052C">
        <w:rPr>
          <w:rFonts w:ascii="Times New Roman"/>
        </w:rPr>
        <w:t>ation</w:t>
      </w:r>
      <w:r w:rsidR="00554A68" w:rsidRPr="00C648B9">
        <w:rPr>
          <w:rFonts w:ascii="Times New Roman" w:hint="default"/>
        </w:rPr>
        <w:t xml:space="preserve"> package</w:t>
      </w:r>
      <w:r w:rsidR="008607B1">
        <w:rPr>
          <w:rFonts w:ascii="Times New Roman"/>
        </w:rPr>
        <w:t>s are</w:t>
      </w:r>
      <w:r w:rsidR="00554A68" w:rsidRPr="00C648B9">
        <w:rPr>
          <w:rFonts w:ascii="Times New Roman" w:hint="default"/>
        </w:rPr>
        <w:t xml:space="preserve"> .deb </w:t>
      </w:r>
      <w:r>
        <w:rPr>
          <w:rFonts w:ascii="Times New Roman"/>
        </w:rPr>
        <w:t xml:space="preserve">formatted </w:t>
      </w:r>
      <w:r w:rsidR="00554A68" w:rsidRPr="00C648B9">
        <w:rPr>
          <w:rFonts w:ascii="Times New Roman" w:hint="default"/>
        </w:rPr>
        <w:t>while StoreApp</w:t>
      </w:r>
      <w:r>
        <w:rPr>
          <w:rFonts w:ascii="Times New Roman"/>
        </w:rPr>
        <w:t>s</w:t>
      </w:r>
      <w:r w:rsidR="00554A68" w:rsidRPr="00C648B9">
        <w:rPr>
          <w:rFonts w:ascii="Times New Roman"/>
        </w:rPr>
        <w:t>’</w:t>
      </w:r>
      <w:r w:rsidR="00554A68" w:rsidRPr="00C648B9">
        <w:rPr>
          <w:rFonts w:ascii="Times New Roman" w:hint="default"/>
        </w:rPr>
        <w:t xml:space="preserve"> </w:t>
      </w:r>
      <w:r>
        <w:rPr>
          <w:rFonts w:ascii="Times New Roman"/>
        </w:rPr>
        <w:t xml:space="preserve">are </w:t>
      </w:r>
      <w:r w:rsidR="00554A68" w:rsidRPr="00C648B9">
        <w:rPr>
          <w:rFonts w:ascii="Times New Roman" w:hint="default"/>
        </w:rPr>
        <w:t xml:space="preserve">.ipa </w:t>
      </w:r>
      <w:r>
        <w:rPr>
          <w:rFonts w:ascii="Times New Roman"/>
        </w:rPr>
        <w:t>formatted</w:t>
      </w:r>
      <w:r w:rsidR="00554A68" w:rsidRPr="00C648B9">
        <w:rPr>
          <w:rFonts w:ascii="Times New Roman" w:hint="default"/>
        </w:rPr>
        <w:t>. .deb file</w:t>
      </w:r>
      <w:r>
        <w:rPr>
          <w:rFonts w:ascii="Times New Roman"/>
        </w:rPr>
        <w:t>s</w:t>
      </w:r>
      <w:r w:rsidR="00554A68" w:rsidRPr="00C648B9">
        <w:rPr>
          <w:rFonts w:ascii="Times New Roman" w:hint="default"/>
        </w:rPr>
        <w:t xml:space="preserve"> come from Debian, </w:t>
      </w:r>
      <w:r>
        <w:rPr>
          <w:rFonts w:ascii="Times New Roman"/>
        </w:rPr>
        <w:t xml:space="preserve">and are ported to iOS by </w:t>
      </w:r>
      <w:r w:rsidR="00554A68" w:rsidRPr="00C648B9">
        <w:rPr>
          <w:rFonts w:ascii="Times New Roman" w:hint="default"/>
        </w:rPr>
        <w:t>Cydia</w:t>
      </w:r>
      <w:r w:rsidR="00554A68" w:rsidRPr="00C648B9">
        <w:rPr>
          <w:rFonts w:ascii="Times New Roman"/>
        </w:rPr>
        <w:t>’</w:t>
      </w:r>
      <w:r w:rsidR="00554A68" w:rsidRPr="00C648B9">
        <w:rPr>
          <w:rFonts w:ascii="Times New Roman" w:hint="default"/>
        </w:rPr>
        <w:t xml:space="preserve">s author </w:t>
      </w:r>
      <w:r w:rsidR="00554A68">
        <w:rPr>
          <w:rFonts w:ascii="Times New Roman"/>
        </w:rPr>
        <w:t>saurik</w:t>
      </w:r>
      <w:r>
        <w:rPr>
          <w:rFonts w:ascii="Times New Roman"/>
        </w:rPr>
        <w:t>.</w:t>
      </w:r>
      <w:r w:rsidR="00554A68">
        <w:rPr>
          <w:rFonts w:ascii="Times New Roman"/>
        </w:rPr>
        <w:t xml:space="preserve"> Cydia </w:t>
      </w:r>
      <w:r>
        <w:rPr>
          <w:rFonts w:ascii="Times New Roman"/>
        </w:rPr>
        <w:t>A</w:t>
      </w:r>
      <w:r w:rsidR="00554A68">
        <w:rPr>
          <w:rFonts w:ascii="Times New Roman"/>
        </w:rPr>
        <w:t>pp</w:t>
      </w:r>
      <w:r>
        <w:rPr>
          <w:rFonts w:ascii="Times New Roman"/>
        </w:rPr>
        <w:t>s</w:t>
      </w:r>
      <w:r w:rsidR="00554A68" w:rsidRPr="00C648B9">
        <w:rPr>
          <w:rFonts w:ascii="Times New Roman" w:hint="default"/>
        </w:rPr>
        <w:t>’</w:t>
      </w:r>
      <w:r w:rsidR="00554A68">
        <w:rPr>
          <w:rFonts w:ascii="Times New Roman"/>
        </w:rPr>
        <w:t xml:space="preserve"> owner and </w:t>
      </w:r>
      <w:r w:rsidR="008652D9">
        <w:rPr>
          <w:rFonts w:ascii="Times New Roman"/>
        </w:rPr>
        <w:t>(</w:t>
      </w:r>
      <w:r>
        <w:rPr>
          <w:rFonts w:ascii="Times New Roman"/>
        </w:rPr>
        <w:t>owner</w:t>
      </w:r>
      <w:r w:rsidR="008652D9">
        <w:rPr>
          <w:rFonts w:ascii="Times New Roman"/>
        </w:rPr>
        <w:t>)</w:t>
      </w:r>
      <w:r>
        <w:rPr>
          <w:rFonts w:ascii="Times New Roman"/>
        </w:rPr>
        <w:t xml:space="preserve"> </w:t>
      </w:r>
      <w:r w:rsidR="00554A68">
        <w:rPr>
          <w:rFonts w:ascii="Times New Roman"/>
        </w:rPr>
        <w:t xml:space="preserve">group are usually root and admin, </w:t>
      </w:r>
      <w:r w:rsidR="00FC7558">
        <w:rPr>
          <w:rFonts w:ascii="Times New Roman"/>
        </w:rPr>
        <w:t xml:space="preserve">which enables them to </w:t>
      </w:r>
      <w:r w:rsidR="00554A68">
        <w:rPr>
          <w:rFonts w:ascii="Times New Roman"/>
        </w:rPr>
        <w:t xml:space="preserve">run as root. .ipa is </w:t>
      </w:r>
      <w:r w:rsidR="00FC7558">
        <w:rPr>
          <w:rFonts w:ascii="Times New Roman"/>
        </w:rPr>
        <w:t>the official App format</w:t>
      </w:r>
      <w:r w:rsidR="00554A68">
        <w:rPr>
          <w:rFonts w:ascii="Times New Roman"/>
        </w:rPr>
        <w:t xml:space="preserve">, </w:t>
      </w:r>
      <w:r w:rsidR="00FC7558">
        <w:rPr>
          <w:rFonts w:ascii="Times New Roman"/>
        </w:rPr>
        <w:t>whose</w:t>
      </w:r>
      <w:r w:rsidR="00554A68">
        <w:rPr>
          <w:rFonts w:ascii="Times New Roman"/>
        </w:rPr>
        <w:t xml:space="preserve"> owner and </w:t>
      </w:r>
      <w:r w:rsidR="008652D9">
        <w:rPr>
          <w:rFonts w:ascii="Times New Roman"/>
        </w:rPr>
        <w:t>(</w:t>
      </w:r>
      <w:r w:rsidR="00FC7558">
        <w:rPr>
          <w:rFonts w:ascii="Times New Roman"/>
        </w:rPr>
        <w:t>owner</w:t>
      </w:r>
      <w:r w:rsidR="008652D9">
        <w:rPr>
          <w:rFonts w:ascii="Times New Roman"/>
        </w:rPr>
        <w:t>)</w:t>
      </w:r>
      <w:r w:rsidR="00FC7558">
        <w:rPr>
          <w:rFonts w:ascii="Times New Roman"/>
        </w:rPr>
        <w:t xml:space="preserve"> </w:t>
      </w:r>
      <w:r w:rsidR="00554A68">
        <w:rPr>
          <w:rFonts w:ascii="Times New Roman"/>
        </w:rPr>
        <w:t>group are both mobile</w:t>
      </w:r>
      <w:r w:rsidR="00FC7558">
        <w:rPr>
          <w:rFonts w:ascii="Times New Roman"/>
        </w:rPr>
        <w:t xml:space="preserve">, which means they can only run </w:t>
      </w:r>
      <w:r w:rsidR="0018760B">
        <w:rPr>
          <w:rFonts w:ascii="Times New Roman"/>
        </w:rPr>
        <w:t>as</w:t>
      </w:r>
      <w:r w:rsidR="00FC7558">
        <w:rPr>
          <w:rFonts w:ascii="Times New Roman"/>
        </w:rPr>
        <w:t xml:space="preserve"> mobile</w:t>
      </w:r>
      <w:r w:rsidR="00554A68">
        <w:rPr>
          <w:rFonts w:ascii="Times New Roman"/>
        </w:rPr>
        <w:t>.</w:t>
      </w:r>
    </w:p>
    <w:p w14:paraId="01880715" w14:textId="77777777" w:rsidR="00C17150" w:rsidRPr="00C648B9" w:rsidRDefault="00554A68" w:rsidP="00C648B9">
      <w:pPr>
        <w:pStyle w:val="1"/>
        <w:numPr>
          <w:ilvl w:val="0"/>
          <w:numId w:val="47"/>
        </w:numPr>
        <w:tabs>
          <w:tab w:val="num" w:pos="900"/>
        </w:tabs>
        <w:ind w:left="900" w:hanging="480"/>
        <w:rPr>
          <w:rFonts w:ascii="Times New Roman" w:eastAsia="Times" w:hAnsi="Times New Roman" w:cs="Times" w:hint="default"/>
          <w:lang w:val="zh-TW" w:eastAsia="zh-TW"/>
        </w:rPr>
      </w:pPr>
      <w:r w:rsidRPr="00C648B9">
        <w:rPr>
          <w:rFonts w:ascii="Times New Roman" w:eastAsia="宋体" w:hAnsi="Times New Roman" w:cs="宋体" w:hint="default"/>
          <w:lang w:eastAsia="zh-TW"/>
        </w:rPr>
        <w:t>Sandbox</w:t>
      </w:r>
    </w:p>
    <w:p w14:paraId="2F8128AE" w14:textId="1465F500" w:rsidR="00C17150" w:rsidRPr="00C648B9" w:rsidRDefault="00913473">
      <w:pPr>
        <w:pStyle w:val="1"/>
        <w:rPr>
          <w:rFonts w:ascii="Times New Roman" w:hint="default"/>
        </w:rPr>
      </w:pPr>
      <w:r>
        <w:rPr>
          <w:rFonts w:ascii="Times New Roman"/>
        </w:rPr>
        <w:t>Broadly</w:t>
      </w:r>
      <w:r w:rsidRPr="00C648B9">
        <w:rPr>
          <w:rFonts w:ascii="Times New Roman" w:hint="default"/>
        </w:rPr>
        <w:t xml:space="preserve"> </w:t>
      </w:r>
      <w:r w:rsidR="00554A68" w:rsidRPr="00C648B9">
        <w:rPr>
          <w:rFonts w:ascii="Times New Roman" w:hint="default"/>
        </w:rPr>
        <w:t xml:space="preserve">speaking, sandbox is a kind of access </w:t>
      </w:r>
      <w:r w:rsidR="00071CE9">
        <w:rPr>
          <w:rFonts w:ascii="Times New Roman"/>
        </w:rPr>
        <w:t>restriction</w:t>
      </w:r>
      <w:r w:rsidR="00071CE9" w:rsidRPr="00C648B9">
        <w:rPr>
          <w:rFonts w:ascii="Times New Roman" w:hint="default"/>
        </w:rPr>
        <w:t xml:space="preserve"> </w:t>
      </w:r>
      <w:r w:rsidR="00554A68" w:rsidRPr="00C648B9">
        <w:rPr>
          <w:rFonts w:ascii="Times New Roman" w:hint="default"/>
        </w:rPr>
        <w:t>mechanism</w:t>
      </w:r>
      <w:r w:rsidR="00071CE9">
        <w:rPr>
          <w:rFonts w:ascii="Times New Roman"/>
        </w:rPr>
        <w:t>,</w:t>
      </w:r>
      <w:r w:rsidR="00554A68" w:rsidRPr="00C648B9">
        <w:rPr>
          <w:rFonts w:ascii="Times New Roman" w:hint="default"/>
        </w:rPr>
        <w:t xml:space="preserve"> </w:t>
      </w:r>
      <w:r w:rsidR="00071CE9">
        <w:rPr>
          <w:rFonts w:ascii="Times New Roman"/>
        </w:rPr>
        <w:t>w</w:t>
      </w:r>
      <w:r w:rsidR="00554A68" w:rsidRPr="00C648B9">
        <w:rPr>
          <w:rFonts w:ascii="Times New Roman" w:hint="default"/>
        </w:rPr>
        <w:t xml:space="preserve">e can </w:t>
      </w:r>
      <w:r w:rsidR="00071CE9">
        <w:rPr>
          <w:rFonts w:ascii="Times New Roman"/>
        </w:rPr>
        <w:t xml:space="preserve">see it </w:t>
      </w:r>
      <w:r w:rsidR="00554A68" w:rsidRPr="00C648B9">
        <w:rPr>
          <w:rFonts w:ascii="Times New Roman" w:hint="default"/>
        </w:rPr>
        <w:t xml:space="preserve">as a </w:t>
      </w:r>
      <w:r w:rsidR="00071CE9">
        <w:rPr>
          <w:rFonts w:ascii="Times New Roman"/>
        </w:rPr>
        <w:t>form</w:t>
      </w:r>
      <w:r w:rsidR="00071CE9" w:rsidRPr="00C648B9">
        <w:rPr>
          <w:rFonts w:ascii="Times New Roman" w:hint="default"/>
        </w:rPr>
        <w:t xml:space="preserve"> </w:t>
      </w:r>
      <w:r w:rsidR="00554A68" w:rsidRPr="00C648B9">
        <w:rPr>
          <w:rFonts w:ascii="Times New Roman" w:hint="default"/>
        </w:rPr>
        <w:t>of permission. Entitlement</w:t>
      </w:r>
      <w:r>
        <w:rPr>
          <w:rFonts w:ascii="Times New Roman"/>
        </w:rPr>
        <w:t xml:space="preserve">s </w:t>
      </w:r>
      <w:r w:rsidR="00554A68" w:rsidRPr="00C648B9">
        <w:rPr>
          <w:rFonts w:ascii="Times New Roman" w:hint="default"/>
        </w:rPr>
        <w:t xml:space="preserve">are also a part of sandbox. Sandbox is one of the core components </w:t>
      </w:r>
      <w:r>
        <w:rPr>
          <w:rFonts w:ascii="Times New Roman"/>
        </w:rPr>
        <w:t xml:space="preserve">of iOS security, which possesses a rather complicated </w:t>
      </w:r>
      <w:r w:rsidR="00554A68" w:rsidRPr="00C648B9">
        <w:rPr>
          <w:rFonts w:ascii="Times New Roman" w:hint="default"/>
        </w:rPr>
        <w:t>implementation</w:t>
      </w:r>
      <w:r>
        <w:rPr>
          <w:rFonts w:ascii="Times New Roman"/>
        </w:rPr>
        <w:t xml:space="preserve">, </w:t>
      </w:r>
      <w:r w:rsidR="00F46541">
        <w:rPr>
          <w:rFonts w:ascii="Times New Roman"/>
        </w:rPr>
        <w:t xml:space="preserve">and </w:t>
      </w:r>
      <w:r>
        <w:rPr>
          <w:rFonts w:ascii="Times New Roman"/>
        </w:rPr>
        <w:t>we</w:t>
      </w:r>
      <w:r>
        <w:rPr>
          <w:rFonts w:ascii="Times New Roman" w:hint="default"/>
        </w:rPr>
        <w:t>’</w:t>
      </w:r>
      <w:r>
        <w:rPr>
          <w:rFonts w:ascii="Times New Roman"/>
        </w:rPr>
        <w:t xml:space="preserve">re not going to discuss </w:t>
      </w:r>
      <w:r w:rsidR="00F46541">
        <w:rPr>
          <w:rFonts w:ascii="Times New Roman"/>
        </w:rPr>
        <w:t xml:space="preserve">it </w:t>
      </w:r>
      <w:r>
        <w:rPr>
          <w:rFonts w:ascii="Times New Roman"/>
        </w:rPr>
        <w:t xml:space="preserve">in details. Generally, </w:t>
      </w:r>
      <w:r w:rsidR="00554A68" w:rsidRPr="00C648B9">
        <w:rPr>
          <w:rFonts w:ascii="Times New Roman" w:hint="default"/>
        </w:rPr>
        <w:t xml:space="preserve">sandbox </w:t>
      </w:r>
      <w:r>
        <w:rPr>
          <w:rFonts w:ascii="Times New Roman"/>
        </w:rPr>
        <w:t>restricts</w:t>
      </w:r>
      <w:r w:rsidR="00554A68" w:rsidRPr="00C648B9">
        <w:rPr>
          <w:rFonts w:ascii="Times New Roman" w:hint="default"/>
        </w:rPr>
        <w:t xml:space="preserve"> </w:t>
      </w:r>
      <w:r>
        <w:rPr>
          <w:rFonts w:ascii="Times New Roman"/>
        </w:rPr>
        <w:t>an A</w:t>
      </w:r>
      <w:r w:rsidR="00554A68" w:rsidRPr="00C648B9">
        <w:rPr>
          <w:rFonts w:ascii="Times New Roman" w:hint="default"/>
        </w:rPr>
        <w:t>pp</w:t>
      </w:r>
      <w:r w:rsidR="00554A68" w:rsidRPr="00C648B9">
        <w:rPr>
          <w:rFonts w:ascii="Times New Roman"/>
        </w:rPr>
        <w:t>’</w:t>
      </w:r>
      <w:r w:rsidR="00554A68" w:rsidRPr="00C648B9">
        <w:rPr>
          <w:rFonts w:ascii="Times New Roman" w:hint="default"/>
        </w:rPr>
        <w:t xml:space="preserve">s file access </w:t>
      </w:r>
      <w:r>
        <w:rPr>
          <w:rFonts w:ascii="Times New Roman" w:hint="default"/>
        </w:rPr>
        <w:t>scope</w:t>
      </w:r>
      <w:r>
        <w:rPr>
          <w:rFonts w:ascii="Times New Roman"/>
        </w:rPr>
        <w:t xml:space="preserve"> inside the App itself</w:t>
      </w:r>
      <w:r w:rsidR="00F46541">
        <w:rPr>
          <w:rFonts w:ascii="Times New Roman"/>
        </w:rPr>
        <w:t>. M</w:t>
      </w:r>
      <w:r w:rsidR="00554A68" w:rsidRPr="00C648B9">
        <w:rPr>
          <w:rFonts w:ascii="Times New Roman" w:hint="default"/>
        </w:rPr>
        <w:t xml:space="preserve">ost </w:t>
      </w:r>
      <w:r>
        <w:rPr>
          <w:rFonts w:ascii="Times New Roman"/>
        </w:rPr>
        <w:t xml:space="preserve">of </w:t>
      </w:r>
      <w:r w:rsidR="00F46541">
        <w:rPr>
          <w:rFonts w:ascii="Times New Roman"/>
        </w:rPr>
        <w:t xml:space="preserve">the </w:t>
      </w:r>
      <w:r w:rsidR="00554A68" w:rsidRPr="00C648B9">
        <w:rPr>
          <w:rFonts w:ascii="Times New Roman" w:hint="default"/>
        </w:rPr>
        <w:t xml:space="preserve">time, an </w:t>
      </w:r>
      <w:r>
        <w:rPr>
          <w:rFonts w:ascii="Times New Roman"/>
        </w:rPr>
        <w:t>A</w:t>
      </w:r>
      <w:r w:rsidR="00554A68" w:rsidRPr="00C648B9">
        <w:rPr>
          <w:rFonts w:ascii="Times New Roman" w:hint="default"/>
        </w:rPr>
        <w:t xml:space="preserve">pp </w:t>
      </w:r>
      <w:r>
        <w:rPr>
          <w:rFonts w:ascii="Times New Roman"/>
        </w:rPr>
        <w:t>has no idea of the existence of other Apps</w:t>
      </w:r>
      <w:r w:rsidR="00554A68" w:rsidRPr="00C648B9">
        <w:rPr>
          <w:rFonts w:ascii="Times New Roman" w:hint="default"/>
        </w:rPr>
        <w:t xml:space="preserve">, </w:t>
      </w:r>
      <w:r>
        <w:rPr>
          <w:rFonts w:ascii="Times New Roman"/>
        </w:rPr>
        <w:t>not to mention</w:t>
      </w:r>
      <w:r w:rsidR="00554A68" w:rsidRPr="00C648B9">
        <w:rPr>
          <w:rFonts w:ascii="Times New Roman" w:hint="default"/>
        </w:rPr>
        <w:t xml:space="preserve"> access</w:t>
      </w:r>
      <w:r>
        <w:rPr>
          <w:rFonts w:ascii="Times New Roman"/>
        </w:rPr>
        <w:t>ing</w:t>
      </w:r>
      <w:r w:rsidR="00554A68" w:rsidRPr="00C648B9">
        <w:rPr>
          <w:rFonts w:ascii="Times New Roman" w:hint="default"/>
        </w:rPr>
        <w:t xml:space="preserve"> </w:t>
      </w:r>
      <w:r>
        <w:rPr>
          <w:rFonts w:ascii="Times New Roman"/>
        </w:rPr>
        <w:t>them.</w:t>
      </w:r>
      <w:r w:rsidR="00554A68" w:rsidRPr="00C648B9">
        <w:rPr>
          <w:rFonts w:ascii="Times New Roman" w:hint="default"/>
        </w:rPr>
        <w:t xml:space="preserve"> What</w:t>
      </w:r>
      <w:r w:rsidR="00554A68" w:rsidRPr="00C648B9">
        <w:rPr>
          <w:rFonts w:ascii="Times New Roman"/>
        </w:rPr>
        <w:t>’</w:t>
      </w:r>
      <w:r w:rsidR="00554A68" w:rsidRPr="00C648B9">
        <w:rPr>
          <w:rFonts w:ascii="Times New Roman" w:hint="default"/>
        </w:rPr>
        <w:t xml:space="preserve">s more, </w:t>
      </w:r>
      <w:r>
        <w:rPr>
          <w:rFonts w:ascii="Times New Roman"/>
        </w:rPr>
        <w:t>sandbox restricts an App</w:t>
      </w:r>
      <w:r>
        <w:rPr>
          <w:rFonts w:ascii="Times New Roman" w:hint="default"/>
        </w:rPr>
        <w:t>’</w:t>
      </w:r>
      <w:r>
        <w:rPr>
          <w:rFonts w:ascii="Times New Roman"/>
        </w:rPr>
        <w:t xml:space="preserve">s function. For example, </w:t>
      </w:r>
      <w:r w:rsidR="00554A68" w:rsidRPr="00C648B9">
        <w:rPr>
          <w:rFonts w:ascii="Times New Roman" w:hint="default"/>
        </w:rPr>
        <w:t xml:space="preserve">an </w:t>
      </w:r>
      <w:r>
        <w:rPr>
          <w:rFonts w:ascii="Times New Roman"/>
        </w:rPr>
        <w:t>A</w:t>
      </w:r>
      <w:r w:rsidR="00554A68" w:rsidRPr="00C648B9">
        <w:rPr>
          <w:rFonts w:ascii="Times New Roman" w:hint="default"/>
        </w:rPr>
        <w:t xml:space="preserve">pp </w:t>
      </w:r>
      <w:r>
        <w:rPr>
          <w:rFonts w:ascii="Times New Roman"/>
        </w:rPr>
        <w:t>has to ask for sandbox</w:t>
      </w:r>
      <w:r>
        <w:rPr>
          <w:rFonts w:ascii="Times New Roman" w:hint="default"/>
        </w:rPr>
        <w:t>’</w:t>
      </w:r>
      <w:r>
        <w:rPr>
          <w:rFonts w:ascii="Times New Roman"/>
        </w:rPr>
        <w:t xml:space="preserve">s permission to </w:t>
      </w:r>
      <w:r w:rsidR="00181D18">
        <w:rPr>
          <w:rFonts w:ascii="Times New Roman"/>
        </w:rPr>
        <w:t>take</w:t>
      </w:r>
      <w:r w:rsidR="00554A68" w:rsidRPr="00C648B9">
        <w:rPr>
          <w:rFonts w:ascii="Times New Roman" w:hint="default"/>
        </w:rPr>
        <w:t xml:space="preserve"> iCloud related operation</w:t>
      </w:r>
      <w:r w:rsidR="00181D18">
        <w:rPr>
          <w:rFonts w:ascii="Times New Roman"/>
        </w:rPr>
        <w:t>s</w:t>
      </w:r>
      <w:r w:rsidR="00554A68" w:rsidRPr="00C648B9">
        <w:rPr>
          <w:rFonts w:ascii="Times New Roman" w:hint="default"/>
        </w:rPr>
        <w:t xml:space="preserve">. </w:t>
      </w:r>
    </w:p>
    <w:p w14:paraId="1030D670" w14:textId="6939361E" w:rsidR="00C17150" w:rsidRPr="00C648B9" w:rsidRDefault="00F46541">
      <w:pPr>
        <w:pStyle w:val="1"/>
        <w:rPr>
          <w:rFonts w:ascii="Times New Roman" w:hint="default"/>
        </w:rPr>
      </w:pPr>
      <w:r>
        <w:rPr>
          <w:rFonts w:ascii="Times New Roman"/>
        </w:rPr>
        <w:t>Sandbox is not suitable to be beginners</w:t>
      </w:r>
      <w:r>
        <w:rPr>
          <w:rFonts w:ascii="Times New Roman" w:hint="default"/>
        </w:rPr>
        <w:t>’</w:t>
      </w:r>
      <w:r>
        <w:rPr>
          <w:rFonts w:ascii="Times New Roman"/>
        </w:rPr>
        <w:t xml:space="preserve"> target</w:t>
      </w:r>
      <w:r w:rsidR="00554A68" w:rsidRPr="00C648B9">
        <w:rPr>
          <w:rFonts w:ascii="Times New Roman" w:hint="default"/>
        </w:rPr>
        <w:t xml:space="preserve">, </w:t>
      </w:r>
      <w:r>
        <w:rPr>
          <w:rFonts w:ascii="Times New Roman"/>
        </w:rPr>
        <w:t>it</w:t>
      </w:r>
      <w:r>
        <w:rPr>
          <w:rFonts w:ascii="Times New Roman" w:hint="default"/>
        </w:rPr>
        <w:t>’</w:t>
      </w:r>
      <w:r w:rsidR="002E39B1">
        <w:rPr>
          <w:rFonts w:ascii="Times New Roman"/>
        </w:rPr>
        <w:t>d</w:t>
      </w:r>
      <w:r>
        <w:rPr>
          <w:rFonts w:ascii="Times New Roman"/>
        </w:rPr>
        <w:t xml:space="preserve"> </w:t>
      </w:r>
      <w:r w:rsidR="002E39B1">
        <w:rPr>
          <w:rFonts w:ascii="Times New Roman"/>
        </w:rPr>
        <w:t xml:space="preserve">be </w:t>
      </w:r>
      <w:r>
        <w:rPr>
          <w:rFonts w:ascii="Times New Roman"/>
        </w:rPr>
        <w:t>enough for us to know its existence.</w:t>
      </w:r>
      <w:r w:rsidR="00554A68" w:rsidRPr="00C648B9">
        <w:rPr>
          <w:rFonts w:ascii="Times New Roman" w:hint="default"/>
        </w:rPr>
        <w:t xml:space="preserve"> </w:t>
      </w:r>
      <w:r>
        <w:rPr>
          <w:rFonts w:ascii="Times New Roman"/>
        </w:rPr>
        <w:t xml:space="preserve">In </w:t>
      </w:r>
      <w:r w:rsidR="006823A7" w:rsidRPr="00C648B9">
        <w:rPr>
          <w:rFonts w:ascii="Times New Roman" w:hint="default"/>
        </w:rPr>
        <w:t>iOS</w:t>
      </w:r>
      <w:r w:rsidR="00554A68" w:rsidRPr="00C648B9">
        <w:rPr>
          <w:rFonts w:ascii="Times New Roman" w:hint="default"/>
        </w:rPr>
        <w:t xml:space="preserve"> reverse engineering, jailbreak has already removed most security </w:t>
      </w:r>
      <w:r>
        <w:rPr>
          <w:rFonts w:ascii="Times New Roman"/>
        </w:rPr>
        <w:t>protections</w:t>
      </w:r>
      <w:r w:rsidRPr="00C648B9">
        <w:rPr>
          <w:rFonts w:ascii="Times New Roman" w:hint="default"/>
        </w:rPr>
        <w:t xml:space="preserve"> </w:t>
      </w:r>
      <w:r w:rsidR="00554A68" w:rsidRPr="00C648B9">
        <w:rPr>
          <w:rFonts w:ascii="Times New Roman" w:hint="default"/>
        </w:rPr>
        <w:t xml:space="preserve">of iOS, and </w:t>
      </w:r>
      <w:ins w:id="5" w:author="Yinglu Zou" w:date="2015-02-17T14:12:00Z">
        <w:r w:rsidR="003C1953">
          <w:rPr>
            <w:rFonts w:ascii="Times New Roman"/>
          </w:rPr>
          <w:t>reduced</w:t>
        </w:r>
        <w:r w:rsidR="003C1953" w:rsidRPr="00C648B9">
          <w:rPr>
            <w:rFonts w:ascii="Times New Roman" w:hint="default"/>
          </w:rPr>
          <w:t xml:space="preserve"> </w:t>
        </w:r>
      </w:ins>
      <w:r w:rsidR="00554A68" w:rsidRPr="00C648B9">
        <w:rPr>
          <w:rFonts w:ascii="Times New Roman" w:hint="default"/>
        </w:rPr>
        <w:t>sandbox</w:t>
      </w:r>
      <w:ins w:id="6" w:author="Yinglu Zou" w:date="2015-02-17T14:12:00Z">
        <w:r w:rsidR="003C1953">
          <w:rPr>
            <w:rFonts w:ascii="Times New Roman" w:hint="default"/>
          </w:rPr>
          <w:t>’</w:t>
        </w:r>
        <w:r w:rsidR="003C1953">
          <w:rPr>
            <w:rFonts w:ascii="Times New Roman"/>
          </w:rPr>
          <w:t>s constraints</w:t>
        </w:r>
      </w:ins>
      <w:r w:rsidR="00554A68" w:rsidRPr="00C648B9">
        <w:rPr>
          <w:rFonts w:ascii="Times New Roman" w:hint="default"/>
        </w:rPr>
        <w:t xml:space="preserve"> in some degree, so we are likely to ignore the existence of sandbox, </w:t>
      </w:r>
      <w:r>
        <w:rPr>
          <w:rFonts w:ascii="Times New Roman"/>
        </w:rPr>
        <w:t>hence leading to</w:t>
      </w:r>
      <w:r w:rsidRPr="00C648B9">
        <w:rPr>
          <w:rFonts w:ascii="Times New Roman" w:hint="default"/>
        </w:rPr>
        <w:t xml:space="preserve"> </w:t>
      </w:r>
      <w:r>
        <w:rPr>
          <w:rFonts w:ascii="Times New Roman"/>
        </w:rPr>
        <w:t xml:space="preserve">some strange </w:t>
      </w:r>
      <w:r w:rsidRPr="00F46541">
        <w:rPr>
          <w:rFonts w:ascii="Times New Roman"/>
        </w:rPr>
        <w:t>phenomena</w:t>
      </w:r>
      <w:r w:rsidR="002E39B1">
        <w:rPr>
          <w:rFonts w:ascii="Times New Roman"/>
        </w:rPr>
        <w:t xml:space="preserve"> such as</w:t>
      </w:r>
      <w:r w:rsidR="00554A68" w:rsidRPr="00C648B9">
        <w:rPr>
          <w:rFonts w:ascii="Times New Roman" w:hint="default"/>
        </w:rPr>
        <w:t xml:space="preserve"> </w:t>
      </w:r>
      <w:r>
        <w:rPr>
          <w:rFonts w:ascii="Times New Roman"/>
        </w:rPr>
        <w:t xml:space="preserve">a </w:t>
      </w:r>
      <w:r w:rsidR="00554A68" w:rsidRPr="00C648B9">
        <w:rPr>
          <w:rFonts w:ascii="Times New Roman" w:hint="default"/>
        </w:rPr>
        <w:t xml:space="preserve">tweak cannot write </w:t>
      </w:r>
      <w:r>
        <w:rPr>
          <w:rFonts w:ascii="Times New Roman"/>
        </w:rPr>
        <w:t xml:space="preserve">to </w:t>
      </w:r>
      <w:r w:rsidR="0096655E">
        <w:rPr>
          <w:rFonts w:ascii="Times New Roman"/>
        </w:rPr>
        <w:t xml:space="preserve">a </w:t>
      </w:r>
      <w:r w:rsidR="00554A68" w:rsidRPr="00C648B9">
        <w:rPr>
          <w:rFonts w:ascii="Times New Roman" w:hint="default"/>
        </w:rPr>
        <w:t xml:space="preserve">file, </w:t>
      </w:r>
      <w:r>
        <w:rPr>
          <w:rFonts w:ascii="Times New Roman"/>
        </w:rPr>
        <w:t xml:space="preserve">or </w:t>
      </w:r>
      <w:r w:rsidR="00554A68" w:rsidRPr="00C648B9">
        <w:rPr>
          <w:rFonts w:ascii="Times New Roman" w:hint="default"/>
        </w:rPr>
        <w:t>call</w:t>
      </w:r>
      <w:r>
        <w:rPr>
          <w:rFonts w:ascii="Times New Roman"/>
        </w:rPr>
        <w:t>s</w:t>
      </w:r>
      <w:r w:rsidR="00554A68" w:rsidRPr="00C648B9">
        <w:rPr>
          <w:rFonts w:ascii="Times New Roman" w:hint="default"/>
        </w:rPr>
        <w:t xml:space="preserve"> </w:t>
      </w:r>
      <w:r>
        <w:rPr>
          <w:rFonts w:ascii="Times New Roman"/>
        </w:rPr>
        <w:t xml:space="preserve">a </w:t>
      </w:r>
      <w:r w:rsidR="00554A68" w:rsidRPr="00C648B9">
        <w:rPr>
          <w:rFonts w:ascii="Times New Roman" w:hint="default"/>
        </w:rPr>
        <w:t>function but it</w:t>
      </w:r>
      <w:r>
        <w:rPr>
          <w:rFonts w:ascii="Times New Roman" w:hint="default"/>
        </w:rPr>
        <w:t>’</w:t>
      </w:r>
      <w:r>
        <w:rPr>
          <w:rFonts w:ascii="Times New Roman"/>
        </w:rPr>
        <w:t>s</w:t>
      </w:r>
      <w:r w:rsidR="00554A68" w:rsidRPr="00C648B9">
        <w:rPr>
          <w:rFonts w:ascii="Times New Roman" w:hint="default"/>
        </w:rPr>
        <w:t xml:space="preserve"> </w:t>
      </w:r>
      <w:r>
        <w:rPr>
          <w:rFonts w:ascii="Times New Roman"/>
        </w:rPr>
        <w:t>not functioning as expected</w:t>
      </w:r>
      <w:r w:rsidR="00554A68" w:rsidRPr="00C648B9">
        <w:rPr>
          <w:rFonts w:ascii="Times New Roman" w:hint="default"/>
        </w:rPr>
        <w:t xml:space="preserve">. If you </w:t>
      </w:r>
      <w:r>
        <w:rPr>
          <w:rFonts w:ascii="Times New Roman"/>
        </w:rPr>
        <w:t>can make</w:t>
      </w:r>
      <w:r w:rsidRPr="00C648B9">
        <w:rPr>
          <w:rFonts w:ascii="Times New Roman" w:hint="default"/>
        </w:rPr>
        <w:t xml:space="preserve"> </w:t>
      </w:r>
      <w:r w:rsidR="00554A68" w:rsidRPr="00C648B9">
        <w:rPr>
          <w:rFonts w:ascii="Times New Roman" w:hint="default"/>
        </w:rPr>
        <w:t>sure your code</w:t>
      </w:r>
      <w:r>
        <w:rPr>
          <w:rFonts w:ascii="Times New Roman"/>
        </w:rPr>
        <w:t xml:space="preserve"> is 100% correct</w:t>
      </w:r>
      <w:r w:rsidR="00554A68" w:rsidRPr="00C648B9">
        <w:rPr>
          <w:rFonts w:ascii="Times New Roman" w:hint="default"/>
        </w:rPr>
        <w:t>, the</w:t>
      </w:r>
      <w:r>
        <w:rPr>
          <w:rFonts w:ascii="Times New Roman"/>
        </w:rPr>
        <w:t>n</w:t>
      </w:r>
      <w:r w:rsidR="00554A68" w:rsidRPr="00C648B9">
        <w:rPr>
          <w:rFonts w:ascii="Times New Roman" w:hint="default"/>
        </w:rPr>
        <w:t xml:space="preserve"> you </w:t>
      </w:r>
      <w:r>
        <w:rPr>
          <w:rFonts w:ascii="Times New Roman"/>
        </w:rPr>
        <w:t>should re</w:t>
      </w:r>
      <w:r w:rsidR="00554A68" w:rsidRPr="00C648B9">
        <w:rPr>
          <w:rFonts w:ascii="Times New Roman" w:hint="default"/>
        </w:rPr>
        <w:t xml:space="preserve">check </w:t>
      </w:r>
      <w:r>
        <w:rPr>
          <w:rFonts w:ascii="Times New Roman"/>
        </w:rPr>
        <w:t xml:space="preserve">if the problem is </w:t>
      </w:r>
      <w:r>
        <w:rPr>
          <w:rFonts w:ascii="Times New Roman" w:hint="default"/>
        </w:rPr>
        <w:t>because</w:t>
      </w:r>
      <w:r>
        <w:rPr>
          <w:rFonts w:ascii="Times New Roman"/>
        </w:rPr>
        <w:t xml:space="preserve"> of your misunderstanding of </w:t>
      </w:r>
      <w:r w:rsidR="00554A68" w:rsidRPr="00C648B9">
        <w:rPr>
          <w:rFonts w:ascii="Times New Roman" w:hint="default"/>
        </w:rPr>
        <w:t>tweak</w:t>
      </w:r>
      <w:r w:rsidR="00554A68" w:rsidRPr="00C648B9">
        <w:rPr>
          <w:rFonts w:ascii="Times New Roman"/>
        </w:rPr>
        <w:t>’</w:t>
      </w:r>
      <w:r>
        <w:rPr>
          <w:rFonts w:ascii="Times New Roman"/>
        </w:rPr>
        <w:t xml:space="preserve">s </w:t>
      </w:r>
      <w:r w:rsidR="00554A68" w:rsidRPr="00C648B9">
        <w:rPr>
          <w:rFonts w:ascii="Times New Roman" w:hint="default"/>
        </w:rPr>
        <w:t xml:space="preserve">permission </w:t>
      </w:r>
      <w:r>
        <w:rPr>
          <w:rFonts w:ascii="Times New Roman"/>
        </w:rPr>
        <w:t>or</w:t>
      </w:r>
      <w:r w:rsidR="00554A68" w:rsidRPr="00C648B9">
        <w:rPr>
          <w:rFonts w:ascii="Times New Roman" w:hint="default"/>
        </w:rPr>
        <w:t xml:space="preserve"> sandbox</w:t>
      </w:r>
      <w:r>
        <w:rPr>
          <w:rFonts w:ascii="Times New Roman"/>
        </w:rPr>
        <w:t xml:space="preserve"> issues</w:t>
      </w:r>
      <w:r w:rsidR="00554A68" w:rsidRPr="00C648B9">
        <w:rPr>
          <w:rFonts w:ascii="Times New Roman" w:hint="default"/>
        </w:rPr>
        <w:t>.</w:t>
      </w:r>
      <w:r>
        <w:rPr>
          <w:rFonts w:ascii="Times New Roman"/>
        </w:rPr>
        <w:t xml:space="preserve"> </w:t>
      </w:r>
      <w:r w:rsidR="00554A68" w:rsidRPr="00C648B9">
        <w:rPr>
          <w:rFonts w:ascii="Times New Roman" w:hint="default"/>
        </w:rPr>
        <w:t xml:space="preserve">Concepts about </w:t>
      </w:r>
      <w:r>
        <w:rPr>
          <w:rFonts w:ascii="Times New Roman"/>
        </w:rPr>
        <w:t>A</w:t>
      </w:r>
      <w:r w:rsidR="00554A68" w:rsidRPr="00C648B9">
        <w:rPr>
          <w:rFonts w:ascii="Times New Roman" w:hint="default"/>
        </w:rPr>
        <w:t>pp</w:t>
      </w:r>
      <w:r>
        <w:rPr>
          <w:rFonts w:ascii="Times New Roman"/>
        </w:rPr>
        <w:t>s</w:t>
      </w:r>
      <w:r w:rsidR="00554A68" w:rsidRPr="00C648B9">
        <w:rPr>
          <w:rFonts w:ascii="Times New Roman" w:hint="default"/>
        </w:rPr>
        <w:t xml:space="preserve"> cannot be fully described in this book, </w:t>
      </w:r>
      <w:r w:rsidR="002E39B1">
        <w:rPr>
          <w:rFonts w:ascii="Times New Roman"/>
        </w:rPr>
        <w:t xml:space="preserve">so </w:t>
      </w:r>
      <w:r w:rsidR="00554A68" w:rsidRPr="00C648B9">
        <w:rPr>
          <w:rFonts w:ascii="Times New Roman" w:hint="default"/>
        </w:rPr>
        <w:t xml:space="preserve">if you have </w:t>
      </w:r>
      <w:r w:rsidR="002E39B1">
        <w:rPr>
          <w:rFonts w:ascii="Times New Roman"/>
        </w:rPr>
        <w:t xml:space="preserve">any </w:t>
      </w:r>
      <w:r w:rsidR="00554A68" w:rsidRPr="00C648B9">
        <w:rPr>
          <w:rFonts w:ascii="Times New Roman" w:hint="default"/>
        </w:rPr>
        <w:t xml:space="preserve">questions, </w:t>
      </w:r>
      <w:r w:rsidR="002E39B1">
        <w:rPr>
          <w:rFonts w:ascii="Times New Roman"/>
        </w:rPr>
        <w:t>feel free to raise it on</w:t>
      </w:r>
      <w:r w:rsidR="00554A68" w:rsidRPr="00C648B9">
        <w:rPr>
          <w:rFonts w:ascii="Times New Roman" w:hint="default"/>
        </w:rPr>
        <w:t xml:space="preserve"> </w:t>
      </w:r>
      <w:hyperlink r:id="rId22" w:history="1">
        <w:r w:rsidR="00554A68" w:rsidRPr="00DF088A">
          <w:rPr>
            <w:rFonts w:ascii="Times New Roman" w:hint="default"/>
          </w:rPr>
          <w:t>http://bbs.iosre.com</w:t>
        </w:r>
      </w:hyperlink>
      <w:r w:rsidR="00554A68" w:rsidRPr="00C648B9">
        <w:rPr>
          <w:rFonts w:ascii="Times New Roman" w:hint="default"/>
        </w:rPr>
        <w:t>.</w:t>
      </w:r>
    </w:p>
    <w:p w14:paraId="43593100" w14:textId="77777777" w:rsidR="00C17150" w:rsidRDefault="00554A68">
      <w:pPr>
        <w:pStyle w:val="Heading3"/>
        <w:ind w:firstLine="0"/>
        <w:rPr>
          <w:lang w:eastAsia="zh-TW"/>
        </w:rPr>
      </w:pPr>
      <w:r>
        <w:rPr>
          <w:lang w:eastAsia="zh-TW"/>
        </w:rPr>
        <w:t>2.2.2 Dynamic Library</w:t>
      </w:r>
    </w:p>
    <w:p w14:paraId="1E932B2E" w14:textId="37F12000" w:rsidR="00C17150" w:rsidRPr="00C648B9" w:rsidRDefault="00554A68">
      <w:pPr>
        <w:pStyle w:val="1"/>
        <w:rPr>
          <w:rFonts w:ascii="Times New Roman" w:hint="default"/>
        </w:rPr>
      </w:pPr>
      <w:r w:rsidRPr="00C648B9">
        <w:rPr>
          <w:rFonts w:ascii="Times New Roman" w:hint="default"/>
        </w:rPr>
        <w:t xml:space="preserve">Most </w:t>
      </w:r>
      <w:r w:rsidR="00515F58">
        <w:rPr>
          <w:rFonts w:ascii="Times New Roman"/>
        </w:rPr>
        <w:t>of our</w:t>
      </w:r>
      <w:r w:rsidR="00B43AF7" w:rsidRPr="00C648B9">
        <w:rPr>
          <w:rFonts w:ascii="Times New Roman" w:hint="default"/>
        </w:rPr>
        <w:t xml:space="preserve"> </w:t>
      </w:r>
      <w:r w:rsidRPr="00C648B9">
        <w:rPr>
          <w:rFonts w:ascii="Times New Roman" w:hint="default"/>
        </w:rPr>
        <w:t>developers</w:t>
      </w:r>
      <w:r w:rsidR="00B43AF7">
        <w:rPr>
          <w:rFonts w:ascii="Times New Roman" w:hint="default"/>
        </w:rPr>
        <w:t>’</w:t>
      </w:r>
      <w:r w:rsidR="00B43AF7">
        <w:rPr>
          <w:rFonts w:ascii="Times New Roman"/>
        </w:rPr>
        <w:t xml:space="preserve"> daily work</w:t>
      </w:r>
      <w:r w:rsidRPr="00C648B9">
        <w:rPr>
          <w:rFonts w:ascii="Times New Roman" w:hint="default"/>
        </w:rPr>
        <w:t xml:space="preserve"> </w:t>
      </w:r>
      <w:r w:rsidR="00B43AF7">
        <w:rPr>
          <w:rFonts w:ascii="Times New Roman"/>
        </w:rPr>
        <w:t xml:space="preserve">is </w:t>
      </w:r>
      <w:r w:rsidRPr="00C648B9">
        <w:rPr>
          <w:rFonts w:ascii="Times New Roman" w:hint="default"/>
        </w:rPr>
        <w:t>writ</w:t>
      </w:r>
      <w:r w:rsidR="00B43AF7">
        <w:rPr>
          <w:rFonts w:ascii="Times New Roman"/>
        </w:rPr>
        <w:t>ing</w:t>
      </w:r>
      <w:r w:rsidRPr="00C648B9">
        <w:rPr>
          <w:rFonts w:ascii="Times New Roman" w:hint="default"/>
        </w:rPr>
        <w:t xml:space="preserve"> </w:t>
      </w:r>
      <w:r w:rsidR="00B43AF7">
        <w:rPr>
          <w:rFonts w:ascii="Times New Roman"/>
        </w:rPr>
        <w:t>A</w:t>
      </w:r>
      <w:r w:rsidRPr="00C648B9">
        <w:rPr>
          <w:rFonts w:ascii="Times New Roman" w:hint="default"/>
        </w:rPr>
        <w:t xml:space="preserve">pps, and I guess just a few </w:t>
      </w:r>
      <w:r w:rsidR="00B43AF7">
        <w:rPr>
          <w:rFonts w:ascii="Times New Roman"/>
        </w:rPr>
        <w:t>of you</w:t>
      </w:r>
      <w:r w:rsidRPr="00C648B9">
        <w:rPr>
          <w:rFonts w:ascii="Times New Roman" w:hint="default"/>
        </w:rPr>
        <w:t xml:space="preserve"> </w:t>
      </w:r>
      <w:r w:rsidR="00B43AF7">
        <w:rPr>
          <w:rFonts w:ascii="Times New Roman"/>
        </w:rPr>
        <w:t>h</w:t>
      </w:r>
      <w:r w:rsidRPr="00C648B9">
        <w:rPr>
          <w:rFonts w:ascii="Times New Roman" w:hint="default"/>
        </w:rPr>
        <w:t>ave e</w:t>
      </w:r>
      <w:r w:rsidR="00B43AF7">
        <w:rPr>
          <w:rFonts w:ascii="Times New Roman"/>
        </w:rPr>
        <w:t>ver</w:t>
      </w:r>
      <w:r w:rsidRPr="00C648B9">
        <w:rPr>
          <w:rFonts w:ascii="Times New Roman" w:hint="default"/>
        </w:rPr>
        <w:t xml:space="preserve"> </w:t>
      </w:r>
      <w:r w:rsidR="00B43AF7">
        <w:rPr>
          <w:rFonts w:ascii="Times New Roman"/>
        </w:rPr>
        <w:t>w</w:t>
      </w:r>
      <w:r w:rsidRPr="00C648B9">
        <w:rPr>
          <w:rFonts w:ascii="Times New Roman" w:hint="default"/>
        </w:rPr>
        <w:t>rit</w:t>
      </w:r>
      <w:r w:rsidR="00B43AF7">
        <w:rPr>
          <w:rFonts w:ascii="Times New Roman"/>
        </w:rPr>
        <w:t>ten</w:t>
      </w:r>
      <w:r w:rsidRPr="00C648B9">
        <w:rPr>
          <w:rFonts w:ascii="Times New Roman" w:hint="default"/>
        </w:rPr>
        <w:t xml:space="preserve"> dylibs, so the concept of dylib is </w:t>
      </w:r>
      <w:r w:rsidR="00B43AF7">
        <w:rPr>
          <w:rFonts w:ascii="Times New Roman"/>
        </w:rPr>
        <w:t>strange</w:t>
      </w:r>
      <w:r w:rsidR="00B43AF7" w:rsidRPr="00C648B9">
        <w:rPr>
          <w:rFonts w:ascii="Times New Roman" w:hint="default"/>
        </w:rPr>
        <w:t xml:space="preserve"> </w:t>
      </w:r>
      <w:r w:rsidRPr="00C648B9">
        <w:rPr>
          <w:rFonts w:ascii="Times New Roman" w:hint="default"/>
        </w:rPr>
        <w:t xml:space="preserve">to most of you. </w:t>
      </w:r>
      <w:r w:rsidR="00B43AF7">
        <w:rPr>
          <w:rFonts w:ascii="Times New Roman"/>
        </w:rPr>
        <w:t>In fact</w:t>
      </w:r>
      <w:r w:rsidRPr="00C648B9">
        <w:rPr>
          <w:rFonts w:ascii="Times New Roman" w:hint="default"/>
        </w:rPr>
        <w:t xml:space="preserve">, </w:t>
      </w:r>
      <w:r w:rsidR="00B43AF7">
        <w:rPr>
          <w:rFonts w:ascii="Times New Roman"/>
        </w:rPr>
        <w:t>you</w:t>
      </w:r>
      <w:r w:rsidR="00B43AF7">
        <w:rPr>
          <w:rFonts w:ascii="Times New Roman" w:hint="default"/>
        </w:rPr>
        <w:t>’</w:t>
      </w:r>
      <w:r w:rsidR="00B43AF7">
        <w:rPr>
          <w:rFonts w:ascii="Times New Roman"/>
        </w:rPr>
        <w:t xml:space="preserve">re dealing with dylibs a lot: </w:t>
      </w:r>
      <w:r w:rsidRPr="00C648B9">
        <w:rPr>
          <w:rFonts w:ascii="Times New Roman" w:hint="default"/>
        </w:rPr>
        <w:t>the frameworks and</w:t>
      </w:r>
      <w:r w:rsidR="00B43AF7">
        <w:rPr>
          <w:rFonts w:ascii="Times New Roman"/>
        </w:rPr>
        <w:t xml:space="preserve"> </w:t>
      </w:r>
      <w:r w:rsidRPr="00C648B9">
        <w:rPr>
          <w:rFonts w:ascii="Times New Roman" w:hint="default"/>
        </w:rPr>
        <w:t xml:space="preserve">lib files we </w:t>
      </w:r>
      <w:r w:rsidR="00B43AF7">
        <w:rPr>
          <w:rFonts w:ascii="Times New Roman"/>
        </w:rPr>
        <w:t xml:space="preserve">import in Xcode </w:t>
      </w:r>
      <w:r w:rsidRPr="00C648B9">
        <w:rPr>
          <w:rFonts w:ascii="Times New Roman" w:hint="default"/>
        </w:rPr>
        <w:t>are all dylib</w:t>
      </w:r>
      <w:r w:rsidR="00B43AF7">
        <w:rPr>
          <w:rFonts w:ascii="Times New Roman"/>
        </w:rPr>
        <w:t>s</w:t>
      </w:r>
      <w:r w:rsidRPr="00C648B9">
        <w:rPr>
          <w:rFonts w:ascii="Times New Roman" w:hint="default"/>
        </w:rPr>
        <w:t>. We can verify th</w:t>
      </w:r>
      <w:r w:rsidR="00B43AF7">
        <w:rPr>
          <w:rFonts w:ascii="Times New Roman"/>
        </w:rPr>
        <w:t>is</w:t>
      </w:r>
      <w:r w:rsidRPr="00C648B9">
        <w:rPr>
          <w:rFonts w:ascii="Times New Roman" w:hint="default"/>
        </w:rPr>
        <w:t xml:space="preserve"> with </w:t>
      </w:r>
      <w:r w:rsidRPr="00C648B9">
        <w:rPr>
          <w:rFonts w:ascii="Times New Roman"/>
        </w:rPr>
        <w:t>‘</w:t>
      </w:r>
      <w:r w:rsidRPr="00C648B9">
        <w:rPr>
          <w:rFonts w:ascii="Times New Roman" w:hint="default"/>
        </w:rPr>
        <w:t>file</w:t>
      </w:r>
      <w:r w:rsidRPr="00C648B9">
        <w:rPr>
          <w:rFonts w:ascii="Times New Roman"/>
        </w:rPr>
        <w:t>’</w:t>
      </w:r>
      <w:r w:rsidRPr="00C648B9">
        <w:rPr>
          <w:rFonts w:ascii="Times New Roman" w:hint="default"/>
        </w:rPr>
        <w:t xml:space="preserve"> command</w:t>
      </w:r>
      <w:r w:rsidR="00B43AF7">
        <w:rPr>
          <w:rFonts w:ascii="Times New Roman"/>
        </w:rPr>
        <w:t>:</w:t>
      </w:r>
    </w:p>
    <w:p w14:paraId="0EEC3B16"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file /Users/snakeninny/Code/iOSSystemBinaries/8.1.1_iPhone5/System/Library/Frameworks/UIKit.framework/UIKit </w:t>
      </w:r>
    </w:p>
    <w:p w14:paraId="17A37763"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/Users/snakeninny/Code/iOSSystemBinaries/8.1.1_iPhone5/System/Library/Frameworks/UIKit.framework/UIKit: Mach-O dynamically linked shared library arm</w:t>
      </w:r>
    </w:p>
    <w:p w14:paraId="13F81A16" w14:textId="38F58DA3" w:rsidR="00C17150" w:rsidRPr="00C648B9" w:rsidRDefault="00554A68">
      <w:pPr>
        <w:pStyle w:val="1"/>
        <w:rPr>
          <w:rFonts w:ascii="Times New Roman" w:hint="default"/>
        </w:rPr>
      </w:pPr>
      <w:r w:rsidRPr="00C648B9">
        <w:rPr>
          <w:rFonts w:ascii="Times New Roman" w:hint="default"/>
        </w:rPr>
        <w:t>If we shift our attention to jailbr</w:t>
      </w:r>
      <w:r w:rsidR="00B43AF7">
        <w:rPr>
          <w:rFonts w:ascii="Times New Roman"/>
        </w:rPr>
        <w:t>o</w:t>
      </w:r>
      <w:r w:rsidRPr="00C648B9">
        <w:rPr>
          <w:rFonts w:ascii="Times New Roman" w:hint="default"/>
        </w:rPr>
        <w:t>k</w:t>
      </w:r>
      <w:r w:rsidR="00B43AF7">
        <w:rPr>
          <w:rFonts w:ascii="Times New Roman"/>
        </w:rPr>
        <w:t>en</w:t>
      </w:r>
      <w:r w:rsidRPr="00C648B9">
        <w:rPr>
          <w:rFonts w:ascii="Times New Roman" w:hint="default"/>
        </w:rPr>
        <w:t xml:space="preserve"> iOS, all the tweaks in Cydia </w:t>
      </w:r>
      <w:r w:rsidR="000B0FEE">
        <w:rPr>
          <w:rFonts w:ascii="Times New Roman"/>
        </w:rPr>
        <w:t>work as</w:t>
      </w:r>
      <w:r w:rsidR="000B0FEE" w:rsidRPr="00C648B9">
        <w:rPr>
          <w:rFonts w:ascii="Times New Roman" w:hint="default"/>
        </w:rPr>
        <w:t xml:space="preserve"> </w:t>
      </w:r>
      <w:r w:rsidRPr="00C648B9">
        <w:rPr>
          <w:rFonts w:ascii="Times New Roman" w:hint="default"/>
        </w:rPr>
        <w:t>dylibs. It is those tweaks</w:t>
      </w:r>
      <w:r w:rsidRPr="00C648B9">
        <w:rPr>
          <w:rFonts w:ascii="Times New Roman"/>
        </w:rPr>
        <w:t>’</w:t>
      </w:r>
      <w:r w:rsidRPr="00C648B9">
        <w:rPr>
          <w:rFonts w:ascii="Times New Roman" w:hint="default"/>
        </w:rPr>
        <w:t xml:space="preserve"> existence </w:t>
      </w:r>
      <w:r w:rsidR="000B0FEE">
        <w:rPr>
          <w:rFonts w:ascii="Times New Roman"/>
        </w:rPr>
        <w:t xml:space="preserve">that </w:t>
      </w:r>
      <w:r w:rsidRPr="00C648B9">
        <w:rPr>
          <w:rFonts w:ascii="Times New Roman" w:hint="default"/>
        </w:rPr>
        <w:t>ma</w:t>
      </w:r>
      <w:r w:rsidR="000B0FEE">
        <w:rPr>
          <w:rFonts w:ascii="Times New Roman"/>
        </w:rPr>
        <w:t>k</w:t>
      </w:r>
      <w:r w:rsidRPr="00C648B9">
        <w:rPr>
          <w:rFonts w:ascii="Times New Roman" w:hint="default"/>
        </w:rPr>
        <w:t>e</w:t>
      </w:r>
      <w:r w:rsidR="000B0FEE">
        <w:rPr>
          <w:rFonts w:ascii="Times New Roman"/>
        </w:rPr>
        <w:t>s</w:t>
      </w:r>
      <w:r w:rsidRPr="00C648B9">
        <w:rPr>
          <w:rFonts w:ascii="Times New Roman" w:hint="default"/>
        </w:rPr>
        <w:t xml:space="preserve"> it possible for us to customize our i</w:t>
      </w:r>
      <w:r w:rsidR="000B0FEE">
        <w:rPr>
          <w:rFonts w:ascii="Times New Roman"/>
        </w:rPr>
        <w:t>Phones</w:t>
      </w:r>
      <w:r w:rsidRPr="00C648B9">
        <w:rPr>
          <w:rFonts w:ascii="Times New Roman" w:hint="default"/>
        </w:rPr>
        <w:t>. In reverse engineering, we</w:t>
      </w:r>
      <w:r w:rsidR="00503EF9">
        <w:rPr>
          <w:rFonts w:ascii="Times New Roman" w:hint="default"/>
        </w:rPr>
        <w:t>’</w:t>
      </w:r>
      <w:r w:rsidR="00AB799D">
        <w:rPr>
          <w:rFonts w:ascii="Times New Roman"/>
        </w:rPr>
        <w:t>ll</w:t>
      </w:r>
      <w:r w:rsidR="00503EF9">
        <w:rPr>
          <w:rFonts w:ascii="Times New Roman"/>
        </w:rPr>
        <w:t xml:space="preserve"> be dealing with all kinds of</w:t>
      </w:r>
      <w:r w:rsidRPr="00C648B9">
        <w:rPr>
          <w:rFonts w:ascii="Times New Roman" w:hint="default"/>
        </w:rPr>
        <w:t xml:space="preserve"> dylib</w:t>
      </w:r>
      <w:r w:rsidR="00503EF9">
        <w:rPr>
          <w:rFonts w:ascii="Times New Roman"/>
        </w:rPr>
        <w:t>s</w:t>
      </w:r>
      <w:r w:rsidRPr="00C648B9">
        <w:rPr>
          <w:rFonts w:ascii="Times New Roman" w:hint="default"/>
        </w:rPr>
        <w:t xml:space="preserve"> </w:t>
      </w:r>
      <w:r w:rsidR="00503EF9">
        <w:rPr>
          <w:rFonts w:ascii="Times New Roman"/>
        </w:rPr>
        <w:t>a lot</w:t>
      </w:r>
      <w:r w:rsidRPr="00C648B9">
        <w:rPr>
          <w:rFonts w:ascii="Times New Roman" w:hint="default"/>
        </w:rPr>
        <w:t xml:space="preserve">, so </w:t>
      </w:r>
      <w:r w:rsidR="00503EF9">
        <w:rPr>
          <w:rFonts w:ascii="Times New Roman"/>
        </w:rPr>
        <w:t>it</w:t>
      </w:r>
      <w:r w:rsidR="00503EF9">
        <w:rPr>
          <w:rFonts w:ascii="Times New Roman" w:hint="default"/>
        </w:rPr>
        <w:t>’</w:t>
      </w:r>
      <w:r w:rsidR="00503EF9">
        <w:rPr>
          <w:rFonts w:ascii="Times New Roman"/>
        </w:rPr>
        <w:t>d be good for us to know some basic concepts</w:t>
      </w:r>
      <w:r w:rsidRPr="00C648B9">
        <w:rPr>
          <w:rFonts w:ascii="Times New Roman" w:hint="default"/>
        </w:rPr>
        <w:t xml:space="preserve">. </w:t>
      </w:r>
    </w:p>
    <w:p w14:paraId="79E273F6" w14:textId="603D4E16" w:rsidR="00C17150" w:rsidRPr="00C648B9" w:rsidRDefault="006823A7">
      <w:pPr>
        <w:pStyle w:val="1"/>
        <w:rPr>
          <w:rFonts w:ascii="Times New Roman" w:hint="default"/>
        </w:rPr>
      </w:pPr>
      <w:r w:rsidRPr="00C648B9">
        <w:rPr>
          <w:rFonts w:ascii="Times New Roman" w:hint="default"/>
        </w:rPr>
        <w:t>On iOS</w:t>
      </w:r>
      <w:r w:rsidR="00554A68" w:rsidRPr="00C648B9">
        <w:rPr>
          <w:rFonts w:ascii="Times New Roman" w:hint="default"/>
        </w:rPr>
        <w:t>, lib</w:t>
      </w:r>
      <w:r w:rsidR="00DB38B5">
        <w:rPr>
          <w:rFonts w:ascii="Times New Roman"/>
        </w:rPr>
        <w:t>s</w:t>
      </w:r>
      <w:r w:rsidR="00554A68" w:rsidRPr="00C648B9">
        <w:rPr>
          <w:rFonts w:ascii="Times New Roman" w:hint="default"/>
        </w:rPr>
        <w:t xml:space="preserve"> </w:t>
      </w:r>
      <w:r w:rsidR="00DB38B5">
        <w:rPr>
          <w:rFonts w:ascii="Times New Roman"/>
        </w:rPr>
        <w:t xml:space="preserve">are </w:t>
      </w:r>
      <w:r w:rsidR="00554A68" w:rsidRPr="00C648B9">
        <w:rPr>
          <w:rFonts w:ascii="Times New Roman" w:hint="default"/>
        </w:rPr>
        <w:t>divide</w:t>
      </w:r>
      <w:r w:rsidR="00DB38B5">
        <w:rPr>
          <w:rFonts w:ascii="Times New Roman"/>
        </w:rPr>
        <w:t>d</w:t>
      </w:r>
      <w:r w:rsidR="00554A68" w:rsidRPr="00C648B9">
        <w:rPr>
          <w:rFonts w:ascii="Times New Roman" w:hint="default"/>
        </w:rPr>
        <w:t xml:space="preserve"> into two types, </w:t>
      </w:r>
      <w:r w:rsidR="00DB38B5">
        <w:rPr>
          <w:rFonts w:ascii="Times New Roman"/>
        </w:rPr>
        <w:t xml:space="preserve">i.e. </w:t>
      </w:r>
      <w:r w:rsidR="00554A68" w:rsidRPr="00C648B9">
        <w:rPr>
          <w:rFonts w:ascii="Times New Roman" w:hint="default"/>
        </w:rPr>
        <w:t xml:space="preserve">static and </w:t>
      </w:r>
      <w:r w:rsidR="00554A68">
        <w:rPr>
          <w:rFonts w:ascii="Times New Roman"/>
        </w:rPr>
        <w:t xml:space="preserve">dynamic. </w:t>
      </w:r>
      <w:r w:rsidR="00627AC3">
        <w:rPr>
          <w:rFonts w:ascii="Times New Roman"/>
        </w:rPr>
        <w:t>S</w:t>
      </w:r>
      <w:r w:rsidR="00554A68">
        <w:rPr>
          <w:rFonts w:ascii="Times New Roman"/>
        </w:rPr>
        <w:t>tatic lib</w:t>
      </w:r>
      <w:r w:rsidR="00627AC3">
        <w:rPr>
          <w:rFonts w:ascii="Times New Roman"/>
        </w:rPr>
        <w:t>s</w:t>
      </w:r>
      <w:r w:rsidR="00554A68">
        <w:rPr>
          <w:rFonts w:ascii="Times New Roman"/>
        </w:rPr>
        <w:t xml:space="preserve"> will be integrated into </w:t>
      </w:r>
      <w:r w:rsidR="008834A7">
        <w:rPr>
          <w:rFonts w:ascii="Times New Roman"/>
        </w:rPr>
        <w:t xml:space="preserve">an </w:t>
      </w:r>
      <w:r w:rsidR="00627AC3">
        <w:rPr>
          <w:rFonts w:ascii="Times New Roman"/>
        </w:rPr>
        <w:t>A</w:t>
      </w:r>
      <w:r w:rsidR="00554A68">
        <w:rPr>
          <w:rFonts w:ascii="Times New Roman"/>
        </w:rPr>
        <w:t>pp</w:t>
      </w:r>
      <w:r w:rsidR="00554A68" w:rsidRPr="00C648B9">
        <w:rPr>
          <w:rFonts w:ascii="Times New Roman" w:hint="default"/>
        </w:rPr>
        <w:t>’</w:t>
      </w:r>
      <w:r w:rsidR="00554A68">
        <w:rPr>
          <w:rFonts w:ascii="Times New Roman"/>
        </w:rPr>
        <w:t>s executable</w:t>
      </w:r>
      <w:r w:rsidR="00627AC3">
        <w:rPr>
          <w:rFonts w:ascii="Times New Roman"/>
        </w:rPr>
        <w:t xml:space="preserve"> during compilation, therefore </w:t>
      </w:r>
      <w:r w:rsidR="00554A68">
        <w:rPr>
          <w:rFonts w:ascii="Times New Roman"/>
        </w:rPr>
        <w:t>increase</w:t>
      </w:r>
      <w:r w:rsidR="00627AC3">
        <w:rPr>
          <w:rFonts w:ascii="Times New Roman"/>
        </w:rPr>
        <w:t>s</w:t>
      </w:r>
      <w:r w:rsidR="00554A68">
        <w:rPr>
          <w:rFonts w:ascii="Times New Roman"/>
        </w:rPr>
        <w:t xml:space="preserve"> </w:t>
      </w:r>
      <w:r w:rsidR="00B5240B">
        <w:rPr>
          <w:rFonts w:ascii="Times New Roman"/>
        </w:rPr>
        <w:t xml:space="preserve">the </w:t>
      </w:r>
      <w:r w:rsidR="00627AC3">
        <w:rPr>
          <w:rFonts w:ascii="Times New Roman"/>
        </w:rPr>
        <w:t>A</w:t>
      </w:r>
      <w:r w:rsidR="00554A68">
        <w:rPr>
          <w:rFonts w:ascii="Times New Roman"/>
        </w:rPr>
        <w:t>pp</w:t>
      </w:r>
      <w:r w:rsidR="00554A68" w:rsidRPr="00C648B9">
        <w:rPr>
          <w:rFonts w:ascii="Times New Roman" w:hint="default"/>
        </w:rPr>
        <w:t>’</w:t>
      </w:r>
      <w:r w:rsidR="00554A68">
        <w:rPr>
          <w:rFonts w:ascii="Times New Roman"/>
        </w:rPr>
        <w:t>s size</w:t>
      </w:r>
      <w:r w:rsidR="00AC7906">
        <w:rPr>
          <w:rFonts w:ascii="Times New Roman"/>
        </w:rPr>
        <w:t>.</w:t>
      </w:r>
      <w:r w:rsidR="00554A68">
        <w:rPr>
          <w:rFonts w:ascii="Times New Roman"/>
        </w:rPr>
        <w:t xml:space="preserve"> </w:t>
      </w:r>
      <w:r w:rsidR="00AC7906">
        <w:rPr>
          <w:rFonts w:ascii="Times New Roman"/>
        </w:rPr>
        <w:t>Now that we have a bigger executable</w:t>
      </w:r>
      <w:r w:rsidR="00554A68">
        <w:rPr>
          <w:rFonts w:ascii="Times New Roman"/>
        </w:rPr>
        <w:t xml:space="preserve">, </w:t>
      </w:r>
      <w:r w:rsidR="00AC7906">
        <w:rPr>
          <w:rFonts w:ascii="Times New Roman"/>
        </w:rPr>
        <w:t>iOS needs</w:t>
      </w:r>
      <w:r w:rsidR="00554A68">
        <w:rPr>
          <w:rFonts w:ascii="Times New Roman"/>
        </w:rPr>
        <w:t xml:space="preserve"> </w:t>
      </w:r>
      <w:r w:rsidR="00AC7906">
        <w:rPr>
          <w:rFonts w:ascii="Times New Roman"/>
        </w:rPr>
        <w:t xml:space="preserve">to </w:t>
      </w:r>
      <w:r w:rsidR="00554A68">
        <w:rPr>
          <w:rFonts w:ascii="Times New Roman"/>
        </w:rPr>
        <w:t xml:space="preserve">load more </w:t>
      </w:r>
      <w:r w:rsidR="00EC33B3">
        <w:rPr>
          <w:rFonts w:ascii="Times New Roman"/>
        </w:rPr>
        <w:t xml:space="preserve">data </w:t>
      </w:r>
      <w:r w:rsidR="00AC7906">
        <w:rPr>
          <w:rFonts w:ascii="Times New Roman"/>
        </w:rPr>
        <w:t>into memory during App launching,</w:t>
      </w:r>
      <w:r w:rsidR="00554A68">
        <w:rPr>
          <w:rFonts w:ascii="Times New Roman"/>
        </w:rPr>
        <w:t xml:space="preserve"> </w:t>
      </w:r>
      <w:r w:rsidR="00AC7906">
        <w:rPr>
          <w:rFonts w:ascii="Times New Roman"/>
        </w:rPr>
        <w:t xml:space="preserve">so </w:t>
      </w:r>
      <w:r w:rsidR="00554A68">
        <w:rPr>
          <w:rFonts w:ascii="Times New Roman"/>
        </w:rPr>
        <w:t xml:space="preserve">the result is that, not surprisingly, </w:t>
      </w:r>
      <w:r w:rsidR="00AC7906">
        <w:rPr>
          <w:rFonts w:ascii="Times New Roman"/>
        </w:rPr>
        <w:t>A</w:t>
      </w:r>
      <w:r w:rsidR="00554A68">
        <w:rPr>
          <w:rFonts w:ascii="Times New Roman"/>
        </w:rPr>
        <w:t>pp</w:t>
      </w:r>
      <w:r w:rsidR="00554A68" w:rsidRPr="00C648B9">
        <w:rPr>
          <w:rFonts w:ascii="Times New Roman" w:hint="default"/>
        </w:rPr>
        <w:t>’</w:t>
      </w:r>
      <w:r w:rsidR="00554A68">
        <w:rPr>
          <w:rFonts w:ascii="Times New Roman"/>
        </w:rPr>
        <w:t xml:space="preserve">s launch time increased, too. </w:t>
      </w:r>
      <w:r w:rsidR="00AC7906">
        <w:rPr>
          <w:rFonts w:ascii="Times New Roman"/>
        </w:rPr>
        <w:t>D</w:t>
      </w:r>
      <w:r w:rsidR="00554A68">
        <w:rPr>
          <w:rFonts w:ascii="Times New Roman"/>
        </w:rPr>
        <w:t>ylib</w:t>
      </w:r>
      <w:r w:rsidR="00AC7906">
        <w:rPr>
          <w:rFonts w:ascii="Times New Roman"/>
        </w:rPr>
        <w:t>s</w:t>
      </w:r>
      <w:r w:rsidR="00554A68">
        <w:rPr>
          <w:rFonts w:ascii="Times New Roman"/>
        </w:rPr>
        <w:t xml:space="preserve"> </w:t>
      </w:r>
      <w:r w:rsidR="00AC7906">
        <w:rPr>
          <w:rFonts w:ascii="Times New Roman"/>
        </w:rPr>
        <w:t>are</w:t>
      </w:r>
      <w:r w:rsidR="00554A68">
        <w:rPr>
          <w:rFonts w:ascii="Times New Roman"/>
        </w:rPr>
        <w:t xml:space="preserve"> relatively </w:t>
      </w:r>
      <w:r w:rsidR="00554A68" w:rsidRPr="00C648B9">
        <w:rPr>
          <w:rFonts w:ascii="Times New Roman" w:hint="default"/>
        </w:rPr>
        <w:t>“</w:t>
      </w:r>
      <w:r w:rsidR="00554A68">
        <w:rPr>
          <w:rFonts w:ascii="Times New Roman"/>
        </w:rPr>
        <w:t>smart</w:t>
      </w:r>
      <w:r w:rsidR="00554A68" w:rsidRPr="00C648B9">
        <w:rPr>
          <w:rFonts w:ascii="Times New Roman" w:hint="default"/>
        </w:rPr>
        <w:t>”</w:t>
      </w:r>
      <w:r w:rsidR="00554A68">
        <w:rPr>
          <w:rFonts w:ascii="Times New Roman"/>
        </w:rPr>
        <w:t xml:space="preserve">, </w:t>
      </w:r>
      <w:r w:rsidR="00AC7906">
        <w:rPr>
          <w:rFonts w:ascii="Times New Roman"/>
        </w:rPr>
        <w:t>it doesn</w:t>
      </w:r>
      <w:r w:rsidR="00AC7906">
        <w:rPr>
          <w:rFonts w:ascii="Times New Roman" w:hint="default"/>
        </w:rPr>
        <w:t>’</w:t>
      </w:r>
      <w:r w:rsidR="00AC7906">
        <w:rPr>
          <w:rFonts w:ascii="Times New Roman"/>
        </w:rPr>
        <w:t>t affect e</w:t>
      </w:r>
      <w:r w:rsidR="00554A68">
        <w:rPr>
          <w:rFonts w:ascii="Times New Roman"/>
        </w:rPr>
        <w:t>xecutable</w:t>
      </w:r>
      <w:r w:rsidR="00AC7906">
        <w:rPr>
          <w:rFonts w:ascii="Times New Roman" w:hint="default"/>
        </w:rPr>
        <w:t>’</w:t>
      </w:r>
      <w:r w:rsidR="00AC7906">
        <w:rPr>
          <w:rFonts w:ascii="Times New Roman"/>
        </w:rPr>
        <w:t xml:space="preserve">s </w:t>
      </w:r>
      <w:r w:rsidR="00554A68">
        <w:rPr>
          <w:rFonts w:ascii="Times New Roman"/>
        </w:rPr>
        <w:t xml:space="preserve">size, and </w:t>
      </w:r>
      <w:r w:rsidR="00AC7906">
        <w:rPr>
          <w:rFonts w:ascii="Times New Roman"/>
        </w:rPr>
        <w:t xml:space="preserve">iOS </w:t>
      </w:r>
      <w:r w:rsidR="00554A68">
        <w:rPr>
          <w:rFonts w:ascii="Times New Roman"/>
        </w:rPr>
        <w:t xml:space="preserve">will load </w:t>
      </w:r>
      <w:r w:rsidR="00AC7906">
        <w:rPr>
          <w:rFonts w:ascii="Times New Roman"/>
        </w:rPr>
        <w:t xml:space="preserve">a </w:t>
      </w:r>
      <w:r w:rsidR="00554A68">
        <w:rPr>
          <w:rFonts w:ascii="Times New Roman"/>
        </w:rPr>
        <w:t xml:space="preserve">dylib into memory only when </w:t>
      </w:r>
      <w:r w:rsidR="00AC7906">
        <w:rPr>
          <w:rFonts w:ascii="Times New Roman"/>
        </w:rPr>
        <w:t>an A</w:t>
      </w:r>
      <w:r w:rsidR="00554A68">
        <w:rPr>
          <w:rFonts w:ascii="Times New Roman"/>
        </w:rPr>
        <w:t>pp needs it</w:t>
      </w:r>
      <w:r w:rsidR="00AC7906">
        <w:rPr>
          <w:rFonts w:ascii="Times New Roman"/>
        </w:rPr>
        <w:t xml:space="preserve"> right away, then the dylib becomes part of the App</w:t>
      </w:r>
      <w:r w:rsidR="00554A68">
        <w:rPr>
          <w:rFonts w:ascii="Times New Roman"/>
        </w:rPr>
        <w:t>.</w:t>
      </w:r>
    </w:p>
    <w:p w14:paraId="73EF4FE8" w14:textId="69591D89" w:rsidR="00C17150" w:rsidRPr="00C648B9" w:rsidRDefault="00554A68">
      <w:pPr>
        <w:pStyle w:val="1"/>
        <w:rPr>
          <w:rFonts w:ascii="Times New Roman" w:hint="default"/>
        </w:rPr>
      </w:pPr>
      <w:r w:rsidRPr="00C648B9">
        <w:rPr>
          <w:rFonts w:ascii="Times New Roman" w:hint="default"/>
        </w:rPr>
        <w:t>It</w:t>
      </w:r>
      <w:r w:rsidRPr="00C648B9">
        <w:rPr>
          <w:rFonts w:ascii="Times New Roman"/>
        </w:rPr>
        <w:t>’</w:t>
      </w:r>
      <w:r w:rsidRPr="00C648B9">
        <w:rPr>
          <w:rFonts w:ascii="Times New Roman" w:hint="default"/>
        </w:rPr>
        <w:t>s worth mentioning</w:t>
      </w:r>
      <w:r w:rsidR="00A360F8">
        <w:rPr>
          <w:rFonts w:ascii="Times New Roman"/>
        </w:rPr>
        <w:t xml:space="preserve"> that</w:t>
      </w:r>
      <w:r w:rsidRPr="00C648B9">
        <w:rPr>
          <w:rFonts w:ascii="Times New Roman" w:hint="default"/>
        </w:rPr>
        <w:t xml:space="preserve">, </w:t>
      </w:r>
      <w:r w:rsidR="00A360F8">
        <w:rPr>
          <w:rFonts w:ascii="Times New Roman"/>
        </w:rPr>
        <w:t xml:space="preserve">although </w:t>
      </w:r>
      <w:r w:rsidRPr="00C648B9">
        <w:rPr>
          <w:rFonts w:ascii="Times New Roman" w:hint="default"/>
        </w:rPr>
        <w:t xml:space="preserve">dylibs exist everywhere </w:t>
      </w:r>
      <w:r w:rsidR="006823A7" w:rsidRPr="00C648B9">
        <w:rPr>
          <w:rFonts w:ascii="Times New Roman" w:hint="default"/>
        </w:rPr>
        <w:t>on iOS</w:t>
      </w:r>
      <w:r w:rsidRPr="00C648B9">
        <w:rPr>
          <w:rFonts w:ascii="Times New Roman" w:hint="default"/>
        </w:rPr>
        <w:t>, and they are the main target</w:t>
      </w:r>
      <w:r w:rsidR="00A360F8">
        <w:rPr>
          <w:rFonts w:ascii="Times New Roman"/>
        </w:rPr>
        <w:t>s</w:t>
      </w:r>
      <w:r w:rsidRPr="00C648B9">
        <w:rPr>
          <w:rFonts w:ascii="Times New Roman" w:hint="default"/>
        </w:rPr>
        <w:t xml:space="preserve"> of reverse engineering, </w:t>
      </w:r>
      <w:r w:rsidR="00A360F8">
        <w:rPr>
          <w:rFonts w:ascii="Times New Roman"/>
        </w:rPr>
        <w:t>they</w:t>
      </w:r>
      <w:r w:rsidRPr="00C648B9">
        <w:rPr>
          <w:rFonts w:ascii="Times New Roman" w:hint="default"/>
        </w:rPr>
        <w:t xml:space="preserve"> are not executable</w:t>
      </w:r>
      <w:r w:rsidR="00A360F8">
        <w:rPr>
          <w:rFonts w:ascii="Times New Roman"/>
        </w:rPr>
        <w:t>s.</w:t>
      </w:r>
      <w:r w:rsidRPr="00C648B9">
        <w:rPr>
          <w:rFonts w:ascii="Times New Roman" w:hint="default"/>
        </w:rPr>
        <w:t xml:space="preserve"> </w:t>
      </w:r>
      <w:r w:rsidR="00A360F8">
        <w:rPr>
          <w:rFonts w:ascii="Times New Roman"/>
        </w:rPr>
        <w:t>They can</w:t>
      </w:r>
      <w:r w:rsidRPr="00C648B9">
        <w:rPr>
          <w:rFonts w:ascii="Times New Roman" w:hint="default"/>
        </w:rPr>
        <w:t xml:space="preserve">not run </w:t>
      </w:r>
      <w:r w:rsidR="00A360F8">
        <w:rPr>
          <w:rFonts w:ascii="Times New Roman" w:hint="default"/>
        </w:rPr>
        <w:t>individually</w:t>
      </w:r>
      <w:r w:rsidR="00A360F8">
        <w:rPr>
          <w:rFonts w:ascii="Times New Roman"/>
        </w:rPr>
        <w:t xml:space="preserve">, but </w:t>
      </w:r>
      <w:r w:rsidRPr="00C648B9">
        <w:rPr>
          <w:rFonts w:ascii="Times New Roman" w:hint="default"/>
        </w:rPr>
        <w:t>only serve other processes</w:t>
      </w:r>
      <w:r w:rsidR="00A360F8">
        <w:rPr>
          <w:rFonts w:ascii="Times New Roman"/>
        </w:rPr>
        <w:t>.</w:t>
      </w:r>
      <w:r w:rsidRPr="00C648B9">
        <w:rPr>
          <w:rFonts w:ascii="Times New Roman" w:hint="default"/>
        </w:rPr>
        <w:t xml:space="preserve"> </w:t>
      </w:r>
      <w:r w:rsidR="00A360F8">
        <w:rPr>
          <w:rFonts w:ascii="Times New Roman"/>
        </w:rPr>
        <w:t>I</w:t>
      </w:r>
      <w:r w:rsidR="00F92F91" w:rsidRPr="00C648B9">
        <w:rPr>
          <w:rFonts w:ascii="Times New Roman" w:hint="default"/>
        </w:rPr>
        <w:t xml:space="preserve">n other words, </w:t>
      </w:r>
      <w:r w:rsidRPr="00C648B9">
        <w:rPr>
          <w:rFonts w:ascii="Times New Roman" w:hint="default"/>
        </w:rPr>
        <w:t>they live in and become a part of other processes. Thus, dylib</w:t>
      </w:r>
      <w:r w:rsidR="00D67555">
        <w:rPr>
          <w:rFonts w:ascii="Times New Roman"/>
        </w:rPr>
        <w:t>s</w:t>
      </w:r>
      <w:r w:rsidRPr="00C648B9">
        <w:rPr>
          <w:rFonts w:ascii="Times New Roman"/>
        </w:rPr>
        <w:t>’</w:t>
      </w:r>
      <w:r w:rsidRPr="00C648B9">
        <w:rPr>
          <w:rFonts w:ascii="Times New Roman" w:hint="default"/>
        </w:rPr>
        <w:t xml:space="preserve"> permission </w:t>
      </w:r>
      <w:r w:rsidR="00D67555">
        <w:rPr>
          <w:rFonts w:ascii="Times New Roman"/>
        </w:rPr>
        <w:t>depends on</w:t>
      </w:r>
      <w:r w:rsidRPr="00C648B9">
        <w:rPr>
          <w:rFonts w:ascii="Times New Roman" w:hint="default"/>
        </w:rPr>
        <w:t xml:space="preserve"> the </w:t>
      </w:r>
      <w:r w:rsidR="00D67555">
        <w:rPr>
          <w:rFonts w:ascii="Times New Roman"/>
        </w:rPr>
        <w:t>processes</w:t>
      </w:r>
      <w:r w:rsidR="00D67555" w:rsidRPr="00C648B9">
        <w:rPr>
          <w:rFonts w:ascii="Times New Roman" w:hint="default"/>
        </w:rPr>
        <w:t xml:space="preserve"> </w:t>
      </w:r>
      <w:r w:rsidR="00D67555">
        <w:rPr>
          <w:rFonts w:ascii="Times New Roman"/>
        </w:rPr>
        <w:t>they</w:t>
      </w:r>
      <w:r w:rsidRPr="00C648B9">
        <w:rPr>
          <w:rFonts w:ascii="Times New Roman" w:hint="default"/>
        </w:rPr>
        <w:t xml:space="preserve"> live </w:t>
      </w:r>
      <w:r w:rsidR="00D67555">
        <w:rPr>
          <w:rFonts w:ascii="Times New Roman"/>
        </w:rPr>
        <w:t>in, the same</w:t>
      </w:r>
      <w:r w:rsidRPr="00C648B9">
        <w:rPr>
          <w:rFonts w:ascii="Times New Roman" w:hint="default"/>
        </w:rPr>
        <w:t xml:space="preserve"> dylib</w:t>
      </w:r>
      <w:r w:rsidRPr="00C648B9">
        <w:rPr>
          <w:rFonts w:ascii="Times New Roman"/>
        </w:rPr>
        <w:t>’</w:t>
      </w:r>
      <w:r w:rsidRPr="00C648B9">
        <w:rPr>
          <w:rFonts w:ascii="Times New Roman" w:hint="default"/>
        </w:rPr>
        <w:t xml:space="preserve">s permission is different when it lives </w:t>
      </w:r>
      <w:r w:rsidR="00D67555">
        <w:rPr>
          <w:rFonts w:ascii="Times New Roman"/>
        </w:rPr>
        <w:t>in a</w:t>
      </w:r>
      <w:r w:rsidRPr="00C648B9">
        <w:rPr>
          <w:rFonts w:ascii="Times New Roman" w:hint="default"/>
        </w:rPr>
        <w:t xml:space="preserve"> </w:t>
      </w:r>
      <w:r w:rsidR="00D67555">
        <w:rPr>
          <w:rFonts w:ascii="Times New Roman"/>
        </w:rPr>
        <w:t xml:space="preserve">system App or a </w:t>
      </w:r>
      <w:r w:rsidRPr="00C648B9">
        <w:rPr>
          <w:rFonts w:ascii="Times New Roman" w:hint="default"/>
        </w:rPr>
        <w:t>StoreApp. For instance, suppose you write an Instagram tweak to save your favorite pictures</w:t>
      </w:r>
      <w:r w:rsidR="00D67555">
        <w:rPr>
          <w:rFonts w:ascii="Times New Roman"/>
        </w:rPr>
        <w:t xml:space="preserve"> </w:t>
      </w:r>
      <w:r w:rsidRPr="00C648B9">
        <w:rPr>
          <w:rFonts w:ascii="Times New Roman" w:hint="default"/>
        </w:rPr>
        <w:t>local</w:t>
      </w:r>
      <w:r w:rsidR="00D67555">
        <w:rPr>
          <w:rFonts w:ascii="Times New Roman"/>
        </w:rPr>
        <w:t>ly</w:t>
      </w:r>
      <w:r w:rsidRPr="00C648B9">
        <w:rPr>
          <w:rFonts w:ascii="Times New Roman" w:hint="default"/>
        </w:rPr>
        <w:t xml:space="preserve">, if </w:t>
      </w:r>
      <w:r w:rsidR="00D67555">
        <w:rPr>
          <w:rFonts w:ascii="Times New Roman"/>
        </w:rPr>
        <w:t>the destination path is</w:t>
      </w:r>
      <w:r w:rsidRPr="00C648B9">
        <w:rPr>
          <w:rFonts w:ascii="Times New Roman" w:hint="default"/>
        </w:rPr>
        <w:t xml:space="preserve"> this </w:t>
      </w:r>
      <w:r w:rsidR="00D67555">
        <w:rPr>
          <w:rFonts w:ascii="Times New Roman"/>
        </w:rPr>
        <w:t>A</w:t>
      </w:r>
      <w:r w:rsidRPr="00C648B9">
        <w:rPr>
          <w:rFonts w:ascii="Times New Roman" w:hint="default"/>
        </w:rPr>
        <w:t>pp</w:t>
      </w:r>
      <w:r w:rsidRPr="00C648B9">
        <w:rPr>
          <w:rFonts w:ascii="Times New Roman"/>
        </w:rPr>
        <w:t>’</w:t>
      </w:r>
      <w:r w:rsidRPr="00C648B9">
        <w:rPr>
          <w:rFonts w:ascii="Times New Roman" w:hint="default"/>
        </w:rPr>
        <w:t>s d</w:t>
      </w:r>
      <w:r>
        <w:rPr>
          <w:rFonts w:ascii="Times New Roman"/>
        </w:rPr>
        <w:t xml:space="preserve">ocuments directory under /var/mobile/Containers/Data, </w:t>
      </w:r>
      <w:r w:rsidR="00D67555">
        <w:rPr>
          <w:rFonts w:ascii="Times New Roman"/>
        </w:rPr>
        <w:t>there won</w:t>
      </w:r>
      <w:r w:rsidR="00D67555">
        <w:rPr>
          <w:rFonts w:ascii="Times New Roman" w:hint="default"/>
        </w:rPr>
        <w:t>’</w:t>
      </w:r>
      <w:r w:rsidR="00D67555">
        <w:rPr>
          <w:rFonts w:ascii="Times New Roman"/>
        </w:rPr>
        <w:t>t be a problem</w:t>
      </w:r>
      <w:r>
        <w:rPr>
          <w:rFonts w:ascii="Times New Roman"/>
        </w:rPr>
        <w:t xml:space="preserve"> because Instagram is a StoreApp</w:t>
      </w:r>
      <w:r w:rsidR="00D67555">
        <w:rPr>
          <w:rFonts w:ascii="Times New Roman"/>
        </w:rPr>
        <w:t>, it can write to its own documents</w:t>
      </w:r>
      <w:r>
        <w:rPr>
          <w:rFonts w:ascii="Times New Roman"/>
        </w:rPr>
        <w:t xml:space="preserve">. But </w:t>
      </w:r>
      <w:r w:rsidR="00D67555">
        <w:rPr>
          <w:rFonts w:ascii="Times New Roman"/>
        </w:rPr>
        <w:t>if the destination path is</w:t>
      </w:r>
      <w:r>
        <w:rPr>
          <w:rFonts w:ascii="Times New Roman"/>
        </w:rPr>
        <w:t xml:space="preserve"> /var/mobile/Documents, </w:t>
      </w:r>
      <w:r w:rsidR="00D67555">
        <w:rPr>
          <w:rFonts w:ascii="Times New Roman"/>
        </w:rPr>
        <w:t>then</w:t>
      </w:r>
      <w:r>
        <w:rPr>
          <w:rFonts w:ascii="Times New Roman"/>
        </w:rPr>
        <w:t xml:space="preserve"> when you </w:t>
      </w:r>
      <w:r w:rsidR="00D67555">
        <w:rPr>
          <w:rFonts w:ascii="Times New Roman"/>
        </w:rPr>
        <w:t xml:space="preserve">save pictures happily and </w:t>
      </w:r>
      <w:r>
        <w:rPr>
          <w:rFonts w:ascii="Times New Roman"/>
        </w:rPr>
        <w:t>want to review them</w:t>
      </w:r>
      <w:r w:rsidR="00D67555">
        <w:rPr>
          <w:rFonts w:ascii="Times New Roman"/>
        </w:rPr>
        <w:t xml:space="preserve"> wistfully</w:t>
      </w:r>
      <w:r>
        <w:rPr>
          <w:rFonts w:ascii="Times New Roman"/>
        </w:rPr>
        <w:t>, you</w:t>
      </w:r>
      <w:r w:rsidRPr="00C648B9">
        <w:rPr>
          <w:rFonts w:ascii="Times New Roman" w:hint="default"/>
        </w:rPr>
        <w:t>’</w:t>
      </w:r>
      <w:r>
        <w:rPr>
          <w:rFonts w:ascii="Times New Roman"/>
        </w:rPr>
        <w:t xml:space="preserve">ll find </w:t>
      </w:r>
      <w:r w:rsidR="00D67555">
        <w:rPr>
          <w:rFonts w:ascii="Times New Roman"/>
        </w:rPr>
        <w:t>nothing</w:t>
      </w:r>
      <w:r>
        <w:rPr>
          <w:rFonts w:ascii="Times New Roman"/>
        </w:rPr>
        <w:t xml:space="preserve"> under /var/mobile/Documents. All the </w:t>
      </w:r>
      <w:r w:rsidR="00D67555">
        <w:rPr>
          <w:rFonts w:ascii="Times New Roman"/>
        </w:rPr>
        <w:t xml:space="preserve">tweak </w:t>
      </w:r>
      <w:r>
        <w:rPr>
          <w:rFonts w:ascii="Times New Roman"/>
        </w:rPr>
        <w:t xml:space="preserve">operations are </w:t>
      </w:r>
      <w:r w:rsidR="00D67555">
        <w:rPr>
          <w:rFonts w:ascii="Times New Roman"/>
        </w:rPr>
        <w:t>banned by</w:t>
      </w:r>
      <w:r>
        <w:rPr>
          <w:rFonts w:ascii="Times New Roman"/>
        </w:rPr>
        <w:t xml:space="preserve"> sandbox.</w:t>
      </w:r>
    </w:p>
    <w:p w14:paraId="36EC4BD4" w14:textId="77777777" w:rsidR="00C17150" w:rsidRDefault="00554A68">
      <w:pPr>
        <w:pStyle w:val="Heading3"/>
        <w:ind w:firstLine="0"/>
      </w:pPr>
      <w:r>
        <w:t>2.2.3 Daemon</w:t>
      </w:r>
    </w:p>
    <w:p w14:paraId="44A997ED" w14:textId="5F922FFC" w:rsidR="00C17150" w:rsidRDefault="00BA313B">
      <w:pPr>
        <w:pStyle w:val="1"/>
        <w:rPr>
          <w:rFonts w:ascii="宋体" w:eastAsia="宋体" w:hAnsi="宋体" w:cs="宋体" w:hint="default"/>
          <w:lang w:val="zh-TW" w:eastAsia="zh-TW"/>
        </w:rPr>
      </w:pPr>
      <w:bookmarkStart w:id="7" w:name="_GoBack"/>
      <w:bookmarkEnd w:id="7"/>
      <w:r>
        <w:rPr>
          <w:rFonts w:ascii="Times" w:hAnsi="Times" w:cs="Times"/>
          <w:kern w:val="0"/>
        </w:rPr>
        <w:t>Since your first day doing iOS development, Apple has been telling you "There is no real backgrounding on iOS and your App can only operate with strict limitations." If you are a pure App</w:t>
      </w:r>
      <w:r>
        <w:rPr>
          <w:rFonts w:ascii="Times" w:hAnsi="Times" w:cs="Times" w:hint="default"/>
          <w:kern w:val="0"/>
        </w:rPr>
        <w:t xml:space="preserve"> </w:t>
      </w:r>
      <w:r>
        <w:rPr>
          <w:rFonts w:ascii="Times" w:hAnsi="Times" w:cs="Times"/>
          <w:kern w:val="0"/>
        </w:rPr>
        <w:t>Store developer, following Apple</w:t>
      </w:r>
      <w:r>
        <w:rPr>
          <w:rFonts w:ascii="Times" w:hAnsi="Times" w:cs="Times" w:hint="default"/>
          <w:kern w:val="0"/>
        </w:rPr>
        <w:t>'</w:t>
      </w:r>
      <w:r>
        <w:rPr>
          <w:rFonts w:ascii="Times" w:hAnsi="Times" w:cs="Times"/>
          <w:kern w:val="0"/>
        </w:rPr>
        <w:t>s rules and announcements can make the review process much easier! However, since you're reading this book you likely want to learn reverse engineering and this means straying into undocumented territory. Stay calm and follow me:</w:t>
      </w:r>
    </w:p>
    <w:p w14:paraId="6F1F2D46" w14:textId="4C29B480" w:rsidR="00C17150" w:rsidRPr="00C648B9" w:rsidRDefault="00554A68"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When </w:t>
      </w:r>
      <w:r w:rsidR="0094745F">
        <w:rPr>
          <w:rFonts w:ascii="Times New Roman" w:eastAsia="宋体" w:hAnsi="Times New Roman" w:cs="宋体"/>
          <w:lang w:eastAsia="zh-TW"/>
        </w:rPr>
        <w:t>I</w:t>
      </w:r>
      <w:r w:rsidR="0094745F">
        <w:rPr>
          <w:rFonts w:ascii="Times New Roman" w:eastAsia="宋体" w:hAnsi="Times New Roman" w:cs="宋体" w:hint="default"/>
          <w:lang w:eastAsia="zh-TW"/>
        </w:rPr>
        <w:t>’</w:t>
      </w:r>
      <w:r w:rsidR="0094745F">
        <w:rPr>
          <w:rFonts w:ascii="Times New Roman" w:eastAsia="宋体" w:hAnsi="Times New Roman" w:cs="宋体"/>
          <w:lang w:eastAsia="zh-TW"/>
        </w:rPr>
        <w:t xml:space="preserve">m browsing reddit </w:t>
      </w:r>
      <w:r w:rsidRPr="00C648B9">
        <w:rPr>
          <w:rFonts w:ascii="Times New Roman" w:eastAsia="宋体" w:hAnsi="Times New Roman" w:cs="宋体" w:hint="default"/>
          <w:lang w:eastAsia="zh-TW"/>
        </w:rPr>
        <w:t>or reading tweets</w:t>
      </w:r>
      <w:r w:rsidR="0094745F">
        <w:rPr>
          <w:rFonts w:ascii="Times New Roman" w:eastAsia="宋体" w:hAnsi="Times New Roman" w:cs="宋体"/>
          <w:lang w:eastAsia="zh-TW"/>
        </w:rPr>
        <w:t xml:space="preserve"> on my iPhone</w:t>
      </w:r>
      <w:r w:rsidRPr="00C648B9">
        <w:rPr>
          <w:rFonts w:ascii="Times New Roman" w:eastAsia="宋体" w:hAnsi="Times New Roman" w:cs="宋体" w:hint="default"/>
          <w:lang w:eastAsia="zh-TW"/>
        </w:rPr>
        <w:t>, suddenly a phone call c</w:t>
      </w:r>
      <w:r w:rsidR="0094745F">
        <w:rPr>
          <w:rFonts w:ascii="Times New Roman" w:eastAsia="宋体" w:hAnsi="Times New Roman" w:cs="宋体"/>
          <w:lang w:eastAsia="zh-TW"/>
        </w:rPr>
        <w:t>o</w:t>
      </w:r>
      <w:r w:rsidRPr="00C648B9">
        <w:rPr>
          <w:rFonts w:ascii="Times New Roman" w:eastAsia="宋体" w:hAnsi="Times New Roman" w:cs="宋体" w:hint="default"/>
          <w:lang w:eastAsia="zh-TW"/>
        </w:rPr>
        <w:t>me</w:t>
      </w:r>
      <w:r w:rsidR="0094745F">
        <w:rPr>
          <w:rFonts w:ascii="Times New Roman" w:eastAsia="宋体" w:hAnsi="Times New Roman" w:cs="宋体"/>
          <w:lang w:eastAsia="zh-TW"/>
        </w:rPr>
        <w:t>s</w:t>
      </w:r>
      <w:r w:rsidRPr="00C648B9">
        <w:rPr>
          <w:rFonts w:ascii="Times New Roman" w:eastAsia="宋体" w:hAnsi="Times New Roman" w:cs="宋体" w:hint="default"/>
          <w:lang w:eastAsia="zh-TW"/>
        </w:rPr>
        <w:t xml:space="preserve"> in. All operations </w:t>
      </w:r>
      <w:r w:rsidR="0094745F">
        <w:rPr>
          <w:rFonts w:ascii="Times New Roman" w:eastAsia="宋体" w:hAnsi="Times New Roman" w:cs="宋体"/>
          <w:lang w:eastAsia="zh-TW"/>
        </w:rPr>
        <w:t>are</w:t>
      </w:r>
      <w:r w:rsidRPr="00C648B9">
        <w:rPr>
          <w:rFonts w:ascii="Times New Roman" w:eastAsia="宋体" w:hAnsi="Times New Roman" w:cs="宋体" w:hint="default"/>
          <w:lang w:eastAsia="zh-TW"/>
        </w:rPr>
        <w:t xml:space="preserve"> interrupted</w:t>
      </w:r>
      <w:r w:rsidR="0094745F">
        <w:rPr>
          <w:rFonts w:ascii="Times New Roman" w:eastAsia="宋体" w:hAnsi="Times New Roman" w:cs="宋体"/>
          <w:lang w:eastAsia="zh-TW"/>
        </w:rPr>
        <w:t xml:space="preserve"> immediately</w:t>
      </w:r>
      <w:r w:rsidRPr="00C648B9">
        <w:rPr>
          <w:rFonts w:ascii="Times New Roman" w:eastAsia="宋体" w:hAnsi="Times New Roman" w:cs="宋体" w:hint="default"/>
          <w:lang w:eastAsia="zh-TW"/>
        </w:rPr>
        <w:t>, and iOS present</w:t>
      </w:r>
      <w:r w:rsidR="0094745F">
        <w:rPr>
          <w:rFonts w:ascii="Times New Roman" w:eastAsia="宋体" w:hAnsi="Times New Roman" w:cs="宋体"/>
          <w:lang w:eastAsia="zh-TW"/>
        </w:rPr>
        <w:t>s</w:t>
      </w:r>
      <w:r w:rsidRPr="00C648B9">
        <w:rPr>
          <w:rFonts w:ascii="Times New Roman" w:eastAsia="宋体" w:hAnsi="Times New Roman" w:cs="宋体" w:hint="default"/>
          <w:lang w:eastAsia="zh-TW"/>
        </w:rPr>
        <w:t xml:space="preserve"> </w:t>
      </w:r>
      <w:r w:rsidR="0094745F">
        <w:rPr>
          <w:rFonts w:ascii="Times New Roman" w:eastAsia="宋体" w:hAnsi="Times New Roman" w:cs="宋体"/>
          <w:lang w:eastAsia="zh-TW"/>
        </w:rPr>
        <w:t>the call to me</w:t>
      </w:r>
      <w:r w:rsidRPr="00C648B9">
        <w:rPr>
          <w:rFonts w:ascii="Times New Roman" w:eastAsia="宋体" w:hAnsi="Times New Roman" w:cs="宋体" w:hint="default"/>
          <w:lang w:eastAsia="zh-TW"/>
        </w:rPr>
        <w:t xml:space="preserve">. If there is no real backgrounding </w:t>
      </w:r>
      <w:r w:rsidR="006823A7" w:rsidRPr="00C648B9">
        <w:rPr>
          <w:rFonts w:ascii="Times New Roman" w:eastAsia="宋体" w:hAnsi="Times New Roman" w:cs="宋体" w:hint="default"/>
          <w:lang w:eastAsia="zh-TW"/>
        </w:rPr>
        <w:t>on iOS</w:t>
      </w:r>
      <w:r w:rsidRPr="00C648B9">
        <w:rPr>
          <w:rFonts w:ascii="Times New Roman" w:eastAsia="宋体" w:hAnsi="Times New Roman" w:cs="宋体" w:hint="default"/>
          <w:lang w:eastAsia="zh-TW"/>
        </w:rPr>
        <w:t xml:space="preserve">, how </w:t>
      </w:r>
      <w:r w:rsidR="0094745F">
        <w:rPr>
          <w:rFonts w:ascii="Times New Roman" w:eastAsia="宋体" w:hAnsi="Times New Roman" w:cs="宋体"/>
          <w:lang w:eastAsia="zh-TW"/>
        </w:rPr>
        <w:t xml:space="preserve">can iOS </w:t>
      </w:r>
      <w:r w:rsidRPr="00C648B9">
        <w:rPr>
          <w:rFonts w:ascii="Times New Roman" w:eastAsia="宋体" w:hAnsi="Times New Roman" w:cs="宋体" w:hint="default"/>
          <w:lang w:eastAsia="zh-TW"/>
        </w:rPr>
        <w:t>handle this call in</w:t>
      </w:r>
      <w:r w:rsidR="0094745F">
        <w:rPr>
          <w:rFonts w:ascii="Times New Roman" w:eastAsia="宋体" w:hAnsi="Times New Roman" w:cs="宋体"/>
          <w:lang w:eastAsia="zh-TW"/>
        </w:rPr>
        <w:t xml:space="preserve"> real time</w:t>
      </w:r>
      <w:r w:rsidRPr="00C648B9">
        <w:rPr>
          <w:rFonts w:ascii="Times New Roman" w:eastAsia="宋体" w:hAnsi="Times New Roman" w:cs="宋体" w:hint="default"/>
          <w:lang w:eastAsia="zh-TW"/>
        </w:rPr>
        <w:t xml:space="preserve">? </w:t>
      </w:r>
    </w:p>
    <w:p w14:paraId="41E9C4E6" w14:textId="7524F497" w:rsidR="00C17150" w:rsidRPr="00C648B9" w:rsidRDefault="00554A68"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For those who </w:t>
      </w:r>
      <w:r w:rsidR="000F15FA" w:rsidRPr="007D691A">
        <w:rPr>
          <w:rFonts w:ascii="Times New Roman" w:eastAsia="宋体" w:hAnsi="Times New Roman" w:cs="宋体" w:hint="default"/>
          <w:lang w:eastAsia="zh-TW"/>
        </w:rPr>
        <w:t>receive</w:t>
      </w:r>
      <w:r w:rsidRPr="00C648B9">
        <w:rPr>
          <w:rFonts w:ascii="Times New Roman" w:eastAsia="宋体" w:hAnsi="Times New Roman" w:cs="宋体" w:hint="default"/>
          <w:lang w:eastAsia="zh-TW"/>
        </w:rPr>
        <w:t xml:space="preserve"> spam </w:t>
      </w:r>
      <w:r w:rsidR="0094745F">
        <w:rPr>
          <w:rFonts w:ascii="Times New Roman" w:eastAsia="宋体" w:hAnsi="Times New Roman" w:cs="宋体"/>
          <w:lang w:eastAsia="zh-TW"/>
        </w:rPr>
        <w:t>iMessages a lot</w:t>
      </w:r>
      <w:r w:rsidRPr="00C648B9">
        <w:rPr>
          <w:rFonts w:ascii="Times New Roman" w:eastAsia="宋体" w:hAnsi="Times New Roman" w:cs="宋体" w:hint="default"/>
          <w:lang w:eastAsia="zh-TW"/>
        </w:rPr>
        <w:t>, firewall</w:t>
      </w:r>
      <w:r w:rsidR="0094745F">
        <w:rPr>
          <w:rFonts w:ascii="Times New Roman" w:eastAsia="宋体" w:hAnsi="Times New Roman" w:cs="宋体"/>
          <w:lang w:eastAsia="zh-TW"/>
        </w:rPr>
        <w:t>s</w:t>
      </w:r>
      <w:r w:rsidRPr="00C648B9">
        <w:rPr>
          <w:rFonts w:ascii="Times New Roman" w:eastAsia="宋体" w:hAnsi="Times New Roman" w:cs="宋体" w:hint="default"/>
          <w:lang w:eastAsia="zh-TW"/>
        </w:rPr>
        <w:t xml:space="preserve"> like SMSNinja </w:t>
      </w:r>
      <w:r w:rsidR="000F15FA">
        <w:rPr>
          <w:rFonts w:ascii="Times New Roman" w:eastAsia="宋体" w:hAnsi="Times New Roman" w:cs="宋体"/>
          <w:lang w:eastAsia="zh-TW"/>
        </w:rPr>
        <w:t>are</w:t>
      </w:r>
      <w:r w:rsidR="0094745F">
        <w:rPr>
          <w:rFonts w:ascii="Times New Roman" w:eastAsia="宋体" w:hAnsi="Times New Roman" w:cs="宋体"/>
          <w:lang w:eastAsia="zh-TW"/>
        </w:rPr>
        <w:t xml:space="preserve"> </w:t>
      </w:r>
      <w:r w:rsidR="007D691A">
        <w:rPr>
          <w:rFonts w:ascii="Times New Roman" w:eastAsia="宋体" w:hAnsi="Times New Roman" w:cs="宋体" w:hint="default"/>
          <w:lang w:eastAsia="zh-TW"/>
        </w:rPr>
        <w:t>saviors</w:t>
      </w:r>
      <w:r w:rsidRPr="00C648B9">
        <w:rPr>
          <w:rFonts w:ascii="Times New Roman" w:eastAsia="宋体" w:hAnsi="Times New Roman" w:cs="宋体" w:hint="default"/>
          <w:lang w:eastAsia="zh-TW"/>
        </w:rPr>
        <w:t xml:space="preserve">. If </w:t>
      </w:r>
      <w:r w:rsidR="000F15FA">
        <w:rPr>
          <w:rFonts w:ascii="Times New Roman" w:eastAsia="宋体" w:hAnsi="Times New Roman" w:cs="宋体"/>
          <w:lang w:eastAsia="zh-TW"/>
        </w:rPr>
        <w:t xml:space="preserve">a firewall fails to stay </w:t>
      </w:r>
      <w:r w:rsidRPr="00C648B9">
        <w:rPr>
          <w:rFonts w:ascii="Times New Roman" w:eastAsia="宋体" w:hAnsi="Times New Roman" w:cs="宋体" w:hint="default"/>
          <w:lang w:eastAsia="zh-TW"/>
        </w:rPr>
        <w:t xml:space="preserve">in </w:t>
      </w:r>
      <w:r w:rsidR="000F15FA">
        <w:rPr>
          <w:rFonts w:ascii="Times New Roman" w:eastAsia="宋体" w:hAnsi="Times New Roman" w:cs="宋体"/>
          <w:lang w:eastAsia="zh-TW"/>
        </w:rPr>
        <w:t xml:space="preserve">the </w:t>
      </w:r>
      <w:r w:rsidRPr="00C648B9">
        <w:rPr>
          <w:rFonts w:ascii="Times New Roman" w:eastAsia="宋体" w:hAnsi="Times New Roman" w:cs="宋体" w:hint="default"/>
          <w:lang w:eastAsia="zh-TW"/>
        </w:rPr>
        <w:t xml:space="preserve">background, how </w:t>
      </w:r>
      <w:r w:rsidR="007D691A">
        <w:rPr>
          <w:rFonts w:ascii="Times New Roman" w:eastAsia="宋体" w:hAnsi="Times New Roman" w:cs="宋体"/>
          <w:lang w:eastAsia="zh-TW"/>
        </w:rPr>
        <w:t>could</w:t>
      </w:r>
      <w:r w:rsidR="007D691A" w:rsidRPr="00C648B9">
        <w:rPr>
          <w:rFonts w:ascii="Times New Roman" w:eastAsia="宋体" w:hAnsi="Times New Roman" w:cs="宋体" w:hint="default"/>
          <w:lang w:eastAsia="zh-TW"/>
        </w:rPr>
        <w:t xml:space="preserve"> </w:t>
      </w:r>
      <w:r w:rsidRPr="00C648B9">
        <w:rPr>
          <w:rFonts w:ascii="Times New Roman" w:eastAsia="宋体" w:hAnsi="Times New Roman" w:cs="宋体" w:hint="default"/>
          <w:lang w:eastAsia="zh-TW"/>
        </w:rPr>
        <w:t>it filter every single</w:t>
      </w:r>
      <w:r w:rsidR="000F15FA">
        <w:rPr>
          <w:rFonts w:ascii="Times New Roman" w:eastAsia="宋体" w:hAnsi="Times New Roman" w:cs="宋体"/>
          <w:lang w:eastAsia="zh-TW"/>
        </w:rPr>
        <w:t xml:space="preserve"> iMessages </w:t>
      </w:r>
      <w:r w:rsidR="000F15FA" w:rsidRPr="000F15FA">
        <w:rPr>
          <w:rFonts w:ascii="Times New Roman" w:eastAsia="宋体" w:hAnsi="Times New Roman" w:cs="宋体"/>
          <w:lang w:eastAsia="zh-TW"/>
        </w:rPr>
        <w:t>instantaneous</w:t>
      </w:r>
      <w:r w:rsidR="000F15FA">
        <w:rPr>
          <w:rFonts w:ascii="Times New Roman" w:eastAsia="宋体" w:hAnsi="Times New Roman" w:cs="宋体"/>
          <w:lang w:eastAsia="zh-TW"/>
        </w:rPr>
        <w:t>ly</w:t>
      </w:r>
      <w:r w:rsidRPr="00C648B9">
        <w:rPr>
          <w:rFonts w:ascii="Times New Roman" w:eastAsia="宋体" w:hAnsi="Times New Roman" w:cs="宋体" w:hint="default"/>
          <w:lang w:eastAsia="zh-TW"/>
        </w:rPr>
        <w:t xml:space="preserve">? </w:t>
      </w:r>
    </w:p>
    <w:p w14:paraId="116C3E11" w14:textId="20922539" w:rsidR="00C17150" w:rsidRPr="00C648B9" w:rsidRDefault="00554A68" w:rsidP="00C648B9">
      <w:pPr>
        <w:pStyle w:val="1"/>
        <w:numPr>
          <w:ilvl w:val="0"/>
          <w:numId w:val="48"/>
        </w:numPr>
        <w:tabs>
          <w:tab w:val="num" w:pos="480"/>
        </w:tabs>
        <w:ind w:left="480" w:hanging="480"/>
        <w:rPr>
          <w:rFonts w:ascii="Times New Roman" w:eastAsia="宋体" w:hAnsi="Times New Roman" w:cs="宋体" w:hint="default"/>
          <w:lang w:eastAsia="zh-TW"/>
        </w:rPr>
      </w:pPr>
      <w:r w:rsidRPr="00C648B9">
        <w:rPr>
          <w:rFonts w:ascii="Times New Roman" w:eastAsia="宋体" w:hAnsi="Times New Roman" w:cs="宋体" w:hint="default"/>
          <w:lang w:eastAsia="zh-TW"/>
        </w:rPr>
        <w:t xml:space="preserve">Backgrounder is a famous tweak </w:t>
      </w:r>
      <w:r w:rsidR="006823A7" w:rsidRPr="00C648B9">
        <w:rPr>
          <w:rFonts w:ascii="Times New Roman" w:eastAsia="宋体" w:hAnsi="Times New Roman" w:cs="宋体" w:hint="default"/>
          <w:lang w:eastAsia="zh-TW"/>
        </w:rPr>
        <w:t>on iOS</w:t>
      </w:r>
      <w:r w:rsidRPr="00C648B9">
        <w:rPr>
          <w:rFonts w:ascii="Times New Roman" w:eastAsia="宋体" w:hAnsi="Times New Roman" w:cs="宋体" w:hint="default"/>
          <w:lang w:eastAsia="zh-TW"/>
        </w:rPr>
        <w:t xml:space="preserve"> 5. With </w:t>
      </w:r>
      <w:r w:rsidR="000F15FA">
        <w:rPr>
          <w:rFonts w:ascii="Times New Roman" w:eastAsia="宋体" w:hAnsi="Times New Roman" w:cs="宋体"/>
          <w:lang w:eastAsia="zh-TW"/>
        </w:rPr>
        <w:t xml:space="preserve">the help of </w:t>
      </w:r>
      <w:r w:rsidRPr="00C648B9">
        <w:rPr>
          <w:rFonts w:ascii="Times New Roman" w:eastAsia="宋体" w:hAnsi="Times New Roman" w:cs="宋体" w:hint="default"/>
          <w:lang w:eastAsia="zh-TW"/>
        </w:rPr>
        <w:t xml:space="preserve">this tweak, we can </w:t>
      </w:r>
      <w:r w:rsidR="000F15FA">
        <w:rPr>
          <w:rFonts w:ascii="Times New Roman" w:eastAsia="宋体" w:hAnsi="Times New Roman" w:cs="宋体"/>
          <w:lang w:eastAsia="zh-TW"/>
        </w:rPr>
        <w:t>enable</w:t>
      </w:r>
      <w:r w:rsidRPr="00C648B9">
        <w:rPr>
          <w:rFonts w:ascii="Times New Roman" w:eastAsia="宋体" w:hAnsi="Times New Roman" w:cs="宋体" w:hint="default"/>
          <w:lang w:eastAsia="zh-TW"/>
        </w:rPr>
        <w:t xml:space="preserve"> real background</w:t>
      </w:r>
      <w:r w:rsidR="000F15FA">
        <w:rPr>
          <w:rFonts w:ascii="Times New Roman" w:eastAsia="宋体" w:hAnsi="Times New Roman" w:cs="宋体"/>
          <w:lang w:eastAsia="zh-TW"/>
        </w:rPr>
        <w:t>ing for Apps</w:t>
      </w:r>
      <w:r w:rsidRPr="00C648B9">
        <w:rPr>
          <w:rFonts w:ascii="Times New Roman" w:eastAsia="宋体" w:hAnsi="Times New Roman" w:cs="宋体" w:hint="default"/>
          <w:lang w:eastAsia="zh-TW"/>
        </w:rPr>
        <w:t>! Thanks to this tweak, we don</w:t>
      </w:r>
      <w:r w:rsidR="00D43198">
        <w:rPr>
          <w:rFonts w:ascii="Times New Roman" w:eastAsia="宋体" w:hAnsi="Times New Roman" w:cs="宋体" w:hint="default"/>
          <w:lang w:eastAsia="zh-TW"/>
        </w:rPr>
        <w:t>’</w:t>
      </w:r>
      <w:r w:rsidR="00D43198">
        <w:rPr>
          <w:rFonts w:ascii="Times New Roman" w:eastAsia="宋体" w:hAnsi="Times New Roman" w:cs="宋体"/>
          <w:lang w:eastAsia="zh-TW"/>
        </w:rPr>
        <w:t xml:space="preserve">t have to worry about missing </w:t>
      </w:r>
      <w:r w:rsidR="000F15FA">
        <w:rPr>
          <w:rFonts w:ascii="Times New Roman" w:eastAsia="宋体" w:hAnsi="Times New Roman" w:cs="宋体"/>
          <w:lang w:eastAsia="zh-TW"/>
        </w:rPr>
        <w:t xml:space="preserve">WhatsApp messages because of </w:t>
      </w:r>
      <w:r w:rsidR="00C848F6">
        <w:rPr>
          <w:rFonts w:ascii="Times New Roman" w:eastAsia="宋体" w:hAnsi="Times New Roman" w:cs="宋体"/>
          <w:lang w:eastAsia="zh-TW"/>
        </w:rPr>
        <w:t>ungelivable</w:t>
      </w:r>
      <w:r w:rsidR="000F15FA">
        <w:rPr>
          <w:rFonts w:ascii="Times New Roman" w:eastAsia="宋体" w:hAnsi="Times New Roman" w:cs="宋体"/>
          <w:lang w:eastAsia="zh-TW"/>
        </w:rPr>
        <w:t xml:space="preserve"> push</w:t>
      </w:r>
      <w:r w:rsidR="00407E7D">
        <w:rPr>
          <w:rFonts w:ascii="Times New Roman" w:eastAsia="宋体" w:hAnsi="Times New Roman" w:cs="宋体"/>
          <w:lang w:eastAsia="zh-TW"/>
        </w:rPr>
        <w:t xml:space="preserve"> notifications</w:t>
      </w:r>
      <w:r w:rsidR="007C3AA6">
        <w:rPr>
          <w:rFonts w:ascii="Times New Roman" w:eastAsia="宋体" w:hAnsi="Times New Roman" w:cs="宋体"/>
          <w:lang w:eastAsia="zh-TW"/>
        </w:rPr>
        <w:t xml:space="preserve"> any more</w:t>
      </w:r>
      <w:r w:rsidRPr="00C648B9">
        <w:rPr>
          <w:rFonts w:ascii="Times New Roman" w:eastAsia="宋体" w:hAnsi="Times New Roman" w:cs="宋体" w:hint="default"/>
          <w:lang w:eastAsia="zh-TW"/>
        </w:rPr>
        <w:t>. If there is no real background</w:t>
      </w:r>
      <w:r w:rsidR="00C848F6">
        <w:rPr>
          <w:rFonts w:ascii="Times New Roman" w:eastAsia="宋体" w:hAnsi="Times New Roman" w:cs="宋体"/>
          <w:lang w:eastAsia="zh-TW"/>
        </w:rPr>
        <w:t>ing</w:t>
      </w:r>
      <w:r w:rsidRPr="00C648B9">
        <w:rPr>
          <w:rFonts w:ascii="Times New Roman" w:eastAsia="宋体" w:hAnsi="Times New Roman" w:cs="宋体" w:hint="default"/>
          <w:lang w:eastAsia="zh-TW"/>
        </w:rPr>
        <w:t xml:space="preserve">, how could Backgrounder </w:t>
      </w:r>
      <w:r w:rsidR="00C848F6">
        <w:rPr>
          <w:rFonts w:ascii="Times New Roman" w:eastAsia="宋体" w:hAnsi="Times New Roman" w:cs="宋体"/>
          <w:lang w:eastAsia="zh-TW"/>
        </w:rPr>
        <w:t>even exist</w:t>
      </w:r>
      <w:r w:rsidRPr="00C648B9">
        <w:rPr>
          <w:rFonts w:ascii="Times New Roman" w:eastAsia="宋体" w:hAnsi="Times New Roman" w:cs="宋体" w:hint="default"/>
          <w:lang w:eastAsia="zh-TW"/>
        </w:rPr>
        <w:t xml:space="preserve">? </w:t>
      </w:r>
    </w:p>
    <w:p w14:paraId="2A2F29AE" w14:textId="6D048DD3" w:rsidR="00C17150" w:rsidRPr="00C648B9" w:rsidRDefault="007D691A">
      <w:pPr>
        <w:pStyle w:val="1"/>
        <w:rPr>
          <w:rFonts w:ascii="Times New Roman" w:hint="default"/>
        </w:rPr>
      </w:pPr>
      <w:r>
        <w:rPr>
          <w:rFonts w:ascii="Times New Roman"/>
        </w:rPr>
        <w:t>All t</w:t>
      </w:r>
      <w:r w:rsidR="00554A68" w:rsidRPr="00C648B9">
        <w:rPr>
          <w:rFonts w:ascii="Times New Roman" w:hint="default"/>
        </w:rPr>
        <w:t>h</w:t>
      </w:r>
      <w:r>
        <w:rPr>
          <w:rFonts w:ascii="Times New Roman"/>
        </w:rPr>
        <w:t>e</w:t>
      </w:r>
      <w:r w:rsidR="00554A68" w:rsidRPr="00C648B9">
        <w:rPr>
          <w:rFonts w:ascii="Times New Roman" w:hint="default"/>
        </w:rPr>
        <w:t>se phenomena indicate that real background</w:t>
      </w:r>
      <w:r>
        <w:rPr>
          <w:rFonts w:ascii="Times New Roman"/>
        </w:rPr>
        <w:t>ing</w:t>
      </w:r>
      <w:r w:rsidR="00554A68" w:rsidRPr="00C648B9">
        <w:rPr>
          <w:rFonts w:ascii="Times New Roman" w:hint="default"/>
        </w:rPr>
        <w:t xml:space="preserve"> does exist </w:t>
      </w:r>
      <w:r w:rsidR="006823A7" w:rsidRPr="00C648B9">
        <w:rPr>
          <w:rFonts w:ascii="Times New Roman" w:hint="default"/>
        </w:rPr>
        <w:t>on iOS</w:t>
      </w:r>
      <w:r w:rsidR="00554A68" w:rsidRPr="00C648B9">
        <w:rPr>
          <w:rFonts w:ascii="Times New Roman" w:hint="default"/>
        </w:rPr>
        <w:t xml:space="preserve">. </w:t>
      </w:r>
      <w:r>
        <w:rPr>
          <w:rFonts w:ascii="Times New Roman"/>
        </w:rPr>
        <w:t xml:space="preserve">Does that mean </w:t>
      </w:r>
      <w:r w:rsidR="00554A68" w:rsidRPr="00C648B9">
        <w:rPr>
          <w:rFonts w:ascii="Times New Roman" w:hint="default"/>
        </w:rPr>
        <w:t xml:space="preserve">Apple </w:t>
      </w:r>
      <w:r>
        <w:rPr>
          <w:rFonts w:ascii="Times New Roman"/>
        </w:rPr>
        <w:t>lied</w:t>
      </w:r>
      <w:r w:rsidR="00554A68" w:rsidRPr="00C648B9">
        <w:rPr>
          <w:rFonts w:ascii="Times New Roman" w:hint="default"/>
        </w:rPr>
        <w:t xml:space="preserve"> </w:t>
      </w:r>
      <w:r>
        <w:rPr>
          <w:rFonts w:ascii="Times New Roman"/>
        </w:rPr>
        <w:t>to us</w:t>
      </w:r>
      <w:r w:rsidR="00554A68" w:rsidRPr="00C648B9">
        <w:rPr>
          <w:rFonts w:ascii="Times New Roman" w:hint="default"/>
        </w:rPr>
        <w:t xml:space="preserve">? </w:t>
      </w:r>
      <w:r>
        <w:rPr>
          <w:rFonts w:ascii="Times New Roman"/>
        </w:rPr>
        <w:t>I don</w:t>
      </w:r>
      <w:r>
        <w:rPr>
          <w:rFonts w:ascii="Times New Roman" w:hint="default"/>
        </w:rPr>
        <w:t>’</w:t>
      </w:r>
      <w:r>
        <w:rPr>
          <w:rFonts w:ascii="Times New Roman"/>
        </w:rPr>
        <w:t>t think so.</w:t>
      </w:r>
      <w:r w:rsidR="00554A68" w:rsidRPr="00C648B9">
        <w:rPr>
          <w:rFonts w:ascii="Times New Roman" w:hint="default"/>
        </w:rPr>
        <w:t xml:space="preserve"> For </w:t>
      </w:r>
      <w:r>
        <w:rPr>
          <w:rFonts w:ascii="Times New Roman"/>
        </w:rPr>
        <w:t xml:space="preserve">a </w:t>
      </w:r>
      <w:r w:rsidR="00554A68" w:rsidRPr="00C648B9">
        <w:rPr>
          <w:rFonts w:ascii="Times New Roman" w:hint="default"/>
        </w:rPr>
        <w:t xml:space="preserve">StoreApp, </w:t>
      </w:r>
      <w:r>
        <w:rPr>
          <w:rFonts w:ascii="Times New Roman"/>
        </w:rPr>
        <w:t>when</w:t>
      </w:r>
      <w:r w:rsidRPr="00C648B9">
        <w:rPr>
          <w:rFonts w:ascii="Times New Roman" w:hint="default"/>
        </w:rPr>
        <w:t xml:space="preserve"> </w:t>
      </w:r>
      <w:r w:rsidR="00554A68" w:rsidRPr="00C648B9">
        <w:rPr>
          <w:rFonts w:ascii="Times New Roman" w:hint="default"/>
        </w:rPr>
        <w:t>user press</w:t>
      </w:r>
      <w:r w:rsidR="00352988">
        <w:rPr>
          <w:rFonts w:ascii="Times New Roman"/>
        </w:rPr>
        <w:t>es</w:t>
      </w:r>
      <w:r w:rsidR="00554A68" w:rsidRPr="00C648B9">
        <w:rPr>
          <w:rFonts w:ascii="Times New Roman" w:hint="default"/>
        </w:rPr>
        <w:t xml:space="preserve"> </w:t>
      </w:r>
      <w:r>
        <w:rPr>
          <w:rFonts w:ascii="Times New Roman"/>
        </w:rPr>
        <w:t xml:space="preserve">the </w:t>
      </w:r>
      <w:r w:rsidR="00554A68" w:rsidRPr="00C648B9">
        <w:rPr>
          <w:rFonts w:ascii="Times New Roman" w:hint="default"/>
        </w:rPr>
        <w:t xml:space="preserve">home button, this </w:t>
      </w:r>
      <w:r>
        <w:rPr>
          <w:rFonts w:ascii="Times New Roman"/>
        </w:rPr>
        <w:t>A</w:t>
      </w:r>
      <w:r w:rsidR="00554A68" w:rsidRPr="00C648B9">
        <w:rPr>
          <w:rFonts w:ascii="Times New Roman" w:hint="default"/>
        </w:rPr>
        <w:t>pp enter</w:t>
      </w:r>
      <w:r>
        <w:rPr>
          <w:rFonts w:ascii="Times New Roman"/>
        </w:rPr>
        <w:t>s</w:t>
      </w:r>
      <w:r w:rsidR="00554A68" w:rsidRPr="00C648B9">
        <w:rPr>
          <w:rFonts w:ascii="Times New Roman" w:hint="default"/>
        </w:rPr>
        <w:t xml:space="preserve"> background,</w:t>
      </w:r>
      <w:r>
        <w:rPr>
          <w:rFonts w:ascii="Times New Roman"/>
        </w:rPr>
        <w:t xml:space="preserve"> </w:t>
      </w:r>
      <w:r w:rsidR="00554A68" w:rsidRPr="00C648B9">
        <w:rPr>
          <w:rFonts w:ascii="Times New Roman" w:hint="default"/>
        </w:rPr>
        <w:t xml:space="preserve">most functions will be paused. In other words, for </w:t>
      </w:r>
      <w:r w:rsidR="00352988">
        <w:rPr>
          <w:rFonts w:ascii="Times New Roman"/>
        </w:rPr>
        <w:t xml:space="preserve">App Store </w:t>
      </w:r>
      <w:r w:rsidR="00554A68" w:rsidRPr="00C648B9">
        <w:rPr>
          <w:rFonts w:ascii="Times New Roman" w:hint="default"/>
        </w:rPr>
        <w:t xml:space="preserve">developers, </w:t>
      </w:r>
      <w:r w:rsidR="00352988">
        <w:rPr>
          <w:rFonts w:ascii="Times New Roman"/>
        </w:rPr>
        <w:t>you</w:t>
      </w:r>
      <w:r w:rsidR="00352988">
        <w:rPr>
          <w:rFonts w:ascii="Times New Roman" w:hint="default"/>
        </w:rPr>
        <w:t>’</w:t>
      </w:r>
      <w:r w:rsidR="00352988">
        <w:rPr>
          <w:rFonts w:ascii="Times New Roman"/>
        </w:rPr>
        <w:t>d better view iOS as a system without real backgrounding, because the only thing Apple allows you to do doesn</w:t>
      </w:r>
      <w:r w:rsidR="00352988">
        <w:rPr>
          <w:rFonts w:ascii="Times New Roman" w:hint="default"/>
        </w:rPr>
        <w:t>’</w:t>
      </w:r>
      <w:r w:rsidR="00352988">
        <w:rPr>
          <w:rFonts w:ascii="Times New Roman"/>
        </w:rPr>
        <w:t xml:space="preserve">t support </w:t>
      </w:r>
      <w:r w:rsidR="00E168FC">
        <w:rPr>
          <w:rFonts w:ascii="Times New Roman"/>
        </w:rPr>
        <w:t xml:space="preserve">real </w:t>
      </w:r>
      <w:r w:rsidR="00352988">
        <w:rPr>
          <w:rFonts w:ascii="Times New Roman"/>
        </w:rPr>
        <w:t>backgrounding</w:t>
      </w:r>
      <w:r w:rsidR="00554A68" w:rsidRPr="00C648B9">
        <w:rPr>
          <w:rFonts w:ascii="Times New Roman" w:hint="default"/>
        </w:rPr>
        <w:t>. But iOS origin</w:t>
      </w:r>
      <w:r w:rsidR="00352988">
        <w:rPr>
          <w:rFonts w:ascii="Times New Roman"/>
        </w:rPr>
        <w:t>ates</w:t>
      </w:r>
      <w:r w:rsidR="00554A68" w:rsidRPr="00C648B9">
        <w:rPr>
          <w:rFonts w:ascii="Times New Roman" w:hint="default"/>
        </w:rPr>
        <w:t xml:space="preserve"> from OSX, and </w:t>
      </w:r>
      <w:r w:rsidR="00352988">
        <w:rPr>
          <w:rFonts w:ascii="Times New Roman"/>
        </w:rPr>
        <w:t>like all *</w:t>
      </w:r>
      <w:r w:rsidR="00554A68" w:rsidRPr="00C648B9">
        <w:rPr>
          <w:rFonts w:ascii="Times New Roman" w:hint="default"/>
        </w:rPr>
        <w:t>NIX system</w:t>
      </w:r>
      <w:r w:rsidR="00352988">
        <w:rPr>
          <w:rFonts w:ascii="Times New Roman"/>
        </w:rPr>
        <w:t xml:space="preserve">s, OSX </w:t>
      </w:r>
      <w:r w:rsidR="00D24BFF">
        <w:rPr>
          <w:rFonts w:ascii="Times New Roman"/>
        </w:rPr>
        <w:t>has daemons</w:t>
      </w:r>
      <w:r w:rsidR="00554A68" w:rsidRPr="00C648B9">
        <w:rPr>
          <w:rFonts w:ascii="Times New Roman" w:hint="default"/>
        </w:rPr>
        <w:t xml:space="preserve"> (</w:t>
      </w:r>
      <w:r w:rsidR="00D24BFF">
        <w:rPr>
          <w:rFonts w:ascii="Times New Roman"/>
        </w:rPr>
        <w:t>T</w:t>
      </w:r>
      <w:r w:rsidR="00554A68" w:rsidRPr="00C648B9">
        <w:rPr>
          <w:rFonts w:ascii="Times New Roman" w:hint="default"/>
        </w:rPr>
        <w:t xml:space="preserve">he same </w:t>
      </w:r>
      <w:r w:rsidR="00D24BFF">
        <w:rPr>
          <w:rFonts w:ascii="Times New Roman"/>
        </w:rPr>
        <w:t>thing is called</w:t>
      </w:r>
      <w:r w:rsidR="00554A68" w:rsidRPr="00C648B9">
        <w:rPr>
          <w:rFonts w:ascii="Times New Roman" w:hint="default"/>
        </w:rPr>
        <w:t xml:space="preserve"> Service </w:t>
      </w:r>
      <w:r w:rsidR="00D24BFF">
        <w:rPr>
          <w:rFonts w:ascii="Times New Roman"/>
        </w:rPr>
        <w:t>on</w:t>
      </w:r>
      <w:r w:rsidR="00D24BFF" w:rsidRPr="00C648B9">
        <w:rPr>
          <w:rFonts w:ascii="Times New Roman" w:hint="default"/>
        </w:rPr>
        <w:t xml:space="preserve"> </w:t>
      </w:r>
      <w:r w:rsidR="00D24BFF">
        <w:rPr>
          <w:rFonts w:ascii="Times New Roman"/>
        </w:rPr>
        <w:t xml:space="preserve">Microsoft </w:t>
      </w:r>
      <w:r w:rsidR="00554A68" w:rsidRPr="00C648B9">
        <w:rPr>
          <w:rFonts w:ascii="Times New Roman" w:hint="default"/>
        </w:rPr>
        <w:t>Windows</w:t>
      </w:r>
      <w:r w:rsidR="00D24BFF">
        <w:rPr>
          <w:rFonts w:ascii="Times New Roman"/>
        </w:rPr>
        <w:t>)</w:t>
      </w:r>
      <w:r w:rsidR="00554A68" w:rsidRPr="00C648B9">
        <w:rPr>
          <w:rFonts w:ascii="Times New Roman" w:hint="default"/>
        </w:rPr>
        <w:t xml:space="preserve">. Jailbreak </w:t>
      </w:r>
      <w:r w:rsidR="00D24BFF">
        <w:rPr>
          <w:rFonts w:ascii="Times New Roman"/>
        </w:rPr>
        <w:t>opens</w:t>
      </w:r>
      <w:r w:rsidR="00554A68" w:rsidRPr="00C648B9">
        <w:rPr>
          <w:rFonts w:ascii="Times New Roman" w:hint="default"/>
        </w:rPr>
        <w:t xml:space="preserve"> </w:t>
      </w:r>
      <w:r w:rsidR="00767DBE">
        <w:rPr>
          <w:rFonts w:ascii="Times New Roman"/>
        </w:rPr>
        <w:t xml:space="preserve">the </w:t>
      </w:r>
      <w:r w:rsidR="00554A68" w:rsidRPr="00C648B9">
        <w:rPr>
          <w:rFonts w:ascii="Times New Roman" w:hint="default"/>
        </w:rPr>
        <w:t>whole iOS filesystem</w:t>
      </w:r>
      <w:r w:rsidR="00D24BFF">
        <w:rPr>
          <w:rFonts w:ascii="Times New Roman"/>
        </w:rPr>
        <w:t xml:space="preserve"> to us</w:t>
      </w:r>
      <w:r w:rsidR="00554A68" w:rsidRPr="00C648B9">
        <w:rPr>
          <w:rFonts w:ascii="Times New Roman" w:hint="default"/>
        </w:rPr>
        <w:t xml:space="preserve">, </w:t>
      </w:r>
      <w:r w:rsidR="00D24BFF">
        <w:rPr>
          <w:rFonts w:ascii="Times New Roman"/>
        </w:rPr>
        <w:t>thus</w:t>
      </w:r>
      <w:r w:rsidR="00554A68" w:rsidRPr="00C648B9">
        <w:rPr>
          <w:rFonts w:ascii="Times New Roman" w:hint="default"/>
        </w:rPr>
        <w:t xml:space="preserve"> </w:t>
      </w:r>
      <w:r w:rsidR="00D24BFF">
        <w:rPr>
          <w:rFonts w:ascii="Times New Roman"/>
        </w:rPr>
        <w:t>reveals</w:t>
      </w:r>
      <w:r w:rsidR="00554A68" w:rsidRPr="00C648B9">
        <w:rPr>
          <w:rFonts w:ascii="Times New Roman" w:hint="default"/>
        </w:rPr>
        <w:t xml:space="preserve"> </w:t>
      </w:r>
      <w:r w:rsidR="00D24BFF">
        <w:rPr>
          <w:rFonts w:ascii="Times New Roman"/>
        </w:rPr>
        <w:t>all</w:t>
      </w:r>
      <w:r w:rsidR="00554A68" w:rsidRPr="00C648B9">
        <w:rPr>
          <w:rFonts w:ascii="Times New Roman" w:hint="default"/>
        </w:rPr>
        <w:t xml:space="preserve"> daemon</w:t>
      </w:r>
      <w:r w:rsidR="00D24BFF">
        <w:rPr>
          <w:rFonts w:ascii="Times New Roman"/>
        </w:rPr>
        <w:t>s</w:t>
      </w:r>
      <w:r w:rsidR="00554A68" w:rsidRPr="00C648B9">
        <w:rPr>
          <w:rFonts w:ascii="Times New Roman" w:hint="default"/>
        </w:rPr>
        <w:t>.</w:t>
      </w:r>
    </w:p>
    <w:p w14:paraId="025AC3A3" w14:textId="5B1AA151" w:rsidR="00C17150" w:rsidRPr="00C648B9" w:rsidRDefault="00554A68">
      <w:pPr>
        <w:pStyle w:val="1"/>
        <w:rPr>
          <w:rFonts w:ascii="Times New Roman" w:hint="default"/>
        </w:rPr>
      </w:pPr>
      <w:r w:rsidRPr="00C648B9">
        <w:rPr>
          <w:rFonts w:ascii="Times New Roman" w:hint="default"/>
        </w:rPr>
        <w:t xml:space="preserve">Daemons </w:t>
      </w:r>
      <w:r w:rsidR="00355646">
        <w:rPr>
          <w:rFonts w:ascii="Times New Roman"/>
        </w:rPr>
        <w:t xml:space="preserve">are born to </w:t>
      </w:r>
      <w:r w:rsidRPr="00C648B9">
        <w:rPr>
          <w:rFonts w:ascii="Times New Roman" w:hint="default"/>
        </w:rPr>
        <w:t xml:space="preserve">run in </w:t>
      </w:r>
      <w:r w:rsidR="00355646">
        <w:rPr>
          <w:rFonts w:ascii="Times New Roman"/>
        </w:rPr>
        <w:t xml:space="preserve">the </w:t>
      </w:r>
      <w:r w:rsidRPr="00C648B9">
        <w:rPr>
          <w:rFonts w:ascii="Times New Roman" w:hint="default"/>
        </w:rPr>
        <w:t xml:space="preserve">background, providing </w:t>
      </w:r>
      <w:r w:rsidR="00FA1335">
        <w:rPr>
          <w:rFonts w:ascii="Times New Roman"/>
        </w:rPr>
        <w:t xml:space="preserve">all kinds of </w:t>
      </w:r>
      <w:r w:rsidRPr="00C648B9">
        <w:rPr>
          <w:rFonts w:ascii="Times New Roman" w:hint="default"/>
        </w:rPr>
        <w:t xml:space="preserve">services. For example, imagent </w:t>
      </w:r>
      <w:r w:rsidR="00FA1335">
        <w:rPr>
          <w:rFonts w:ascii="Times New Roman"/>
        </w:rPr>
        <w:t>guarantees</w:t>
      </w:r>
      <w:r w:rsidRPr="00C648B9">
        <w:rPr>
          <w:rFonts w:ascii="Times New Roman" w:hint="default"/>
        </w:rPr>
        <w:t xml:space="preserve"> </w:t>
      </w:r>
      <w:r w:rsidR="00FA1335">
        <w:rPr>
          <w:rFonts w:ascii="Times New Roman"/>
        </w:rPr>
        <w:t xml:space="preserve">the correct </w:t>
      </w:r>
      <w:r w:rsidRPr="00C648B9">
        <w:rPr>
          <w:rFonts w:ascii="Times New Roman" w:hint="default"/>
        </w:rPr>
        <w:t xml:space="preserve">sending and receiving </w:t>
      </w:r>
      <w:r w:rsidR="00FA1335">
        <w:rPr>
          <w:rFonts w:ascii="Times New Roman"/>
        </w:rPr>
        <w:t xml:space="preserve">of </w:t>
      </w:r>
      <w:r w:rsidRPr="00C648B9">
        <w:rPr>
          <w:rFonts w:ascii="Times New Roman" w:hint="default"/>
        </w:rPr>
        <w:t>iMessage</w:t>
      </w:r>
      <w:r w:rsidR="00FA1335">
        <w:rPr>
          <w:rFonts w:ascii="Times New Roman"/>
        </w:rPr>
        <w:t>s</w:t>
      </w:r>
      <w:r w:rsidRPr="00C648B9">
        <w:rPr>
          <w:rFonts w:ascii="Times New Roman" w:hint="default"/>
        </w:rPr>
        <w:t xml:space="preserve">, </w:t>
      </w:r>
      <w:r>
        <w:rPr>
          <w:rFonts w:ascii="Times New Roman"/>
        </w:rPr>
        <w:t>mediaserverd handle</w:t>
      </w:r>
      <w:r w:rsidR="00FA1335">
        <w:rPr>
          <w:rFonts w:ascii="Times New Roman"/>
        </w:rPr>
        <w:t>s</w:t>
      </w:r>
      <w:r>
        <w:rPr>
          <w:rFonts w:ascii="Times New Roman"/>
        </w:rPr>
        <w:t xml:space="preserve"> almost all audio</w:t>
      </w:r>
      <w:r w:rsidR="00FA1335">
        <w:rPr>
          <w:rFonts w:ascii="Times New Roman"/>
        </w:rPr>
        <w:t>s</w:t>
      </w:r>
      <w:r>
        <w:rPr>
          <w:rFonts w:ascii="Times New Roman"/>
        </w:rPr>
        <w:t xml:space="preserve"> and video</w:t>
      </w:r>
      <w:r w:rsidR="00FA1335">
        <w:rPr>
          <w:rFonts w:ascii="Times New Roman"/>
        </w:rPr>
        <w:t>s</w:t>
      </w:r>
      <w:r>
        <w:rPr>
          <w:rFonts w:ascii="Times New Roman"/>
        </w:rPr>
        <w:t xml:space="preserve">, and syslogd is used to record </w:t>
      </w:r>
      <w:r w:rsidR="00FA1335">
        <w:rPr>
          <w:rFonts w:ascii="Times New Roman"/>
        </w:rPr>
        <w:t xml:space="preserve">system </w:t>
      </w:r>
      <w:r>
        <w:rPr>
          <w:rFonts w:ascii="Times New Roman"/>
        </w:rPr>
        <w:t xml:space="preserve">logs. </w:t>
      </w:r>
      <w:r w:rsidR="009D593C">
        <w:rPr>
          <w:rFonts w:ascii="Times New Roman"/>
        </w:rPr>
        <w:t>Each d</w:t>
      </w:r>
      <w:r w:rsidR="004D00B7">
        <w:rPr>
          <w:rFonts w:ascii="Times New Roman"/>
        </w:rPr>
        <w:t>aemon is consists</w:t>
      </w:r>
      <w:r>
        <w:rPr>
          <w:rFonts w:ascii="Times New Roman"/>
        </w:rPr>
        <w:t xml:space="preserve"> of two </w:t>
      </w:r>
      <w:r w:rsidR="009D593C">
        <w:rPr>
          <w:rFonts w:ascii="Times New Roman"/>
        </w:rPr>
        <w:t>parts</w:t>
      </w:r>
      <w:r>
        <w:rPr>
          <w:rFonts w:ascii="Times New Roman"/>
        </w:rPr>
        <w:t>, one</w:t>
      </w:r>
      <w:r w:rsidR="009D593C">
        <w:rPr>
          <w:rFonts w:ascii="Times New Roman"/>
        </w:rPr>
        <w:t xml:space="preserve"> e</w:t>
      </w:r>
      <w:r>
        <w:rPr>
          <w:rFonts w:ascii="Times New Roman"/>
        </w:rPr>
        <w:t xml:space="preserve">xecutable and </w:t>
      </w:r>
      <w:r w:rsidR="009D593C">
        <w:rPr>
          <w:rFonts w:ascii="Times New Roman"/>
        </w:rPr>
        <w:t>one</w:t>
      </w:r>
      <w:r>
        <w:rPr>
          <w:rFonts w:ascii="Times New Roman"/>
        </w:rPr>
        <w:t xml:space="preserve"> plist</w:t>
      </w:r>
      <w:r w:rsidR="009D593C">
        <w:rPr>
          <w:rFonts w:ascii="Times New Roman"/>
        </w:rPr>
        <w:t xml:space="preserve"> file</w:t>
      </w:r>
      <w:r>
        <w:rPr>
          <w:rFonts w:ascii="Times New Roman"/>
        </w:rPr>
        <w:t xml:space="preserve">. The root process </w:t>
      </w:r>
      <w:r w:rsidR="00C86D8D">
        <w:rPr>
          <w:rFonts w:ascii="Times New Roman"/>
        </w:rPr>
        <w:t xml:space="preserve">on iOS </w:t>
      </w:r>
      <w:r>
        <w:rPr>
          <w:rFonts w:ascii="Times New Roman"/>
        </w:rPr>
        <w:t xml:space="preserve">is launchd, </w:t>
      </w:r>
      <w:r w:rsidR="007E38D3">
        <w:rPr>
          <w:rFonts w:ascii="Times New Roman"/>
        </w:rPr>
        <w:t>which is also a daemon,</w:t>
      </w:r>
      <w:r w:rsidR="00C86D8D">
        <w:rPr>
          <w:rFonts w:ascii="Times New Roman"/>
        </w:rPr>
        <w:t xml:space="preserve"> </w:t>
      </w:r>
      <w:r>
        <w:rPr>
          <w:rFonts w:ascii="Times New Roman"/>
        </w:rPr>
        <w:t>checks all plist files under /System/Library/LaunchDaemons and /Library/LaunchDaemons</w:t>
      </w:r>
      <w:r w:rsidR="00C86D8D">
        <w:rPr>
          <w:rFonts w:ascii="Times New Roman"/>
        </w:rPr>
        <w:t xml:space="preserve"> after each reboot</w:t>
      </w:r>
      <w:r>
        <w:rPr>
          <w:rFonts w:ascii="Times New Roman"/>
        </w:rPr>
        <w:t xml:space="preserve">, then </w:t>
      </w:r>
      <w:r w:rsidR="00C86D8D">
        <w:rPr>
          <w:rFonts w:ascii="Times New Roman"/>
        </w:rPr>
        <w:t>run the</w:t>
      </w:r>
      <w:r>
        <w:rPr>
          <w:rFonts w:ascii="Times New Roman"/>
        </w:rPr>
        <w:t xml:space="preserve"> corresponding executable</w:t>
      </w:r>
      <w:r w:rsidR="00C86D8D">
        <w:rPr>
          <w:rFonts w:ascii="Times New Roman"/>
        </w:rPr>
        <w:t xml:space="preserve"> to launch the daemon</w:t>
      </w:r>
      <w:r>
        <w:rPr>
          <w:rFonts w:ascii="Times New Roman"/>
        </w:rPr>
        <w:t xml:space="preserve">. </w:t>
      </w:r>
      <w:r w:rsidR="00C86D8D">
        <w:rPr>
          <w:rFonts w:ascii="Times New Roman"/>
        </w:rPr>
        <w:t>A daemons</w:t>
      </w:r>
      <w:r w:rsidR="00C86D8D">
        <w:rPr>
          <w:rFonts w:ascii="Times New Roman" w:hint="default"/>
        </w:rPr>
        <w:t>’</w:t>
      </w:r>
      <w:r w:rsidR="00C86D8D">
        <w:rPr>
          <w:rFonts w:ascii="Times New Roman"/>
        </w:rPr>
        <w:t xml:space="preserve"> </w:t>
      </w:r>
      <w:r>
        <w:rPr>
          <w:rFonts w:ascii="Times New Roman"/>
        </w:rPr>
        <w:t xml:space="preserve">plist file </w:t>
      </w:r>
      <w:r w:rsidR="00C86D8D">
        <w:rPr>
          <w:rFonts w:ascii="Times New Roman"/>
        </w:rPr>
        <w:t>plays a similar role</w:t>
      </w:r>
      <w:r>
        <w:rPr>
          <w:rFonts w:ascii="Times New Roman"/>
        </w:rPr>
        <w:t xml:space="preserve"> </w:t>
      </w:r>
      <w:r w:rsidR="00C86D8D">
        <w:rPr>
          <w:rFonts w:ascii="Times New Roman"/>
        </w:rPr>
        <w:t>as an App</w:t>
      </w:r>
      <w:r w:rsidR="00C86D8D">
        <w:rPr>
          <w:rFonts w:ascii="Times New Roman" w:hint="default"/>
        </w:rPr>
        <w:t>’</w:t>
      </w:r>
      <w:r w:rsidR="00C86D8D">
        <w:rPr>
          <w:rFonts w:ascii="Times New Roman"/>
        </w:rPr>
        <w:t xml:space="preserve">s </w:t>
      </w:r>
      <w:r>
        <w:rPr>
          <w:rFonts w:ascii="Times New Roman"/>
        </w:rPr>
        <w:t>Info.plist file</w:t>
      </w:r>
      <w:r w:rsidR="00C86D8D">
        <w:rPr>
          <w:rFonts w:ascii="Times New Roman"/>
        </w:rPr>
        <w:t xml:space="preserve">, it </w:t>
      </w:r>
      <w:r>
        <w:rPr>
          <w:rFonts w:ascii="Times New Roman"/>
        </w:rPr>
        <w:t>record</w:t>
      </w:r>
      <w:r w:rsidR="00C86D8D">
        <w:rPr>
          <w:rFonts w:ascii="Times New Roman"/>
        </w:rPr>
        <w:t>s</w:t>
      </w:r>
      <w:r>
        <w:rPr>
          <w:rFonts w:ascii="Times New Roman"/>
        </w:rPr>
        <w:t xml:space="preserve"> </w:t>
      </w:r>
      <w:r w:rsidR="00C86D8D">
        <w:rPr>
          <w:rFonts w:ascii="Times New Roman"/>
        </w:rPr>
        <w:t xml:space="preserve">the </w:t>
      </w:r>
      <w:r>
        <w:rPr>
          <w:rFonts w:ascii="Times New Roman"/>
        </w:rPr>
        <w:t>daemon</w:t>
      </w:r>
      <w:r w:rsidRPr="00C648B9">
        <w:rPr>
          <w:rFonts w:ascii="Times New Roman" w:hint="default"/>
        </w:rPr>
        <w:t>’</w:t>
      </w:r>
      <w:r>
        <w:rPr>
          <w:rFonts w:ascii="Times New Roman"/>
        </w:rPr>
        <w:t xml:space="preserve">s basic information, as shown in </w:t>
      </w:r>
      <w:r w:rsidR="00C86D8D">
        <w:rPr>
          <w:rFonts w:ascii="Times New Roman"/>
        </w:rPr>
        <w:t xml:space="preserve">the </w:t>
      </w:r>
      <w:r>
        <w:rPr>
          <w:rFonts w:ascii="Times New Roman"/>
        </w:rPr>
        <w:t>following</w:t>
      </w:r>
      <w:r w:rsidR="00C86D8D">
        <w:rPr>
          <w:rFonts w:ascii="Times New Roman"/>
        </w:rPr>
        <w:t>:</w:t>
      </w:r>
    </w:p>
    <w:p w14:paraId="6F0FF49E"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snakeninnys-MacBook:~ snakeninny$ plutil -p /Users/snakeninny/Code/iOSSystemBinaries/8.1.1_iPhone5/System/Library/LaunchDaemons/com.apple.imagent.plist </w:t>
      </w:r>
    </w:p>
    <w:p w14:paraId="52283847"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C03D554"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"WorkingDirectory" =&gt; "/tmp"</w:t>
      </w:r>
    </w:p>
    <w:p w14:paraId="6A1BFA0A"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"Label" =&gt; "com.apple.imagent"</w:t>
      </w:r>
    </w:p>
    <w:p w14:paraId="4E543BA8"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"JetsamProperties" =&gt; {</w:t>
      </w:r>
    </w:p>
    <w:p w14:paraId="108176B3"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"JetsamMemoryLimit" =&gt; 3000</w:t>
      </w:r>
    </w:p>
    <w:p w14:paraId="51B35C43"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t>
      </w:r>
    </w:p>
    <w:p w14:paraId="68E748C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"EnvironmentVariables" =&gt; {</w:t>
      </w:r>
    </w:p>
    <w:p w14:paraId="0BDF3331"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"NSRunningFromLaunchd" =&gt; "1"</w:t>
      </w:r>
    </w:p>
    <w:p w14:paraId="0CBB83D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t>
      </w:r>
    </w:p>
    <w:p w14:paraId="10BCB86E"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"POSIXSpawnType" =&gt; "Interactive"</w:t>
      </w:r>
    </w:p>
    <w:p w14:paraId="32FBFCB9"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"MachServices" =&gt; {</w:t>
      </w:r>
    </w:p>
    <w:p w14:paraId="081B17DB"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"com.apple.hsa-authentication-server" =&gt; 1</w:t>
      </w:r>
    </w:p>
    <w:p w14:paraId="126EED73"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"com.apple.imagent.embedded.auth" =&gt; 1</w:t>
      </w:r>
    </w:p>
    <w:p w14:paraId="449813CB"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"com.apple.incoming-call-filter-server" =&gt; 1</w:t>
      </w:r>
    </w:p>
    <w:p w14:paraId="193C235F"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t>
      </w:r>
    </w:p>
    <w:p w14:paraId="3325B81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"UserName" =&gt; "mobile"</w:t>
      </w:r>
    </w:p>
    <w:p w14:paraId="49136C18"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"RunAtLoad" =&gt; 1</w:t>
      </w:r>
    </w:p>
    <w:p w14:paraId="0926C198"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"ProgramArguments" =&gt; [</w:t>
      </w:r>
    </w:p>
    <w:p w14:paraId="2EDD94C6"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 =&gt; "/System/Library/PrivateFrameworks/IMCore.framework/imagent.app/imagent"</w:t>
      </w:r>
    </w:p>
    <w:p w14:paraId="05A13E6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t>
      </w:r>
    </w:p>
    <w:p w14:paraId="15E2EFE6"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"KeepAlive" =&gt; {</w:t>
      </w:r>
    </w:p>
    <w:p w14:paraId="3E1A0A2B"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"SuccessfulExit" =&gt; 0</w:t>
      </w:r>
    </w:p>
    <w:p w14:paraId="0804F5A2"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w:t>
      </w:r>
    </w:p>
    <w:p w14:paraId="414FEB71" w14:textId="77777777" w:rsidR="00C17150" w:rsidRDefault="00554A68">
      <w:pPr>
        <w:pStyle w:val="1"/>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F8A3501" w14:textId="7629260E" w:rsidR="00C17150" w:rsidRPr="00C648B9" w:rsidRDefault="00554A68">
      <w:pPr>
        <w:pStyle w:val="1"/>
        <w:rPr>
          <w:rFonts w:ascii="Times New Roman" w:hint="default"/>
        </w:rPr>
      </w:pPr>
      <w:r w:rsidRPr="00C648B9">
        <w:rPr>
          <w:rFonts w:ascii="Times New Roman" w:hint="default"/>
        </w:rPr>
        <w:t xml:space="preserve">Compared with </w:t>
      </w:r>
      <w:r w:rsidR="00D1191C">
        <w:rPr>
          <w:rFonts w:ascii="Times New Roman"/>
        </w:rPr>
        <w:t>A</w:t>
      </w:r>
      <w:r w:rsidRPr="00C648B9">
        <w:rPr>
          <w:rFonts w:ascii="Times New Roman" w:hint="default"/>
        </w:rPr>
        <w:t>pp</w:t>
      </w:r>
      <w:r w:rsidR="00D1191C">
        <w:rPr>
          <w:rFonts w:ascii="Times New Roman"/>
        </w:rPr>
        <w:t>s</w:t>
      </w:r>
      <w:r w:rsidRPr="00C648B9">
        <w:rPr>
          <w:rFonts w:ascii="Times New Roman" w:hint="default"/>
        </w:rPr>
        <w:t>, daemon</w:t>
      </w:r>
      <w:r w:rsidR="00D1191C">
        <w:rPr>
          <w:rFonts w:ascii="Times New Roman"/>
        </w:rPr>
        <w:t>s</w:t>
      </w:r>
      <w:r w:rsidRPr="00C648B9">
        <w:rPr>
          <w:rFonts w:ascii="Times New Roman" w:hint="default"/>
        </w:rPr>
        <w:t xml:space="preserve"> provide much </w:t>
      </w:r>
      <w:r w:rsidR="003A597E">
        <w:rPr>
          <w:rFonts w:ascii="Times New Roman"/>
        </w:rPr>
        <w:t xml:space="preserve">much </w:t>
      </w:r>
      <w:r w:rsidRPr="00C648B9">
        <w:rPr>
          <w:rFonts w:ascii="Times New Roman" w:hint="default"/>
        </w:rPr>
        <w:t xml:space="preserve">lower level functions, </w:t>
      </w:r>
      <w:r w:rsidR="003A597E">
        <w:rPr>
          <w:rFonts w:ascii="Times New Roman"/>
        </w:rPr>
        <w:t>accompanying with much much greater difficulties reverse engineering them.</w:t>
      </w:r>
      <w:r w:rsidRPr="00C648B9">
        <w:rPr>
          <w:rFonts w:ascii="Times New Roman" w:hint="default"/>
        </w:rPr>
        <w:t xml:space="preserve"> If you </w:t>
      </w:r>
      <w:r w:rsidR="003A597E">
        <w:rPr>
          <w:rFonts w:ascii="Times New Roman"/>
        </w:rPr>
        <w:t>don</w:t>
      </w:r>
      <w:r w:rsidR="003A597E">
        <w:rPr>
          <w:rFonts w:ascii="Times New Roman" w:hint="default"/>
        </w:rPr>
        <w:t>’</w:t>
      </w:r>
      <w:r w:rsidR="003A597E">
        <w:rPr>
          <w:rFonts w:ascii="Times New Roman"/>
        </w:rPr>
        <w:t>t know what you</w:t>
      </w:r>
      <w:r w:rsidR="003A597E">
        <w:rPr>
          <w:rFonts w:ascii="Times New Roman" w:hint="default"/>
        </w:rPr>
        <w:t>’</w:t>
      </w:r>
      <w:r w:rsidR="003A597E">
        <w:rPr>
          <w:rFonts w:ascii="Times New Roman"/>
        </w:rPr>
        <w:t>re doing for sure, don</w:t>
      </w:r>
      <w:r w:rsidR="003A597E">
        <w:rPr>
          <w:rFonts w:ascii="Times New Roman" w:hint="default"/>
        </w:rPr>
        <w:t>’</w:t>
      </w:r>
      <w:r w:rsidR="003A597E">
        <w:rPr>
          <w:rFonts w:ascii="Times New Roman"/>
        </w:rPr>
        <w:t xml:space="preserve">t </w:t>
      </w:r>
      <w:r w:rsidR="006D5DE8">
        <w:rPr>
          <w:rFonts w:ascii="Times New Roman"/>
        </w:rPr>
        <w:t xml:space="preserve">even </w:t>
      </w:r>
      <w:r w:rsidR="003A597E">
        <w:rPr>
          <w:rFonts w:ascii="Times New Roman"/>
        </w:rPr>
        <w:t>try to modify</w:t>
      </w:r>
      <w:r w:rsidRPr="00C648B9">
        <w:rPr>
          <w:rFonts w:ascii="Times New Roman" w:hint="default"/>
        </w:rPr>
        <w:t xml:space="preserve"> them</w:t>
      </w:r>
      <w:r w:rsidR="003A597E">
        <w:rPr>
          <w:rFonts w:ascii="Times New Roman"/>
        </w:rPr>
        <w:t>!</w:t>
      </w:r>
      <w:r w:rsidRPr="00C648B9">
        <w:rPr>
          <w:rFonts w:ascii="Times New Roman" w:hint="default"/>
        </w:rPr>
        <w:t xml:space="preserve"> </w:t>
      </w:r>
      <w:r w:rsidR="007E38D3">
        <w:rPr>
          <w:rFonts w:ascii="Times New Roman"/>
        </w:rPr>
        <w:t>It may break</w:t>
      </w:r>
      <w:r w:rsidR="003A597E">
        <w:rPr>
          <w:rFonts w:ascii="Times New Roman"/>
        </w:rPr>
        <w:t xml:space="preserve"> your iOS, leading to booting failures</w:t>
      </w:r>
      <w:r w:rsidR="006D5DE8">
        <w:rPr>
          <w:rFonts w:ascii="Times New Roman"/>
        </w:rPr>
        <w:t>, so you</w:t>
      </w:r>
      <w:r w:rsidRPr="00C648B9">
        <w:rPr>
          <w:rFonts w:ascii="Times New Roman"/>
        </w:rPr>
        <w:t>’</w:t>
      </w:r>
      <w:r w:rsidRPr="00C648B9">
        <w:rPr>
          <w:rFonts w:ascii="Times New Roman" w:hint="default"/>
        </w:rPr>
        <w:t xml:space="preserve">d better </w:t>
      </w:r>
      <w:r w:rsidR="006D5DE8">
        <w:rPr>
          <w:rFonts w:ascii="Times New Roman"/>
        </w:rPr>
        <w:t>stay away from</w:t>
      </w:r>
      <w:r w:rsidRPr="00C648B9">
        <w:rPr>
          <w:rFonts w:ascii="Times New Roman" w:hint="default"/>
        </w:rPr>
        <w:t xml:space="preserve"> daemon</w:t>
      </w:r>
      <w:r w:rsidR="006D5DE8">
        <w:rPr>
          <w:rFonts w:ascii="Times New Roman"/>
        </w:rPr>
        <w:t>s</w:t>
      </w:r>
      <w:r w:rsidRPr="00C648B9">
        <w:rPr>
          <w:rFonts w:ascii="Times New Roman" w:hint="default"/>
        </w:rPr>
        <w:t xml:space="preserve"> </w:t>
      </w:r>
      <w:r w:rsidR="006D5DE8">
        <w:rPr>
          <w:rFonts w:ascii="Times New Roman"/>
        </w:rPr>
        <w:t xml:space="preserve">as </w:t>
      </w:r>
      <w:r w:rsidRPr="00C648B9">
        <w:rPr>
          <w:rFonts w:ascii="Times New Roman" w:hint="default"/>
        </w:rPr>
        <w:t xml:space="preserve">reverse engineering </w:t>
      </w:r>
      <w:r w:rsidR="00E515C8">
        <w:rPr>
          <w:rFonts w:ascii="Times New Roman" w:hint="default"/>
        </w:rPr>
        <w:t>newbies</w:t>
      </w:r>
      <w:r w:rsidRPr="00C648B9">
        <w:rPr>
          <w:rFonts w:ascii="Times New Roman" w:hint="default"/>
        </w:rPr>
        <w:t xml:space="preserve"> . </w:t>
      </w:r>
      <w:r w:rsidR="006D5DE8">
        <w:rPr>
          <w:rFonts w:ascii="Times New Roman"/>
        </w:rPr>
        <w:t>After you</w:t>
      </w:r>
      <w:r w:rsidR="006D5DE8" w:rsidRPr="00987CD5">
        <w:rPr>
          <w:rFonts w:ascii="Times New Roman"/>
        </w:rPr>
        <w:t xml:space="preserve"> get some experience </w:t>
      </w:r>
      <w:r w:rsidR="006D5DE8">
        <w:rPr>
          <w:rFonts w:ascii="Times New Roman"/>
        </w:rPr>
        <w:t>reverse engineering A</w:t>
      </w:r>
      <w:r w:rsidR="006D5DE8" w:rsidRPr="00987CD5">
        <w:rPr>
          <w:rFonts w:ascii="Times New Roman"/>
        </w:rPr>
        <w:t>pps</w:t>
      </w:r>
      <w:r w:rsidR="006D5DE8">
        <w:rPr>
          <w:rFonts w:ascii="Times New Roman"/>
        </w:rPr>
        <w:t>,</w:t>
      </w:r>
      <w:r w:rsidR="006D5DE8" w:rsidRPr="006D5DE8">
        <w:rPr>
          <w:rFonts w:ascii="Times New Roman"/>
        </w:rPr>
        <w:t xml:space="preserve"> </w:t>
      </w:r>
      <w:r w:rsidR="006D5DE8">
        <w:rPr>
          <w:rFonts w:ascii="Times New Roman"/>
        </w:rPr>
        <w:t>i</w:t>
      </w:r>
      <w:r w:rsidRPr="00C648B9">
        <w:rPr>
          <w:rFonts w:ascii="Times New Roman" w:hint="default"/>
        </w:rPr>
        <w:t>t</w:t>
      </w:r>
      <w:r w:rsidRPr="00C648B9">
        <w:rPr>
          <w:rFonts w:ascii="Times New Roman"/>
        </w:rPr>
        <w:t>’</w:t>
      </w:r>
      <w:r w:rsidR="006D5DE8">
        <w:rPr>
          <w:rFonts w:ascii="Times New Roman"/>
        </w:rPr>
        <w:t>d</w:t>
      </w:r>
      <w:r w:rsidRPr="00C648B9">
        <w:rPr>
          <w:rFonts w:ascii="Times New Roman" w:hint="default"/>
        </w:rPr>
        <w:t xml:space="preserve"> </w:t>
      </w:r>
      <w:r w:rsidR="005C6D40">
        <w:rPr>
          <w:rFonts w:ascii="Times New Roman"/>
        </w:rPr>
        <w:t xml:space="preserve">be </w:t>
      </w:r>
      <w:r w:rsidR="006D5DE8">
        <w:rPr>
          <w:rFonts w:ascii="Times New Roman"/>
        </w:rPr>
        <w:t>OK</w:t>
      </w:r>
      <w:r w:rsidRPr="00C648B9">
        <w:rPr>
          <w:rFonts w:ascii="Times New Roman" w:hint="default"/>
        </w:rPr>
        <w:t xml:space="preserve"> for </w:t>
      </w:r>
      <w:r w:rsidR="006D5DE8">
        <w:rPr>
          <w:rFonts w:ascii="Times New Roman"/>
        </w:rPr>
        <w:t>you</w:t>
      </w:r>
      <w:r w:rsidRPr="00C648B9">
        <w:rPr>
          <w:rFonts w:ascii="Times New Roman" w:hint="default"/>
        </w:rPr>
        <w:t xml:space="preserve"> to challenge daemon</w:t>
      </w:r>
      <w:r w:rsidR="006D5DE8">
        <w:rPr>
          <w:rFonts w:ascii="Times New Roman"/>
        </w:rPr>
        <w:t>s</w:t>
      </w:r>
      <w:r w:rsidRPr="00C648B9">
        <w:rPr>
          <w:rFonts w:ascii="Times New Roman" w:hint="default"/>
        </w:rPr>
        <w:t xml:space="preserve">. After all, it takes more time and energy to reverse a daemon, but great rewards pay off later. </w:t>
      </w:r>
      <w:r w:rsidR="00D21B3C">
        <w:rPr>
          <w:rFonts w:ascii="Times New Roman"/>
        </w:rPr>
        <w:t>T</w:t>
      </w:r>
      <w:r w:rsidRPr="00C648B9">
        <w:rPr>
          <w:rFonts w:ascii="Times New Roman" w:hint="default"/>
        </w:rPr>
        <w:t xml:space="preserve">he </w:t>
      </w:r>
      <w:r w:rsidR="00D21B3C">
        <w:rPr>
          <w:rFonts w:ascii="Times New Roman"/>
        </w:rPr>
        <w:t xml:space="preserve">community acknowledged </w:t>
      </w:r>
      <w:r w:rsidR="00D21B3C">
        <w:rPr>
          <w:rFonts w:ascii="Times New Roman" w:hint="default"/>
        </w:rPr>
        <w:t>“</w:t>
      </w:r>
      <w:r w:rsidRPr="00C648B9">
        <w:rPr>
          <w:rFonts w:ascii="Times New Roman" w:hint="default"/>
        </w:rPr>
        <w:t xml:space="preserve">first </w:t>
      </w:r>
      <w:r w:rsidR="00D21B3C">
        <w:rPr>
          <w:rFonts w:ascii="Times New Roman"/>
        </w:rPr>
        <w:t>iP</w:t>
      </w:r>
      <w:r w:rsidRPr="00C648B9">
        <w:rPr>
          <w:rFonts w:ascii="Times New Roman" w:hint="default"/>
        </w:rPr>
        <w:t xml:space="preserve">hone call recording </w:t>
      </w:r>
      <w:r w:rsidR="00EA04CB">
        <w:rPr>
          <w:rFonts w:ascii="Times New Roman"/>
        </w:rPr>
        <w:t>A</w:t>
      </w:r>
      <w:r w:rsidRPr="00C648B9">
        <w:rPr>
          <w:rFonts w:ascii="Times New Roman" w:hint="default"/>
        </w:rPr>
        <w:t>pp</w:t>
      </w:r>
      <w:r w:rsidRPr="00C648B9">
        <w:rPr>
          <w:rFonts w:ascii="Times New Roman"/>
        </w:rPr>
        <w:t>”</w:t>
      </w:r>
      <w:r w:rsidRPr="00C648B9">
        <w:rPr>
          <w:rFonts w:ascii="Times New Roman" w:hint="default"/>
        </w:rPr>
        <w:t xml:space="preserve">, </w:t>
      </w:r>
      <w:r w:rsidR="00EA04CB">
        <w:rPr>
          <w:rFonts w:ascii="Times New Roman"/>
        </w:rPr>
        <w:t xml:space="preserve">i.e. </w:t>
      </w:r>
      <w:r w:rsidRPr="00C648B9">
        <w:rPr>
          <w:rFonts w:ascii="Times New Roman" w:hint="default"/>
        </w:rPr>
        <w:t xml:space="preserve">Audio </w:t>
      </w:r>
      <w:r w:rsidR="00EA04CB" w:rsidRPr="00EC56D9">
        <w:rPr>
          <w:rFonts w:ascii="Times New Roman" w:hint="default"/>
        </w:rPr>
        <w:t>Recorder</w:t>
      </w:r>
      <w:r w:rsidR="00EA04CB">
        <w:rPr>
          <w:rFonts w:ascii="Times New Roman"/>
        </w:rPr>
        <w:t>,</w:t>
      </w:r>
      <w:r w:rsidRPr="00C648B9">
        <w:rPr>
          <w:rFonts w:ascii="Times New Roman" w:hint="default"/>
        </w:rPr>
        <w:t xml:space="preserve"> is </w:t>
      </w:r>
      <w:r w:rsidR="00D21B3C">
        <w:rPr>
          <w:rFonts w:ascii="Times New Roman"/>
        </w:rPr>
        <w:t>accomplished</w:t>
      </w:r>
      <w:r w:rsidR="00D21B3C" w:rsidRPr="00C648B9">
        <w:rPr>
          <w:rFonts w:ascii="Times New Roman" w:hint="default"/>
        </w:rPr>
        <w:t xml:space="preserve"> </w:t>
      </w:r>
      <w:r w:rsidRPr="00C648B9">
        <w:rPr>
          <w:rFonts w:ascii="Times New Roman" w:hint="default"/>
        </w:rPr>
        <w:t xml:space="preserve">by reversing </w:t>
      </w:r>
      <w:r>
        <w:rPr>
          <w:rFonts w:ascii="Times New Roman"/>
        </w:rPr>
        <w:t>mediaserverd.</w:t>
      </w:r>
    </w:p>
    <w:p w14:paraId="180CF00D" w14:textId="00FD9842" w:rsidR="00C17150" w:rsidRDefault="00554A68">
      <w:pPr>
        <w:pStyle w:val="Heading2"/>
        <w:rPr>
          <w:rFonts w:ascii="黑体" w:eastAsia="黑体" w:hAnsi="黑体" w:cs="黑体"/>
          <w:lang w:val="zh-TW" w:eastAsia="zh-TW"/>
        </w:rPr>
      </w:pPr>
      <w:r>
        <w:t xml:space="preserve">2.3 </w:t>
      </w:r>
      <w:r w:rsidR="00807721">
        <w:rPr>
          <w:rFonts w:hint="eastAsia"/>
        </w:rPr>
        <w:t>Conclusion</w:t>
      </w:r>
    </w:p>
    <w:p w14:paraId="1E4E9294" w14:textId="57AC5078" w:rsidR="00C17150" w:rsidRPr="00C648B9" w:rsidRDefault="00554A68">
      <w:pPr>
        <w:pStyle w:val="1"/>
        <w:rPr>
          <w:rFonts w:ascii="Times New Roman" w:hint="default"/>
        </w:rPr>
      </w:pPr>
      <w:r w:rsidRPr="00C648B9">
        <w:rPr>
          <w:rFonts w:ascii="Times New Roman" w:hint="default"/>
        </w:rPr>
        <w:t>This chapter simply introduce</w:t>
      </w:r>
      <w:r w:rsidR="002C0EBA">
        <w:rPr>
          <w:rFonts w:ascii="Times New Roman"/>
        </w:rPr>
        <w:t>s</w:t>
      </w:r>
      <w:r w:rsidRPr="00C648B9">
        <w:rPr>
          <w:rFonts w:ascii="Times New Roman" w:hint="default"/>
        </w:rPr>
        <w:t xml:space="preserve"> iOS system hierarchy and </w:t>
      </w:r>
      <w:r w:rsidR="002C0EBA">
        <w:rPr>
          <w:rFonts w:ascii="Times New Roman"/>
        </w:rPr>
        <w:t>file types, which</w:t>
      </w:r>
      <w:r w:rsidRPr="00C648B9">
        <w:rPr>
          <w:rFonts w:ascii="Times New Roman" w:hint="default"/>
        </w:rPr>
        <w:t xml:space="preserve"> </w:t>
      </w:r>
      <w:r w:rsidR="002C0EBA">
        <w:rPr>
          <w:rFonts w:ascii="Times New Roman"/>
        </w:rPr>
        <w:t>are not necessities f</w:t>
      </w:r>
      <w:r w:rsidRPr="00C648B9">
        <w:rPr>
          <w:rFonts w:ascii="Times New Roman" w:hint="default"/>
        </w:rPr>
        <w:t xml:space="preserve">or App Store developers, </w:t>
      </w:r>
      <w:r w:rsidR="002C0EBA">
        <w:rPr>
          <w:rFonts w:ascii="Times New Roman"/>
        </w:rPr>
        <w:t>who</w:t>
      </w:r>
      <w:r w:rsidRPr="00C648B9">
        <w:rPr>
          <w:rFonts w:ascii="Times New Roman" w:hint="default"/>
        </w:rPr>
        <w:t xml:space="preserve"> don</w:t>
      </w:r>
      <w:r w:rsidRPr="00C648B9">
        <w:rPr>
          <w:rFonts w:ascii="Times New Roman"/>
        </w:rPr>
        <w:t>’</w:t>
      </w:r>
      <w:r w:rsidRPr="00C648B9">
        <w:rPr>
          <w:rFonts w:ascii="Times New Roman" w:hint="default"/>
        </w:rPr>
        <w:t xml:space="preserve">t </w:t>
      </w:r>
      <w:r w:rsidR="002C0EBA">
        <w:rPr>
          <w:rFonts w:ascii="Times New Roman"/>
        </w:rPr>
        <w:t xml:space="preserve">even </w:t>
      </w:r>
      <w:r w:rsidRPr="00C648B9">
        <w:rPr>
          <w:rFonts w:ascii="Times New Roman" w:hint="default"/>
        </w:rPr>
        <w:t>have a</w:t>
      </w:r>
      <w:r w:rsidR="002C0EBA">
        <w:rPr>
          <w:rFonts w:ascii="Times New Roman"/>
        </w:rPr>
        <w:t>n</w:t>
      </w:r>
      <w:r w:rsidRPr="00C648B9">
        <w:rPr>
          <w:rFonts w:ascii="Times New Roman" w:hint="default"/>
        </w:rPr>
        <w:t xml:space="preserve"> </w:t>
      </w:r>
      <w:r w:rsidR="002C0EBA">
        <w:rPr>
          <w:rFonts w:ascii="Times New Roman"/>
        </w:rPr>
        <w:t>official way</w:t>
      </w:r>
      <w:r w:rsidRPr="00C648B9">
        <w:rPr>
          <w:rFonts w:ascii="Times New Roman" w:hint="default"/>
        </w:rPr>
        <w:t xml:space="preserve"> to </w:t>
      </w:r>
      <w:r w:rsidR="003F583B" w:rsidRPr="00C648B9">
        <w:rPr>
          <w:rFonts w:ascii="Times New Roman" w:hint="default"/>
        </w:rPr>
        <w:t xml:space="preserve">learn </w:t>
      </w:r>
      <w:r w:rsidR="002C0EBA">
        <w:rPr>
          <w:rFonts w:ascii="Times New Roman"/>
        </w:rPr>
        <w:t>about the concepts</w:t>
      </w:r>
      <w:r w:rsidRPr="00C648B9">
        <w:rPr>
          <w:rFonts w:ascii="Times New Roman" w:hint="default"/>
        </w:rPr>
        <w:t>. This chapter</w:t>
      </w:r>
      <w:r w:rsidRPr="00C648B9">
        <w:rPr>
          <w:rFonts w:ascii="Times New Roman"/>
        </w:rPr>
        <w:t>’</w:t>
      </w:r>
      <w:r w:rsidRPr="00C648B9">
        <w:rPr>
          <w:rFonts w:ascii="Times New Roman" w:hint="default"/>
        </w:rPr>
        <w:t xml:space="preserve">s intention is to introduce you the very important </w:t>
      </w:r>
      <w:r w:rsidR="001B39FE">
        <w:rPr>
          <w:rFonts w:ascii="Times New Roman"/>
        </w:rPr>
        <w:t xml:space="preserve">yet </w:t>
      </w:r>
      <w:r w:rsidR="002C0EBA">
        <w:rPr>
          <w:rFonts w:ascii="Times New Roman"/>
        </w:rPr>
        <w:t xml:space="preserve">undocumented </w:t>
      </w:r>
      <w:r w:rsidRPr="00C648B9">
        <w:rPr>
          <w:rFonts w:ascii="Times New Roman" w:hint="default"/>
        </w:rPr>
        <w:t xml:space="preserve">system level knowledge, </w:t>
      </w:r>
      <w:r w:rsidR="002C0EBA">
        <w:rPr>
          <w:rFonts w:ascii="Times New Roman"/>
        </w:rPr>
        <w:t xml:space="preserve">which is essential in </w:t>
      </w:r>
      <w:r w:rsidRPr="00C648B9">
        <w:rPr>
          <w:rFonts w:ascii="Times New Roman" w:hint="default"/>
        </w:rPr>
        <w:t>iOS reverse engineering.</w:t>
      </w:r>
    </w:p>
    <w:p w14:paraId="639D6F46" w14:textId="549FEB7A" w:rsidR="00C17150" w:rsidRDefault="00554A68">
      <w:pPr>
        <w:pStyle w:val="1"/>
        <w:rPr>
          <w:rFonts w:hint="default"/>
        </w:rPr>
      </w:pPr>
      <w:r>
        <w:rPr>
          <w:rFonts w:ascii="Times New Roman"/>
        </w:rPr>
        <w:t xml:space="preserve">In fact, every </w:t>
      </w:r>
      <w:r w:rsidR="00264FA8">
        <w:rPr>
          <w:rFonts w:ascii="Times New Roman"/>
        </w:rPr>
        <w:t xml:space="preserve">section </w:t>
      </w:r>
      <w:r>
        <w:rPr>
          <w:rFonts w:ascii="Times New Roman"/>
        </w:rPr>
        <w:t>in this chapter can be extended</w:t>
      </w:r>
      <w:r w:rsidR="00264FA8">
        <w:rPr>
          <w:rFonts w:ascii="Times New Roman"/>
        </w:rPr>
        <w:t xml:space="preserve"> into another full chapter, b</w:t>
      </w:r>
      <w:r>
        <w:rPr>
          <w:rFonts w:ascii="Times New Roman"/>
        </w:rPr>
        <w:t xml:space="preserve">ut </w:t>
      </w:r>
      <w:r w:rsidR="00264FA8">
        <w:rPr>
          <w:rFonts w:ascii="Times New Roman"/>
        </w:rPr>
        <w:t>as beginners, knowing what we</w:t>
      </w:r>
      <w:r w:rsidR="00264FA8">
        <w:rPr>
          <w:rFonts w:ascii="Times New Roman" w:hint="default"/>
        </w:rPr>
        <w:t>’</w:t>
      </w:r>
      <w:r w:rsidR="00264FA8">
        <w:rPr>
          <w:rFonts w:ascii="Times New Roman"/>
        </w:rPr>
        <w:t>re talking about and what to google when you</w:t>
      </w:r>
      <w:r>
        <w:rPr>
          <w:rFonts w:ascii="Times New Roman"/>
        </w:rPr>
        <w:t xml:space="preserve"> encounter problems</w:t>
      </w:r>
      <w:r w:rsidR="00264FA8">
        <w:rPr>
          <w:rFonts w:ascii="Times New Roman"/>
        </w:rPr>
        <w:t xml:space="preserve"> during iOS reverse engineering is enough</w:t>
      </w:r>
      <w:r>
        <w:rPr>
          <w:rFonts w:ascii="Times New Roman"/>
        </w:rPr>
        <w:t xml:space="preserve">. If you have anything </w:t>
      </w:r>
      <w:r w:rsidR="00264FA8">
        <w:rPr>
          <w:rFonts w:ascii="Times New Roman"/>
        </w:rPr>
        <w:t>to say</w:t>
      </w:r>
      <w:r>
        <w:rPr>
          <w:rFonts w:ascii="Times New Roman"/>
        </w:rPr>
        <w:t xml:space="preserve">, welcome to </w:t>
      </w:r>
      <w:hyperlink r:id="rId23" w:history="1">
        <w:r>
          <w:rPr>
            <w:rStyle w:val="Hyperlink1"/>
            <w:rFonts w:ascii="Times New Roman"/>
          </w:rPr>
          <w:t>http://bbs.iosre.com</w:t>
        </w:r>
      </w:hyperlink>
      <w:r>
        <w:rPr>
          <w:rFonts w:ascii="Times New Roman"/>
        </w:rPr>
        <w:t>.</w:t>
      </w:r>
    </w:p>
    <w:sectPr w:rsidR="00C17150">
      <w:headerReference w:type="default" r:id="rId24"/>
      <w:footerReference w:type="default" r:id="rId25"/>
      <w:pgSz w:w="11900" w:h="16840"/>
      <w:pgMar w:top="1440" w:right="1558" w:bottom="1440" w:left="1418" w:header="851" w:footer="992" w:gutter="0"/>
      <w:pgNumType w:start="1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A079E" w14:textId="77777777" w:rsidR="00292E9E" w:rsidRDefault="00292E9E">
      <w:r>
        <w:separator/>
      </w:r>
    </w:p>
  </w:endnote>
  <w:endnote w:type="continuationSeparator" w:id="0">
    <w:p w14:paraId="11D0E02B" w14:textId="77777777" w:rsidR="00292E9E" w:rsidRDefault="0029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黑体">
    <w:charset w:val="88"/>
    <w:family w:val="auto"/>
    <w:pitch w:val="variable"/>
    <w:sig w:usb0="800002BF" w:usb1="38CF7CFA" w:usb2="00000016" w:usb3="00000000" w:csb0="0014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1FE3" w14:textId="77777777" w:rsidR="003A069C" w:rsidRDefault="003A069C">
    <w:pPr>
      <w:pStyle w:val="Footer"/>
      <w:ind w:firstLine="360"/>
      <w:jc w:val="center"/>
    </w:pPr>
    <w:r>
      <w:fldChar w:fldCharType="begin"/>
    </w:r>
    <w:r>
      <w:instrText xml:space="preserve"> PAGE </w:instrText>
    </w:r>
    <w:r>
      <w:fldChar w:fldCharType="separate"/>
    </w:r>
    <w:r w:rsidR="00292E9E">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AD42D" w14:textId="77777777" w:rsidR="00292E9E" w:rsidRDefault="00292E9E">
      <w:r>
        <w:separator/>
      </w:r>
    </w:p>
  </w:footnote>
  <w:footnote w:type="continuationSeparator" w:id="0">
    <w:p w14:paraId="4EF8ACED" w14:textId="77777777" w:rsidR="00292E9E" w:rsidRDefault="00292E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DCBBD" w14:textId="7633AE13" w:rsidR="003A069C" w:rsidRDefault="00391803">
    <w:pPr>
      <w:pStyle w:val="Header"/>
      <w:ind w:firstLine="0"/>
      <w:jc w:val="left"/>
    </w:pPr>
    <w:r>
      <w:rPr>
        <w:rFonts w:ascii="Trebuchet MS"/>
      </w:rPr>
      <w:t>iOS</w:t>
    </w:r>
    <w:r w:rsidR="003A069C">
      <w:rPr>
        <w:rFonts w:ascii="Trebuchet MS"/>
      </w:rPr>
      <w:t xml:space="preserve"> App Reverse Engineering Chapter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2F50"/>
    <w:multiLevelType w:val="multilevel"/>
    <w:tmpl w:val="914A27D6"/>
    <w:styleLink w:val="2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43463A1"/>
    <w:multiLevelType w:val="multilevel"/>
    <w:tmpl w:val="C31EC7C2"/>
    <w:styleLink w:val="List13"/>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nsid w:val="0BE1718F"/>
    <w:multiLevelType w:val="multilevel"/>
    <w:tmpl w:val="707CDF0C"/>
    <w:styleLink w:val="List1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
    <w:nsid w:val="10943457"/>
    <w:multiLevelType w:val="multilevel"/>
    <w:tmpl w:val="47201C74"/>
    <w:styleLink w:val="List3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
    <w:nsid w:val="12824BB4"/>
    <w:multiLevelType w:val="multilevel"/>
    <w:tmpl w:val="F8F2E874"/>
    <w:styleLink w:val="List40"/>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5">
    <w:nsid w:val="13BF2D65"/>
    <w:multiLevelType w:val="multilevel"/>
    <w:tmpl w:val="690207E2"/>
    <w:styleLink w:val="List47"/>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6">
    <w:nsid w:val="161D1C00"/>
    <w:multiLevelType w:val="multilevel"/>
    <w:tmpl w:val="BFAE03CC"/>
    <w:styleLink w:val="List2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7">
    <w:nsid w:val="19022624"/>
    <w:multiLevelType w:val="multilevel"/>
    <w:tmpl w:val="BBA2D2F2"/>
    <w:styleLink w:val="List43"/>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8">
    <w:nsid w:val="1A7A6832"/>
    <w:multiLevelType w:val="multilevel"/>
    <w:tmpl w:val="1A942710"/>
    <w:styleLink w:val="List3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9">
    <w:nsid w:val="1BB655B0"/>
    <w:multiLevelType w:val="multilevel"/>
    <w:tmpl w:val="076E8160"/>
    <w:styleLink w:val="4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1CC57024"/>
    <w:multiLevelType w:val="multilevel"/>
    <w:tmpl w:val="B46054C0"/>
    <w:styleLink w:val="List1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nsid w:val="1D481514"/>
    <w:multiLevelType w:val="multilevel"/>
    <w:tmpl w:val="CBEEF13A"/>
    <w:styleLink w:val="List26"/>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2">
    <w:nsid w:val="1E5306E7"/>
    <w:multiLevelType w:val="multilevel"/>
    <w:tmpl w:val="0B2AC9BC"/>
    <w:styleLink w:val="List33"/>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3">
    <w:nsid w:val="205D4D10"/>
    <w:multiLevelType w:val="multilevel"/>
    <w:tmpl w:val="5936F208"/>
    <w:styleLink w:val="List46"/>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21A027D5"/>
    <w:multiLevelType w:val="multilevel"/>
    <w:tmpl w:val="A04C3198"/>
    <w:styleLink w:val="List25"/>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5">
    <w:nsid w:val="22850F05"/>
    <w:multiLevelType w:val="multilevel"/>
    <w:tmpl w:val="CC6E25E2"/>
    <w:styleLink w:val="List1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2DA4163A"/>
    <w:multiLevelType w:val="multilevel"/>
    <w:tmpl w:val="CD8C0282"/>
    <w:styleLink w:val="List2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17">
    <w:nsid w:val="30EE5D17"/>
    <w:multiLevelType w:val="multilevel"/>
    <w:tmpl w:val="2430ACDA"/>
    <w:styleLink w:val="List42"/>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31B64CA4"/>
    <w:multiLevelType w:val="multilevel"/>
    <w:tmpl w:val="D9E83558"/>
    <w:styleLink w:val="List44"/>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nsid w:val="32040F39"/>
    <w:multiLevelType w:val="multilevel"/>
    <w:tmpl w:val="5E50A53A"/>
    <w:styleLink w:val="List16"/>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
    <w:nsid w:val="329251FE"/>
    <w:multiLevelType w:val="multilevel"/>
    <w:tmpl w:val="6B2CF6B8"/>
    <w:styleLink w:val="List12"/>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1">
    <w:nsid w:val="33214374"/>
    <w:multiLevelType w:val="multilevel"/>
    <w:tmpl w:val="1B9EF6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A0461F1"/>
    <w:multiLevelType w:val="multilevel"/>
    <w:tmpl w:val="5CF6B24E"/>
    <w:styleLink w:val="List19"/>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3">
    <w:nsid w:val="3FF27553"/>
    <w:multiLevelType w:val="multilevel"/>
    <w:tmpl w:val="7C7E9504"/>
    <w:styleLink w:val="List38"/>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4">
    <w:nsid w:val="47265323"/>
    <w:multiLevelType w:val="multilevel"/>
    <w:tmpl w:val="795401E8"/>
    <w:styleLink w:val="List7"/>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nsid w:val="4BB823B8"/>
    <w:multiLevelType w:val="multilevel"/>
    <w:tmpl w:val="F04AD564"/>
    <w:styleLink w:val="List27"/>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6">
    <w:nsid w:val="4C6868EF"/>
    <w:multiLevelType w:val="multilevel"/>
    <w:tmpl w:val="B8C29220"/>
    <w:styleLink w:val="List21"/>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7">
    <w:nsid w:val="50C846AD"/>
    <w:multiLevelType w:val="multilevel"/>
    <w:tmpl w:val="3D5C821E"/>
    <w:styleLink w:val="List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8">
    <w:nsid w:val="52647E59"/>
    <w:multiLevelType w:val="multilevel"/>
    <w:tmpl w:val="E9A05AEC"/>
    <w:styleLink w:val="List8"/>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nsid w:val="54CA0E34"/>
    <w:multiLevelType w:val="multilevel"/>
    <w:tmpl w:val="3714436A"/>
    <w:styleLink w:val="3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nsid w:val="55DA4512"/>
    <w:multiLevelType w:val="multilevel"/>
    <w:tmpl w:val="1540AA5E"/>
    <w:styleLink w:val="List37"/>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1">
    <w:nsid w:val="59792E7F"/>
    <w:multiLevelType w:val="multilevel"/>
    <w:tmpl w:val="D8FA7FE0"/>
    <w:styleLink w:val="List23"/>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2">
    <w:nsid w:val="59CE76B8"/>
    <w:multiLevelType w:val="multilevel"/>
    <w:tmpl w:val="65028C2A"/>
    <w:styleLink w:val="List9"/>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3">
    <w:nsid w:val="5CA57E19"/>
    <w:multiLevelType w:val="multilevel"/>
    <w:tmpl w:val="B8FE9A6E"/>
    <w:styleLink w:val="List30"/>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4">
    <w:nsid w:val="5CDA55BE"/>
    <w:multiLevelType w:val="multilevel"/>
    <w:tmpl w:val="5C2A216A"/>
    <w:styleLink w:val="List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nsid w:val="5E2454E4"/>
    <w:multiLevelType w:val="multilevel"/>
    <w:tmpl w:val="EE8ABE66"/>
    <w:styleLink w:val="List3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6">
    <w:nsid w:val="5E314524"/>
    <w:multiLevelType w:val="multilevel"/>
    <w:tmpl w:val="921CA31E"/>
    <w:styleLink w:val="List29"/>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7">
    <w:nsid w:val="5F417DA4"/>
    <w:multiLevelType w:val="multilevel"/>
    <w:tmpl w:val="7E9CA924"/>
    <w:styleLink w:val="List35"/>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8">
    <w:nsid w:val="6120538C"/>
    <w:multiLevelType w:val="multilevel"/>
    <w:tmpl w:val="DDDE1382"/>
    <w:styleLink w:val="List32"/>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39">
    <w:nsid w:val="630510AA"/>
    <w:multiLevelType w:val="multilevel"/>
    <w:tmpl w:val="DCDCA65A"/>
    <w:styleLink w:val="List41"/>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0">
    <w:nsid w:val="639C2291"/>
    <w:multiLevelType w:val="multilevel"/>
    <w:tmpl w:val="77F68D70"/>
    <w:styleLink w:val="List10"/>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nsid w:val="65BA5960"/>
    <w:multiLevelType w:val="multilevel"/>
    <w:tmpl w:val="F3F005E6"/>
    <w:styleLink w:val="List24"/>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2">
    <w:nsid w:val="66186FC7"/>
    <w:multiLevelType w:val="multilevel"/>
    <w:tmpl w:val="D7009604"/>
    <w:styleLink w:val="List6"/>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3">
    <w:nsid w:val="67C77BCC"/>
    <w:multiLevelType w:val="multilevel"/>
    <w:tmpl w:val="0FDA7B70"/>
    <w:styleLink w:val="List1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44">
    <w:nsid w:val="6BD51240"/>
    <w:multiLevelType w:val="multilevel"/>
    <w:tmpl w:val="B01215A2"/>
    <w:styleLink w:val="51"/>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5">
    <w:nsid w:val="6D3133B0"/>
    <w:multiLevelType w:val="multilevel"/>
    <w:tmpl w:val="4BD6EA4A"/>
    <w:styleLink w:val="List31"/>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6">
    <w:nsid w:val="779D0DF4"/>
    <w:multiLevelType w:val="multilevel"/>
    <w:tmpl w:val="E196E9A8"/>
    <w:styleLink w:val="List28"/>
    <w:lvl w:ilvl="0">
      <w:numFmt w:val="bullet"/>
      <w:lvlText w:val="❍"/>
      <w:lvlJc w:val="left"/>
      <w:rPr>
        <w:rFonts w:ascii="Times" w:eastAsia="Times" w:hAnsi="Times" w:cs="Times"/>
        <w:position w:val="0"/>
      </w:rPr>
    </w:lvl>
    <w:lvl w:ilvl="1">
      <w:start w:val="1"/>
      <w:numFmt w:val="bullet"/>
      <w:lvlText w:val="■"/>
      <w:lvlJc w:val="left"/>
      <w:rPr>
        <w:rFonts w:ascii="宋体" w:eastAsia="宋体" w:hAnsi="宋体" w:cs="宋体"/>
        <w:position w:val="0"/>
      </w:rPr>
    </w:lvl>
    <w:lvl w:ilvl="2">
      <w:start w:val="1"/>
      <w:numFmt w:val="bullet"/>
      <w:lvlText w:val="◆"/>
      <w:lvlJc w:val="left"/>
      <w:rPr>
        <w:rFonts w:ascii="宋体" w:eastAsia="宋体" w:hAnsi="宋体" w:cs="宋体"/>
        <w:position w:val="0"/>
      </w:rPr>
    </w:lvl>
    <w:lvl w:ilvl="3">
      <w:start w:val="1"/>
      <w:numFmt w:val="bullet"/>
      <w:lvlText w:val="●"/>
      <w:lvlJc w:val="left"/>
      <w:rPr>
        <w:rFonts w:ascii="宋体" w:eastAsia="宋体" w:hAnsi="宋体" w:cs="宋体"/>
        <w:position w:val="0"/>
      </w:rPr>
    </w:lvl>
    <w:lvl w:ilvl="4">
      <w:start w:val="1"/>
      <w:numFmt w:val="bullet"/>
      <w:lvlText w:val="■"/>
      <w:lvlJc w:val="left"/>
      <w:rPr>
        <w:rFonts w:ascii="宋体" w:eastAsia="宋体" w:hAnsi="宋体" w:cs="宋体"/>
        <w:position w:val="0"/>
      </w:rPr>
    </w:lvl>
    <w:lvl w:ilvl="5">
      <w:start w:val="1"/>
      <w:numFmt w:val="bullet"/>
      <w:lvlText w:val="◆"/>
      <w:lvlJc w:val="left"/>
      <w:rPr>
        <w:rFonts w:ascii="宋体" w:eastAsia="宋体" w:hAnsi="宋体" w:cs="宋体"/>
        <w:position w:val="0"/>
      </w:rPr>
    </w:lvl>
    <w:lvl w:ilvl="6">
      <w:start w:val="1"/>
      <w:numFmt w:val="bullet"/>
      <w:lvlText w:val="●"/>
      <w:lvlJc w:val="left"/>
      <w:rPr>
        <w:rFonts w:ascii="宋体" w:eastAsia="宋体" w:hAnsi="宋体" w:cs="宋体"/>
        <w:position w:val="0"/>
      </w:rPr>
    </w:lvl>
    <w:lvl w:ilvl="7">
      <w:start w:val="1"/>
      <w:numFmt w:val="bullet"/>
      <w:lvlText w:val="■"/>
      <w:lvlJc w:val="left"/>
      <w:rPr>
        <w:rFonts w:ascii="宋体" w:eastAsia="宋体" w:hAnsi="宋体" w:cs="宋体"/>
        <w:position w:val="0"/>
      </w:rPr>
    </w:lvl>
    <w:lvl w:ilvl="8">
      <w:start w:val="1"/>
      <w:numFmt w:val="bullet"/>
      <w:lvlText w:val="◆"/>
      <w:lvlJc w:val="left"/>
      <w:rPr>
        <w:rFonts w:ascii="宋体" w:eastAsia="宋体" w:hAnsi="宋体" w:cs="宋体"/>
        <w:position w:val="0"/>
      </w:rPr>
    </w:lvl>
  </w:abstractNum>
  <w:abstractNum w:abstractNumId="47">
    <w:nsid w:val="789E0663"/>
    <w:multiLevelType w:val="multilevel"/>
    <w:tmpl w:val="459E33DC"/>
    <w:styleLink w:val="List14"/>
    <w:lvl w:ilvl="0">
      <w:numFmt w:val="bullet"/>
      <w:lvlText w:val="●"/>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8">
    <w:nsid w:val="7C7E4E9F"/>
    <w:multiLevelType w:val="multilevel"/>
    <w:tmpl w:val="C734D3AE"/>
    <w:styleLink w:val="List45"/>
    <w:lvl w:ilvl="0">
      <w:numFmt w:val="bullet"/>
      <w:lvlText w:val="●"/>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34"/>
  </w:num>
  <w:num w:numId="2">
    <w:abstractNumId w:val="27"/>
  </w:num>
  <w:num w:numId="3">
    <w:abstractNumId w:val="0"/>
  </w:num>
  <w:num w:numId="4">
    <w:abstractNumId w:val="29"/>
  </w:num>
  <w:num w:numId="5">
    <w:abstractNumId w:val="9"/>
  </w:num>
  <w:num w:numId="6">
    <w:abstractNumId w:val="44"/>
  </w:num>
  <w:num w:numId="7">
    <w:abstractNumId w:val="42"/>
  </w:num>
  <w:num w:numId="8">
    <w:abstractNumId w:val="24"/>
  </w:num>
  <w:num w:numId="9">
    <w:abstractNumId w:val="28"/>
  </w:num>
  <w:num w:numId="10">
    <w:abstractNumId w:val="32"/>
  </w:num>
  <w:num w:numId="11">
    <w:abstractNumId w:val="40"/>
  </w:num>
  <w:num w:numId="12">
    <w:abstractNumId w:val="15"/>
  </w:num>
  <w:num w:numId="13">
    <w:abstractNumId w:val="20"/>
  </w:num>
  <w:num w:numId="14">
    <w:abstractNumId w:val="1"/>
  </w:num>
  <w:num w:numId="15">
    <w:abstractNumId w:val="47"/>
  </w:num>
  <w:num w:numId="16">
    <w:abstractNumId w:val="10"/>
  </w:num>
  <w:num w:numId="17">
    <w:abstractNumId w:val="19"/>
  </w:num>
  <w:num w:numId="18">
    <w:abstractNumId w:val="2"/>
  </w:num>
  <w:num w:numId="19">
    <w:abstractNumId w:val="43"/>
  </w:num>
  <w:num w:numId="20">
    <w:abstractNumId w:val="22"/>
  </w:num>
  <w:num w:numId="21">
    <w:abstractNumId w:val="6"/>
  </w:num>
  <w:num w:numId="22">
    <w:abstractNumId w:val="26"/>
  </w:num>
  <w:num w:numId="23">
    <w:abstractNumId w:val="16"/>
  </w:num>
  <w:num w:numId="24">
    <w:abstractNumId w:val="31"/>
  </w:num>
  <w:num w:numId="25">
    <w:abstractNumId w:val="41"/>
  </w:num>
  <w:num w:numId="26">
    <w:abstractNumId w:val="14"/>
  </w:num>
  <w:num w:numId="27">
    <w:abstractNumId w:val="11"/>
  </w:num>
  <w:num w:numId="28">
    <w:abstractNumId w:val="25"/>
  </w:num>
  <w:num w:numId="29">
    <w:abstractNumId w:val="46"/>
  </w:num>
  <w:num w:numId="30">
    <w:abstractNumId w:val="36"/>
  </w:num>
  <w:num w:numId="31">
    <w:abstractNumId w:val="33"/>
  </w:num>
  <w:num w:numId="32">
    <w:abstractNumId w:val="45"/>
  </w:num>
  <w:num w:numId="33">
    <w:abstractNumId w:val="38"/>
  </w:num>
  <w:num w:numId="34">
    <w:abstractNumId w:val="12"/>
  </w:num>
  <w:num w:numId="35">
    <w:abstractNumId w:val="8"/>
  </w:num>
  <w:num w:numId="36">
    <w:abstractNumId w:val="37"/>
  </w:num>
  <w:num w:numId="37">
    <w:abstractNumId w:val="35"/>
  </w:num>
  <w:num w:numId="38">
    <w:abstractNumId w:val="30"/>
  </w:num>
  <w:num w:numId="39">
    <w:abstractNumId w:val="23"/>
  </w:num>
  <w:num w:numId="40">
    <w:abstractNumId w:val="3"/>
  </w:num>
  <w:num w:numId="41">
    <w:abstractNumId w:val="4"/>
  </w:num>
  <w:num w:numId="42">
    <w:abstractNumId w:val="39"/>
  </w:num>
  <w:num w:numId="43">
    <w:abstractNumId w:val="17"/>
  </w:num>
  <w:num w:numId="44">
    <w:abstractNumId w:val="7"/>
  </w:num>
  <w:num w:numId="45">
    <w:abstractNumId w:val="18"/>
  </w:num>
  <w:num w:numId="46">
    <w:abstractNumId w:val="48"/>
  </w:num>
  <w:num w:numId="47">
    <w:abstractNumId w:val="13"/>
  </w:num>
  <w:num w:numId="48">
    <w:abstractNumId w:val="5"/>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C17150"/>
    <w:rsid w:val="00007A9B"/>
    <w:rsid w:val="0001052C"/>
    <w:rsid w:val="00011927"/>
    <w:rsid w:val="00020EB0"/>
    <w:rsid w:val="00026684"/>
    <w:rsid w:val="000277C4"/>
    <w:rsid w:val="0005562A"/>
    <w:rsid w:val="00064F73"/>
    <w:rsid w:val="00066EBF"/>
    <w:rsid w:val="0007156A"/>
    <w:rsid w:val="00071CE9"/>
    <w:rsid w:val="00090057"/>
    <w:rsid w:val="000B0FEE"/>
    <w:rsid w:val="000B152C"/>
    <w:rsid w:val="000B59EA"/>
    <w:rsid w:val="000C15E6"/>
    <w:rsid w:val="000C53E0"/>
    <w:rsid w:val="000D0AFC"/>
    <w:rsid w:val="000D4501"/>
    <w:rsid w:val="000D7DD4"/>
    <w:rsid w:val="000F15FA"/>
    <w:rsid w:val="000F5CDA"/>
    <w:rsid w:val="0010026A"/>
    <w:rsid w:val="00105A6E"/>
    <w:rsid w:val="00121C7C"/>
    <w:rsid w:val="00131CB9"/>
    <w:rsid w:val="00150D30"/>
    <w:rsid w:val="00151FB1"/>
    <w:rsid w:val="00171637"/>
    <w:rsid w:val="00173EB4"/>
    <w:rsid w:val="001740AB"/>
    <w:rsid w:val="00174DE3"/>
    <w:rsid w:val="001813F8"/>
    <w:rsid w:val="00181D18"/>
    <w:rsid w:val="0018760B"/>
    <w:rsid w:val="001903EA"/>
    <w:rsid w:val="001B39FE"/>
    <w:rsid w:val="001C211D"/>
    <w:rsid w:val="001D2B40"/>
    <w:rsid w:val="001D6791"/>
    <w:rsid w:val="001E10B3"/>
    <w:rsid w:val="001F522A"/>
    <w:rsid w:val="00200242"/>
    <w:rsid w:val="00206365"/>
    <w:rsid w:val="002076C5"/>
    <w:rsid w:val="002105A3"/>
    <w:rsid w:val="00227737"/>
    <w:rsid w:val="002347FE"/>
    <w:rsid w:val="00240B3A"/>
    <w:rsid w:val="00256818"/>
    <w:rsid w:val="00261ECA"/>
    <w:rsid w:val="00263967"/>
    <w:rsid w:val="00264FA8"/>
    <w:rsid w:val="0026760F"/>
    <w:rsid w:val="0027008A"/>
    <w:rsid w:val="0028480E"/>
    <w:rsid w:val="00292E9E"/>
    <w:rsid w:val="00295A7B"/>
    <w:rsid w:val="002A5D39"/>
    <w:rsid w:val="002B2FB3"/>
    <w:rsid w:val="002B67E0"/>
    <w:rsid w:val="002C0EBA"/>
    <w:rsid w:val="002D2007"/>
    <w:rsid w:val="002D6662"/>
    <w:rsid w:val="002E39B1"/>
    <w:rsid w:val="002E55F6"/>
    <w:rsid w:val="002E5EA2"/>
    <w:rsid w:val="002E6B0C"/>
    <w:rsid w:val="002E7BA4"/>
    <w:rsid w:val="00316E89"/>
    <w:rsid w:val="00330DEB"/>
    <w:rsid w:val="00352988"/>
    <w:rsid w:val="0035328B"/>
    <w:rsid w:val="00355646"/>
    <w:rsid w:val="00386FD0"/>
    <w:rsid w:val="00391803"/>
    <w:rsid w:val="003A069C"/>
    <w:rsid w:val="003A597E"/>
    <w:rsid w:val="003B258A"/>
    <w:rsid w:val="003B451E"/>
    <w:rsid w:val="003C1953"/>
    <w:rsid w:val="003C47AD"/>
    <w:rsid w:val="003D58AA"/>
    <w:rsid w:val="003E3A49"/>
    <w:rsid w:val="003E5C64"/>
    <w:rsid w:val="003F583B"/>
    <w:rsid w:val="00407E7D"/>
    <w:rsid w:val="00436179"/>
    <w:rsid w:val="00437569"/>
    <w:rsid w:val="0045107F"/>
    <w:rsid w:val="00457485"/>
    <w:rsid w:val="00460DD0"/>
    <w:rsid w:val="004744C3"/>
    <w:rsid w:val="00492FE7"/>
    <w:rsid w:val="00497792"/>
    <w:rsid w:val="004B5844"/>
    <w:rsid w:val="004B7ECE"/>
    <w:rsid w:val="004D00B7"/>
    <w:rsid w:val="004D3F83"/>
    <w:rsid w:val="00503EF9"/>
    <w:rsid w:val="005117C9"/>
    <w:rsid w:val="00515F58"/>
    <w:rsid w:val="00554A68"/>
    <w:rsid w:val="00564152"/>
    <w:rsid w:val="00580C70"/>
    <w:rsid w:val="005828C5"/>
    <w:rsid w:val="0058366A"/>
    <w:rsid w:val="005A11C3"/>
    <w:rsid w:val="005C6D40"/>
    <w:rsid w:val="005D19FC"/>
    <w:rsid w:val="005D24F8"/>
    <w:rsid w:val="005E6665"/>
    <w:rsid w:val="005E7C37"/>
    <w:rsid w:val="005F12AE"/>
    <w:rsid w:val="005F211D"/>
    <w:rsid w:val="00600B97"/>
    <w:rsid w:val="00610981"/>
    <w:rsid w:val="00617B5C"/>
    <w:rsid w:val="00625E16"/>
    <w:rsid w:val="00627AC3"/>
    <w:rsid w:val="006415E5"/>
    <w:rsid w:val="00653B1A"/>
    <w:rsid w:val="00660B9E"/>
    <w:rsid w:val="00667F92"/>
    <w:rsid w:val="006823A7"/>
    <w:rsid w:val="00683B58"/>
    <w:rsid w:val="00685070"/>
    <w:rsid w:val="00696B44"/>
    <w:rsid w:val="006C381F"/>
    <w:rsid w:val="006C7EC5"/>
    <w:rsid w:val="006D5DE8"/>
    <w:rsid w:val="006F049B"/>
    <w:rsid w:val="006F56C0"/>
    <w:rsid w:val="007078E5"/>
    <w:rsid w:val="0072178E"/>
    <w:rsid w:val="00736549"/>
    <w:rsid w:val="00744790"/>
    <w:rsid w:val="00761DBE"/>
    <w:rsid w:val="00767DBE"/>
    <w:rsid w:val="00776CE3"/>
    <w:rsid w:val="00791577"/>
    <w:rsid w:val="00795169"/>
    <w:rsid w:val="007A09D0"/>
    <w:rsid w:val="007A3E23"/>
    <w:rsid w:val="007B26AC"/>
    <w:rsid w:val="007B2FCB"/>
    <w:rsid w:val="007C3AA6"/>
    <w:rsid w:val="007D18BA"/>
    <w:rsid w:val="007D31E6"/>
    <w:rsid w:val="007D691A"/>
    <w:rsid w:val="007E38D3"/>
    <w:rsid w:val="007E7250"/>
    <w:rsid w:val="007F433D"/>
    <w:rsid w:val="007F7CD2"/>
    <w:rsid w:val="008030DC"/>
    <w:rsid w:val="00806783"/>
    <w:rsid w:val="00807721"/>
    <w:rsid w:val="008119C8"/>
    <w:rsid w:val="00821E24"/>
    <w:rsid w:val="008247D2"/>
    <w:rsid w:val="00824F0C"/>
    <w:rsid w:val="00831297"/>
    <w:rsid w:val="00831D34"/>
    <w:rsid w:val="008470F9"/>
    <w:rsid w:val="0085183E"/>
    <w:rsid w:val="00851A6E"/>
    <w:rsid w:val="00851A94"/>
    <w:rsid w:val="008607B1"/>
    <w:rsid w:val="008652D9"/>
    <w:rsid w:val="008834A7"/>
    <w:rsid w:val="00884E87"/>
    <w:rsid w:val="00891B87"/>
    <w:rsid w:val="008C1EF4"/>
    <w:rsid w:val="00905146"/>
    <w:rsid w:val="009127A6"/>
    <w:rsid w:val="00913473"/>
    <w:rsid w:val="0094745F"/>
    <w:rsid w:val="00956EB8"/>
    <w:rsid w:val="0096655E"/>
    <w:rsid w:val="009668BC"/>
    <w:rsid w:val="00966DD1"/>
    <w:rsid w:val="0097783B"/>
    <w:rsid w:val="00982609"/>
    <w:rsid w:val="009833DA"/>
    <w:rsid w:val="009A5C64"/>
    <w:rsid w:val="009A6C38"/>
    <w:rsid w:val="009D593C"/>
    <w:rsid w:val="009E09EB"/>
    <w:rsid w:val="009E28C1"/>
    <w:rsid w:val="009F1171"/>
    <w:rsid w:val="009F35FB"/>
    <w:rsid w:val="009F7740"/>
    <w:rsid w:val="00A002DD"/>
    <w:rsid w:val="00A13963"/>
    <w:rsid w:val="00A14CB9"/>
    <w:rsid w:val="00A234D1"/>
    <w:rsid w:val="00A26878"/>
    <w:rsid w:val="00A360F8"/>
    <w:rsid w:val="00A36BF9"/>
    <w:rsid w:val="00A46187"/>
    <w:rsid w:val="00A46890"/>
    <w:rsid w:val="00A46D96"/>
    <w:rsid w:val="00A476D3"/>
    <w:rsid w:val="00A534F8"/>
    <w:rsid w:val="00A54388"/>
    <w:rsid w:val="00A878E4"/>
    <w:rsid w:val="00AA59CB"/>
    <w:rsid w:val="00AB799D"/>
    <w:rsid w:val="00AB7CDD"/>
    <w:rsid w:val="00AC2CE8"/>
    <w:rsid w:val="00AC36FB"/>
    <w:rsid w:val="00AC7906"/>
    <w:rsid w:val="00AE0C91"/>
    <w:rsid w:val="00AE396F"/>
    <w:rsid w:val="00B0548A"/>
    <w:rsid w:val="00B34679"/>
    <w:rsid w:val="00B37EC7"/>
    <w:rsid w:val="00B43AF7"/>
    <w:rsid w:val="00B5240B"/>
    <w:rsid w:val="00B53B99"/>
    <w:rsid w:val="00B601F0"/>
    <w:rsid w:val="00B6374C"/>
    <w:rsid w:val="00B81E1B"/>
    <w:rsid w:val="00B844FF"/>
    <w:rsid w:val="00BA313B"/>
    <w:rsid w:val="00BC2304"/>
    <w:rsid w:val="00BD67D1"/>
    <w:rsid w:val="00BE03E9"/>
    <w:rsid w:val="00BF3A8B"/>
    <w:rsid w:val="00BF5889"/>
    <w:rsid w:val="00C17150"/>
    <w:rsid w:val="00C21630"/>
    <w:rsid w:val="00C40C47"/>
    <w:rsid w:val="00C5507D"/>
    <w:rsid w:val="00C61AC2"/>
    <w:rsid w:val="00C648B9"/>
    <w:rsid w:val="00C66C04"/>
    <w:rsid w:val="00C80696"/>
    <w:rsid w:val="00C848F6"/>
    <w:rsid w:val="00C86D8D"/>
    <w:rsid w:val="00C97304"/>
    <w:rsid w:val="00CB4DFE"/>
    <w:rsid w:val="00CB6F76"/>
    <w:rsid w:val="00CC1149"/>
    <w:rsid w:val="00CC2C15"/>
    <w:rsid w:val="00CC3AED"/>
    <w:rsid w:val="00CC4AC5"/>
    <w:rsid w:val="00D04311"/>
    <w:rsid w:val="00D1191C"/>
    <w:rsid w:val="00D2132A"/>
    <w:rsid w:val="00D21B3C"/>
    <w:rsid w:val="00D24BFF"/>
    <w:rsid w:val="00D402BA"/>
    <w:rsid w:val="00D43198"/>
    <w:rsid w:val="00D43DE3"/>
    <w:rsid w:val="00D51BA3"/>
    <w:rsid w:val="00D57F1E"/>
    <w:rsid w:val="00D57FC7"/>
    <w:rsid w:val="00D61FDA"/>
    <w:rsid w:val="00D62029"/>
    <w:rsid w:val="00D67555"/>
    <w:rsid w:val="00D70E01"/>
    <w:rsid w:val="00D7139E"/>
    <w:rsid w:val="00D73364"/>
    <w:rsid w:val="00D73F61"/>
    <w:rsid w:val="00D9433A"/>
    <w:rsid w:val="00D95F18"/>
    <w:rsid w:val="00D978C1"/>
    <w:rsid w:val="00DB38B5"/>
    <w:rsid w:val="00DC4B25"/>
    <w:rsid w:val="00DC5059"/>
    <w:rsid w:val="00DC5174"/>
    <w:rsid w:val="00DC7341"/>
    <w:rsid w:val="00DD2460"/>
    <w:rsid w:val="00DF088A"/>
    <w:rsid w:val="00DF0D2D"/>
    <w:rsid w:val="00E003FD"/>
    <w:rsid w:val="00E10AEF"/>
    <w:rsid w:val="00E1143E"/>
    <w:rsid w:val="00E168FC"/>
    <w:rsid w:val="00E17FE9"/>
    <w:rsid w:val="00E319F9"/>
    <w:rsid w:val="00E515C8"/>
    <w:rsid w:val="00E6600A"/>
    <w:rsid w:val="00E710CB"/>
    <w:rsid w:val="00E71613"/>
    <w:rsid w:val="00E7655F"/>
    <w:rsid w:val="00E778B7"/>
    <w:rsid w:val="00E80E98"/>
    <w:rsid w:val="00E932A9"/>
    <w:rsid w:val="00E96BFE"/>
    <w:rsid w:val="00EA04CB"/>
    <w:rsid w:val="00EB6B09"/>
    <w:rsid w:val="00EC33B3"/>
    <w:rsid w:val="00EC56D9"/>
    <w:rsid w:val="00ED0935"/>
    <w:rsid w:val="00ED68AE"/>
    <w:rsid w:val="00EF0E68"/>
    <w:rsid w:val="00EF168D"/>
    <w:rsid w:val="00F05D14"/>
    <w:rsid w:val="00F130A8"/>
    <w:rsid w:val="00F22253"/>
    <w:rsid w:val="00F303BC"/>
    <w:rsid w:val="00F31503"/>
    <w:rsid w:val="00F33E1E"/>
    <w:rsid w:val="00F46541"/>
    <w:rsid w:val="00F8305C"/>
    <w:rsid w:val="00F8445F"/>
    <w:rsid w:val="00F92F91"/>
    <w:rsid w:val="00F94B3C"/>
    <w:rsid w:val="00FA1335"/>
    <w:rsid w:val="00FA69B1"/>
    <w:rsid w:val="00FB130C"/>
    <w:rsid w:val="00FB39D6"/>
    <w:rsid w:val="00FC7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3675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eastAsia="en-US"/>
    </w:rPr>
  </w:style>
  <w:style w:type="paragraph" w:styleId="Heading1">
    <w:name w:val="heading 1"/>
    <w:next w:val="1"/>
    <w:pPr>
      <w:keepNext/>
      <w:keepLines/>
      <w:widowControl w:val="0"/>
      <w:spacing w:before="340" w:after="330" w:line="578" w:lineRule="auto"/>
      <w:jc w:val="center"/>
      <w:outlineLvl w:val="0"/>
    </w:pPr>
    <w:rPr>
      <w:rFonts w:ascii="Arial Unicode MS" w:eastAsia="Arial Unicode MS" w:hAnsi="Arial Unicode MS" w:cs="Arial Unicode MS" w:hint="eastAsia"/>
      <w:color w:val="000000"/>
      <w:kern w:val="44"/>
      <w:sz w:val="36"/>
      <w:szCs w:val="36"/>
      <w:u w:color="000000"/>
    </w:rPr>
  </w:style>
  <w:style w:type="paragraph" w:styleId="Heading2">
    <w:name w:val="heading 2"/>
    <w:next w:val="1"/>
    <w:pPr>
      <w:keepNext/>
      <w:keepLines/>
      <w:widowControl w:val="0"/>
      <w:spacing w:before="260" w:after="260" w:line="415" w:lineRule="auto"/>
      <w:outlineLvl w:val="1"/>
    </w:pPr>
    <w:rPr>
      <w:rFonts w:eastAsia="Arial Unicode MS" w:hAnsi="Arial Unicode MS" w:cs="Arial Unicode MS"/>
      <w:color w:val="000000"/>
      <w:sz w:val="32"/>
      <w:szCs w:val="32"/>
      <w:u w:color="000000"/>
    </w:rPr>
  </w:style>
  <w:style w:type="paragraph" w:styleId="Heading3">
    <w:name w:val="heading 3"/>
    <w:next w:val="1"/>
    <w:pPr>
      <w:keepNext/>
      <w:keepLines/>
      <w:widowControl w:val="0"/>
      <w:spacing w:before="260" w:after="260" w:line="416" w:lineRule="auto"/>
      <w:ind w:firstLine="420"/>
      <w:outlineLvl w:val="2"/>
    </w:pPr>
    <w:rPr>
      <w:rFonts w:eastAsia="Arial Unicode MS" w:hAnsi="Arial Unicode MS" w:cs="Arial Unicode MS"/>
      <w:color w:val="000000"/>
      <w:sz w:val="30"/>
      <w:szCs w:val="30"/>
      <w:u w:color="000000"/>
    </w:rPr>
  </w:style>
  <w:style w:type="paragraph" w:styleId="Heading4">
    <w:name w:val="heading 4"/>
    <w:next w:val="1"/>
    <w:pPr>
      <w:keepNext/>
      <w:keepLines/>
      <w:widowControl w:val="0"/>
      <w:spacing w:before="280" w:after="290" w:line="376" w:lineRule="auto"/>
      <w:outlineLvl w:val="3"/>
    </w:pPr>
    <w:rPr>
      <w:rFonts w:eastAsia="Arial Unicode MS" w:hAnsi="Arial Unicode MS" w:cs="Arial Unicode M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sz w:val="18"/>
      <w:szCs w:val="18"/>
      <w:u w:color="000000"/>
    </w:rPr>
  </w:style>
  <w:style w:type="paragraph" w:customStyle="1" w:styleId="1">
    <w:name w:val="正常1"/>
    <w:pPr>
      <w:widowControl w:val="0"/>
      <w:spacing w:line="360" w:lineRule="auto"/>
      <w:ind w:firstLine="420"/>
    </w:pPr>
    <w:rPr>
      <w:rFonts w:ascii="Arial Unicode MS" w:eastAsia="Arial Unicode MS" w:hAnsi="Arial Unicode MS" w:cs="Arial Unicode MS" w:hint="eastAsia"/>
      <w:color w:val="000000"/>
      <w:sz w:val="21"/>
      <w:szCs w:val="21"/>
      <w:u w:color="000000"/>
    </w:rPr>
  </w:style>
  <w:style w:type="paragraph" w:customStyle="1" w:styleId="a">
    <w:name w:val="默认"/>
    <w:rPr>
      <w:rFonts w:ascii="Helvetica" w:eastAsia="Helvetica" w:hAnsi="Helvetica" w:cs="Helvetica"/>
      <w:color w:val="000000"/>
      <w:sz w:val="22"/>
      <w:szCs w:val="22"/>
    </w:rPr>
  </w:style>
  <w:style w:type="paragraph" w:styleId="Caption">
    <w:name w:val="caption"/>
    <w:next w:val="1"/>
    <w:pPr>
      <w:widowControl w:val="0"/>
      <w:spacing w:line="360" w:lineRule="auto"/>
      <w:ind w:firstLine="420"/>
    </w:pPr>
    <w:rPr>
      <w:rFonts w:ascii="Calibri" w:eastAsia="Calibri" w:hAnsi="Calibri" w:cs="Calibri"/>
      <w:color w:val="000000"/>
      <w:u w:color="000000"/>
    </w:rPr>
  </w:style>
  <w:style w:type="numbering" w:customStyle="1" w:styleId="List0">
    <w:name w:val="List 0"/>
    <w:basedOn w:val="10"/>
    <w:pPr>
      <w:numPr>
        <w:numId w:val="1"/>
      </w:numPr>
    </w:pPr>
  </w:style>
  <w:style w:type="numbering" w:customStyle="1" w:styleId="10">
    <w:name w:val="已导入的样式“1”"/>
  </w:style>
  <w:style w:type="numbering" w:customStyle="1" w:styleId="List1">
    <w:name w:val="List 1"/>
    <w:basedOn w:val="2"/>
    <w:pPr>
      <w:numPr>
        <w:numId w:val="2"/>
      </w:numPr>
    </w:pPr>
  </w:style>
  <w:style w:type="numbering" w:customStyle="1" w:styleId="2">
    <w:name w:val="已导入的样式“2”"/>
  </w:style>
  <w:style w:type="numbering" w:customStyle="1" w:styleId="21">
    <w:name w:val="列表 21"/>
    <w:basedOn w:val="3"/>
    <w:pPr>
      <w:numPr>
        <w:numId w:val="3"/>
      </w:numPr>
    </w:pPr>
  </w:style>
  <w:style w:type="numbering" w:customStyle="1" w:styleId="3">
    <w:name w:val="已导入的样式“3”"/>
  </w:style>
  <w:style w:type="numbering" w:customStyle="1" w:styleId="31">
    <w:name w:val="列表 31"/>
    <w:basedOn w:val="4"/>
    <w:pPr>
      <w:numPr>
        <w:numId w:val="4"/>
      </w:numPr>
    </w:pPr>
  </w:style>
  <w:style w:type="numbering" w:customStyle="1" w:styleId="4">
    <w:name w:val="已导入的样式“4”"/>
  </w:style>
  <w:style w:type="numbering" w:customStyle="1" w:styleId="41">
    <w:name w:val="列表 41"/>
    <w:basedOn w:val="5"/>
    <w:pPr>
      <w:numPr>
        <w:numId w:val="5"/>
      </w:numPr>
    </w:pPr>
  </w:style>
  <w:style w:type="numbering" w:customStyle="1" w:styleId="5">
    <w:name w:val="已导入的样式“5”"/>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0"/>
    <w:pPr>
      <w:numPr>
        <w:numId w:val="10"/>
      </w:numPr>
    </w:pPr>
  </w:style>
  <w:style w:type="numbering" w:customStyle="1" w:styleId="100">
    <w:name w:val="已导入的样式“10”"/>
  </w:style>
  <w:style w:type="numbering" w:customStyle="1" w:styleId="List10">
    <w:name w:val="List 10"/>
    <w:basedOn w:val="11"/>
    <w:pPr>
      <w:numPr>
        <w:numId w:val="11"/>
      </w:numPr>
    </w:pPr>
  </w:style>
  <w:style w:type="numbering" w:customStyle="1" w:styleId="11">
    <w:name w:val="已导入的样式“11”"/>
  </w:style>
  <w:style w:type="numbering" w:customStyle="1" w:styleId="List11">
    <w:name w:val="List 11"/>
    <w:basedOn w:val="12"/>
    <w:pPr>
      <w:numPr>
        <w:numId w:val="12"/>
      </w:numPr>
    </w:pPr>
  </w:style>
  <w:style w:type="numbering" w:customStyle="1" w:styleId="12">
    <w:name w:val="已导入的样式“12”"/>
  </w:style>
  <w:style w:type="numbering" w:customStyle="1" w:styleId="List12">
    <w:name w:val="List 12"/>
    <w:basedOn w:val="13"/>
    <w:pPr>
      <w:numPr>
        <w:numId w:val="13"/>
      </w:numPr>
    </w:pPr>
  </w:style>
  <w:style w:type="numbering" w:customStyle="1" w:styleId="13">
    <w:name w:val="已导入的样式“13”"/>
  </w:style>
  <w:style w:type="numbering" w:customStyle="1" w:styleId="List13">
    <w:name w:val="List 13"/>
    <w:basedOn w:val="14"/>
    <w:pPr>
      <w:numPr>
        <w:numId w:val="14"/>
      </w:numPr>
    </w:pPr>
  </w:style>
  <w:style w:type="numbering" w:customStyle="1" w:styleId="14">
    <w:name w:val="已导入的样式“14”"/>
  </w:style>
  <w:style w:type="numbering" w:customStyle="1" w:styleId="List14">
    <w:name w:val="List 14"/>
    <w:basedOn w:val="15"/>
    <w:pPr>
      <w:numPr>
        <w:numId w:val="15"/>
      </w:numPr>
    </w:pPr>
  </w:style>
  <w:style w:type="numbering" w:customStyle="1" w:styleId="15">
    <w:name w:val="已导入的样式“15”"/>
  </w:style>
  <w:style w:type="numbering" w:customStyle="1" w:styleId="List15">
    <w:name w:val="List 15"/>
    <w:basedOn w:val="16"/>
    <w:pPr>
      <w:numPr>
        <w:numId w:val="16"/>
      </w:numPr>
    </w:pPr>
  </w:style>
  <w:style w:type="numbering" w:customStyle="1" w:styleId="16">
    <w:name w:val="已导入的样式“16”"/>
  </w:style>
  <w:style w:type="numbering" w:customStyle="1" w:styleId="List16">
    <w:name w:val="List 16"/>
    <w:basedOn w:val="17"/>
    <w:pPr>
      <w:numPr>
        <w:numId w:val="17"/>
      </w:numPr>
    </w:pPr>
  </w:style>
  <w:style w:type="numbering" w:customStyle="1" w:styleId="17">
    <w:name w:val="已导入的样式“17”"/>
  </w:style>
  <w:style w:type="numbering" w:customStyle="1" w:styleId="List17">
    <w:name w:val="List 17"/>
    <w:basedOn w:val="18"/>
    <w:pPr>
      <w:numPr>
        <w:numId w:val="18"/>
      </w:numPr>
    </w:pPr>
  </w:style>
  <w:style w:type="numbering" w:customStyle="1" w:styleId="18">
    <w:name w:val="已导入的样式“18”"/>
  </w:style>
  <w:style w:type="numbering" w:customStyle="1" w:styleId="List18">
    <w:name w:val="List 18"/>
    <w:basedOn w:val="19"/>
    <w:pPr>
      <w:numPr>
        <w:numId w:val="19"/>
      </w:numPr>
    </w:pPr>
  </w:style>
  <w:style w:type="numbering" w:customStyle="1" w:styleId="19">
    <w:name w:val="已导入的样式“19”"/>
  </w:style>
  <w:style w:type="numbering" w:customStyle="1" w:styleId="List19">
    <w:name w:val="List 19"/>
    <w:basedOn w:val="20"/>
    <w:pPr>
      <w:numPr>
        <w:numId w:val="20"/>
      </w:numPr>
    </w:pPr>
  </w:style>
  <w:style w:type="numbering" w:customStyle="1" w:styleId="20">
    <w:name w:val="已导入的样式“20”"/>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a0"/>
    <w:rPr>
      <w:u w:val="single"/>
    </w:rPr>
  </w:style>
  <w:style w:type="numbering" w:customStyle="1" w:styleId="List20">
    <w:name w:val="List 20"/>
    <w:basedOn w:val="210"/>
    <w:pPr>
      <w:numPr>
        <w:numId w:val="21"/>
      </w:numPr>
    </w:pPr>
  </w:style>
  <w:style w:type="numbering" w:customStyle="1" w:styleId="210">
    <w:name w:val="已导入的样式“21”"/>
  </w:style>
  <w:style w:type="numbering" w:customStyle="1" w:styleId="List21">
    <w:name w:val="List 21"/>
    <w:basedOn w:val="22"/>
    <w:pPr>
      <w:numPr>
        <w:numId w:val="22"/>
      </w:numPr>
    </w:pPr>
  </w:style>
  <w:style w:type="numbering" w:customStyle="1" w:styleId="22">
    <w:name w:val="已导入的样式“22”"/>
  </w:style>
  <w:style w:type="numbering" w:customStyle="1" w:styleId="List22">
    <w:name w:val="List 22"/>
    <w:basedOn w:val="23"/>
    <w:pPr>
      <w:numPr>
        <w:numId w:val="23"/>
      </w:numPr>
    </w:pPr>
  </w:style>
  <w:style w:type="numbering" w:customStyle="1" w:styleId="23">
    <w:name w:val="已导入的样式“23”"/>
  </w:style>
  <w:style w:type="numbering" w:customStyle="1" w:styleId="List23">
    <w:name w:val="List 23"/>
    <w:basedOn w:val="24"/>
    <w:pPr>
      <w:numPr>
        <w:numId w:val="24"/>
      </w:numPr>
    </w:pPr>
  </w:style>
  <w:style w:type="numbering" w:customStyle="1" w:styleId="24">
    <w:name w:val="已导入的样式“24”"/>
  </w:style>
  <w:style w:type="numbering" w:customStyle="1" w:styleId="List24">
    <w:name w:val="List 24"/>
    <w:basedOn w:val="25"/>
    <w:pPr>
      <w:numPr>
        <w:numId w:val="25"/>
      </w:numPr>
    </w:pPr>
  </w:style>
  <w:style w:type="numbering" w:customStyle="1" w:styleId="25">
    <w:name w:val="已导入的样式“25”"/>
  </w:style>
  <w:style w:type="numbering" w:customStyle="1" w:styleId="List25">
    <w:name w:val="List 25"/>
    <w:basedOn w:val="26"/>
    <w:pPr>
      <w:numPr>
        <w:numId w:val="26"/>
      </w:numPr>
    </w:pPr>
  </w:style>
  <w:style w:type="numbering" w:customStyle="1" w:styleId="26">
    <w:name w:val="已导入的样式“26”"/>
  </w:style>
  <w:style w:type="numbering" w:customStyle="1" w:styleId="List26">
    <w:name w:val="List 26"/>
    <w:basedOn w:val="27"/>
    <w:pPr>
      <w:numPr>
        <w:numId w:val="27"/>
      </w:numPr>
    </w:pPr>
  </w:style>
  <w:style w:type="numbering" w:customStyle="1" w:styleId="27">
    <w:name w:val="已导入的样式“27”"/>
  </w:style>
  <w:style w:type="numbering" w:customStyle="1" w:styleId="List27">
    <w:name w:val="List 27"/>
    <w:basedOn w:val="28"/>
    <w:pPr>
      <w:numPr>
        <w:numId w:val="28"/>
      </w:numPr>
    </w:pPr>
  </w:style>
  <w:style w:type="numbering" w:customStyle="1" w:styleId="28">
    <w:name w:val="已导入的样式“28”"/>
  </w:style>
  <w:style w:type="numbering" w:customStyle="1" w:styleId="List28">
    <w:name w:val="List 28"/>
    <w:basedOn w:val="29"/>
    <w:pPr>
      <w:numPr>
        <w:numId w:val="29"/>
      </w:numPr>
    </w:pPr>
  </w:style>
  <w:style w:type="numbering" w:customStyle="1" w:styleId="29">
    <w:name w:val="已导入的样式“29”"/>
  </w:style>
  <w:style w:type="numbering" w:customStyle="1" w:styleId="List29">
    <w:name w:val="List 29"/>
    <w:basedOn w:val="30"/>
    <w:pPr>
      <w:numPr>
        <w:numId w:val="30"/>
      </w:numPr>
    </w:pPr>
  </w:style>
  <w:style w:type="numbering" w:customStyle="1" w:styleId="30">
    <w:name w:val="已导入的样式“30”"/>
  </w:style>
  <w:style w:type="numbering" w:customStyle="1" w:styleId="List30">
    <w:name w:val="List 30"/>
    <w:basedOn w:val="310"/>
    <w:pPr>
      <w:numPr>
        <w:numId w:val="31"/>
      </w:numPr>
    </w:pPr>
  </w:style>
  <w:style w:type="numbering" w:customStyle="1" w:styleId="310">
    <w:name w:val="已导入的样式“31”"/>
  </w:style>
  <w:style w:type="numbering" w:customStyle="1" w:styleId="List31">
    <w:name w:val="List 31"/>
    <w:basedOn w:val="32"/>
    <w:pPr>
      <w:numPr>
        <w:numId w:val="32"/>
      </w:numPr>
    </w:pPr>
  </w:style>
  <w:style w:type="numbering" w:customStyle="1" w:styleId="32">
    <w:name w:val="已导入的样式“32”"/>
  </w:style>
  <w:style w:type="numbering" w:customStyle="1" w:styleId="List32">
    <w:name w:val="List 32"/>
    <w:basedOn w:val="33"/>
    <w:pPr>
      <w:numPr>
        <w:numId w:val="33"/>
      </w:numPr>
    </w:pPr>
  </w:style>
  <w:style w:type="numbering" w:customStyle="1" w:styleId="33">
    <w:name w:val="已导入的样式“33”"/>
  </w:style>
  <w:style w:type="numbering" w:customStyle="1" w:styleId="List33">
    <w:name w:val="List 33"/>
    <w:basedOn w:val="34"/>
    <w:pPr>
      <w:numPr>
        <w:numId w:val="34"/>
      </w:numPr>
    </w:pPr>
  </w:style>
  <w:style w:type="numbering" w:customStyle="1" w:styleId="34">
    <w:name w:val="已导入的样式“34”"/>
  </w:style>
  <w:style w:type="numbering" w:customStyle="1" w:styleId="List34">
    <w:name w:val="List 34"/>
    <w:basedOn w:val="35"/>
    <w:pPr>
      <w:numPr>
        <w:numId w:val="35"/>
      </w:numPr>
    </w:pPr>
  </w:style>
  <w:style w:type="numbering" w:customStyle="1" w:styleId="35">
    <w:name w:val="已导入的样式“35”"/>
  </w:style>
  <w:style w:type="numbering" w:customStyle="1" w:styleId="List35">
    <w:name w:val="List 35"/>
    <w:basedOn w:val="36"/>
    <w:pPr>
      <w:numPr>
        <w:numId w:val="36"/>
      </w:numPr>
    </w:pPr>
  </w:style>
  <w:style w:type="numbering" w:customStyle="1" w:styleId="36">
    <w:name w:val="已导入的样式“36”"/>
  </w:style>
  <w:style w:type="numbering" w:customStyle="1" w:styleId="List36">
    <w:name w:val="List 36"/>
    <w:basedOn w:val="37"/>
    <w:pPr>
      <w:numPr>
        <w:numId w:val="37"/>
      </w:numPr>
    </w:pPr>
  </w:style>
  <w:style w:type="numbering" w:customStyle="1" w:styleId="37">
    <w:name w:val="已导入的样式“37”"/>
  </w:style>
  <w:style w:type="numbering" w:customStyle="1" w:styleId="List37">
    <w:name w:val="List 37"/>
    <w:basedOn w:val="38"/>
    <w:pPr>
      <w:numPr>
        <w:numId w:val="38"/>
      </w:numPr>
    </w:pPr>
  </w:style>
  <w:style w:type="numbering" w:customStyle="1" w:styleId="38">
    <w:name w:val="已导入的样式“38”"/>
  </w:style>
  <w:style w:type="numbering" w:customStyle="1" w:styleId="List38">
    <w:name w:val="List 38"/>
    <w:basedOn w:val="39"/>
    <w:pPr>
      <w:numPr>
        <w:numId w:val="39"/>
      </w:numPr>
    </w:pPr>
  </w:style>
  <w:style w:type="numbering" w:customStyle="1" w:styleId="39">
    <w:name w:val="已导入的样式“39”"/>
  </w:style>
  <w:style w:type="numbering" w:customStyle="1" w:styleId="List39">
    <w:name w:val="List 39"/>
    <w:basedOn w:val="40"/>
    <w:pPr>
      <w:numPr>
        <w:numId w:val="40"/>
      </w:numPr>
    </w:pPr>
  </w:style>
  <w:style w:type="numbering" w:customStyle="1" w:styleId="40">
    <w:name w:val="已导入的样式“40”"/>
  </w:style>
  <w:style w:type="numbering" w:customStyle="1" w:styleId="List40">
    <w:name w:val="List 40"/>
    <w:basedOn w:val="410"/>
    <w:pPr>
      <w:numPr>
        <w:numId w:val="41"/>
      </w:numPr>
    </w:pPr>
  </w:style>
  <w:style w:type="numbering" w:customStyle="1" w:styleId="410">
    <w:name w:val="已导入的样式“41”"/>
  </w:style>
  <w:style w:type="numbering" w:customStyle="1" w:styleId="List41">
    <w:name w:val="List 41"/>
    <w:basedOn w:val="42"/>
    <w:pPr>
      <w:numPr>
        <w:numId w:val="42"/>
      </w:numPr>
    </w:pPr>
  </w:style>
  <w:style w:type="numbering" w:customStyle="1" w:styleId="42">
    <w:name w:val="已导入的样式“42”"/>
  </w:style>
  <w:style w:type="numbering" w:customStyle="1" w:styleId="List42">
    <w:name w:val="List 42"/>
    <w:basedOn w:val="43"/>
    <w:pPr>
      <w:numPr>
        <w:numId w:val="43"/>
      </w:numPr>
    </w:pPr>
  </w:style>
  <w:style w:type="numbering" w:customStyle="1" w:styleId="43">
    <w:name w:val="已导入的样式“43”"/>
  </w:style>
  <w:style w:type="numbering" w:customStyle="1" w:styleId="List43">
    <w:name w:val="List 43"/>
    <w:basedOn w:val="44"/>
    <w:pPr>
      <w:numPr>
        <w:numId w:val="44"/>
      </w:numPr>
    </w:pPr>
  </w:style>
  <w:style w:type="numbering" w:customStyle="1" w:styleId="44">
    <w:name w:val="已导入的样式“44”"/>
  </w:style>
  <w:style w:type="numbering" w:customStyle="1" w:styleId="List44">
    <w:name w:val="List 44"/>
    <w:basedOn w:val="45"/>
    <w:pPr>
      <w:numPr>
        <w:numId w:val="45"/>
      </w:numPr>
    </w:pPr>
  </w:style>
  <w:style w:type="numbering" w:customStyle="1" w:styleId="45">
    <w:name w:val="已导入的样式“45”"/>
  </w:style>
  <w:style w:type="numbering" w:customStyle="1" w:styleId="List45">
    <w:name w:val="List 45"/>
    <w:basedOn w:val="46"/>
    <w:pPr>
      <w:numPr>
        <w:numId w:val="46"/>
      </w:numPr>
    </w:pPr>
  </w:style>
  <w:style w:type="numbering" w:customStyle="1" w:styleId="46">
    <w:name w:val="已导入的样式“46”"/>
  </w:style>
  <w:style w:type="numbering" w:customStyle="1" w:styleId="List46">
    <w:name w:val="List 46"/>
    <w:basedOn w:val="47"/>
    <w:pPr>
      <w:numPr>
        <w:numId w:val="47"/>
      </w:numPr>
    </w:pPr>
  </w:style>
  <w:style w:type="numbering" w:customStyle="1" w:styleId="47">
    <w:name w:val="已导入的样式“47”"/>
  </w:style>
  <w:style w:type="numbering" w:customStyle="1" w:styleId="List47">
    <w:name w:val="List 47"/>
    <w:basedOn w:val="48"/>
    <w:pPr>
      <w:numPr>
        <w:numId w:val="48"/>
      </w:numPr>
    </w:pPr>
  </w:style>
  <w:style w:type="numbering" w:customStyle="1" w:styleId="48">
    <w:name w:val="已导入的样式“48”"/>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lang w:eastAsia="en-US"/>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20EB0"/>
    <w:rPr>
      <w:sz w:val="18"/>
      <w:szCs w:val="18"/>
    </w:rPr>
  </w:style>
  <w:style w:type="character" w:customStyle="1" w:styleId="BalloonTextChar">
    <w:name w:val="Balloon Text Char"/>
    <w:basedOn w:val="DefaultParagraphFont"/>
    <w:link w:val="BalloonText"/>
    <w:uiPriority w:val="99"/>
    <w:semiHidden/>
    <w:rsid w:val="00020EB0"/>
    <w:rPr>
      <w:sz w:val="18"/>
      <w:szCs w:val="18"/>
      <w:lang w:eastAsia="en-US"/>
    </w:rPr>
  </w:style>
  <w:style w:type="paragraph" w:styleId="CommentSubject">
    <w:name w:val="annotation subject"/>
    <w:basedOn w:val="CommentText"/>
    <w:next w:val="CommentText"/>
    <w:link w:val="CommentSubjectChar"/>
    <w:uiPriority w:val="99"/>
    <w:semiHidden/>
    <w:unhideWhenUsed/>
    <w:rsid w:val="00020EB0"/>
    <w:rPr>
      <w:b/>
      <w:bCs/>
    </w:rPr>
  </w:style>
  <w:style w:type="character" w:customStyle="1" w:styleId="CommentSubjectChar">
    <w:name w:val="Comment Subject Char"/>
    <w:basedOn w:val="CommentTextChar"/>
    <w:link w:val="CommentSubject"/>
    <w:uiPriority w:val="99"/>
    <w:semiHidden/>
    <w:rsid w:val="00020EB0"/>
    <w:rPr>
      <w:b/>
      <w:bCs/>
      <w:sz w:val="24"/>
      <w:szCs w:val="24"/>
      <w:lang w:eastAsia="en-US"/>
    </w:rPr>
  </w:style>
  <w:style w:type="paragraph" w:styleId="Revision">
    <w:name w:val="Revision"/>
    <w:hidden/>
    <w:uiPriority w:val="99"/>
    <w:semiHidden/>
    <w:rsid w:val="007D691A"/>
    <w:pPr>
      <w:pBdr>
        <w:top w:val="none" w:sz="0" w:space="0" w:color="auto"/>
        <w:left w:val="none" w:sz="0" w:space="0" w:color="auto"/>
        <w:bottom w:val="none" w:sz="0" w:space="0" w:color="auto"/>
        <w:right w:val="none" w:sz="0" w:space="0" w:color="auto"/>
        <w:between w:val="none" w:sz="0" w:space="0" w:color="auto"/>
        <w:bar w:val="none" w:sz="0" w:color="auto"/>
      </w:pBdr>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388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bs.iosre.com" TargetMode="External"/><Relationship Id="rId23" Type="http://schemas.openxmlformats.org/officeDocument/2006/relationships/hyperlink" Target="http://bbs.iosre.com"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bs.iosre.com"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bbs.iosre.com" TargetMode="External"/><Relationship Id="rId18" Type="http://schemas.openxmlformats.org/officeDocument/2006/relationships/hyperlink" Target="http://thegeekdiary.com/what-is-suid-sgid-and-sticky-bit/"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3152</Words>
  <Characters>17968</Characters>
  <Application>Microsoft Macintosh Word</Application>
  <DocSecurity>0</DocSecurity>
  <Lines>149</Lines>
  <Paragraphs>42</Paragraphs>
  <ScaleCrop>false</ScaleCrop>
  <Company/>
  <LinksUpToDate>false</LinksUpToDate>
  <CharactersWithSpaces>21078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Yinglu Zou</dc:creator>
  <cp:keywords/>
  <dc:description/>
  <cp:lastModifiedBy>Microsoft Office User</cp:lastModifiedBy>
  <cp:revision>8</cp:revision>
  <dcterms:created xsi:type="dcterms:W3CDTF">2015-04-07T01:54:00Z</dcterms:created>
  <dcterms:modified xsi:type="dcterms:W3CDTF">2015-04-17T00:49:00Z</dcterms:modified>
</cp:coreProperties>
</file>