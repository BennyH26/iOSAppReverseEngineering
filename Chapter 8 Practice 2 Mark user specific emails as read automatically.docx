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352CE" w14:textId="4DBE4A40" w:rsidR="00036C1C" w:rsidRPr="00C87FFC" w:rsidRDefault="00685EFB" w:rsidP="00C87FFC">
      <w:pPr>
        <w:pStyle w:val="1"/>
      </w:pPr>
      <w:r w:rsidRPr="00C87FFC">
        <w:t>Chapter 8 Practice 2: Mark u</w:t>
      </w:r>
      <w:ins w:id="0" w:author="Yinglu Zou" w:date="2015-02-28T23:03:00Z">
        <w:r w:rsidRPr="00C87FFC">
          <w:t xml:space="preserve">ser </w:t>
        </w:r>
      </w:ins>
      <w:r w:rsidRPr="00C87FFC">
        <w:t>s</w:t>
      </w:r>
      <w:ins w:id="1" w:author="Yinglu Zou" w:date="2015-02-28T23:03:00Z">
        <w:r w:rsidRPr="00C87FFC">
          <w:t xml:space="preserve">pecific </w:t>
        </w:r>
      </w:ins>
      <w:r w:rsidRPr="00C87FFC">
        <w:t>emails as read automatically</w:t>
      </w:r>
    </w:p>
    <w:p w14:paraId="4EFC8A78" w14:textId="6C91014C" w:rsidR="005F3A9E" w:rsidRPr="005F3A9E" w:rsidRDefault="00685EFB" w:rsidP="006A6970">
      <w:pPr>
        <w:pStyle w:val="2"/>
      </w:pPr>
      <w:r>
        <w:t>8.1 Mail</w:t>
      </w:r>
    </w:p>
    <w:p w14:paraId="4958EB12" w14:textId="259C7AA1" w:rsidR="005F3A9E" w:rsidRPr="00C6556D" w:rsidRDefault="00685EFB" w:rsidP="005D5FB5">
      <w:pPr>
        <w:rPr>
          <w:rFonts w:hAnsi="Times New Roman" w:cs="宋体"/>
        </w:rPr>
      </w:pPr>
      <w:r>
        <w:rPr>
          <w:rFonts w:hAnsi="Times New Roman" w:cs="宋体"/>
        </w:rPr>
        <w:t>Email is one of the most popular communication channels in the era of Internet. Many people send and receive emails every day. Although there are lots of good email Apps on AppStore, such as Sparrow, Inbox, etc, they are not as highly integrated as the stock Mail App (here</w:t>
      </w:r>
      <w:r w:rsidRPr="00B32A6A">
        <w:rPr>
          <w:rFonts w:hAnsi="Times New Roman" w:cs="宋体"/>
        </w:rPr>
        <w:t>after referred to as Mail</w:t>
      </w:r>
      <w:r>
        <w:rPr>
          <w:rFonts w:hAnsi="Times New Roman" w:cs="宋体"/>
        </w:rPr>
        <w:t>). Therefore, Mail is still the top choice during my daily life.</w:t>
      </w:r>
    </w:p>
    <w:p w14:paraId="733EE455" w14:textId="5BD7FE8A" w:rsidR="005F46DE" w:rsidRDefault="00685EFB" w:rsidP="007A18AE">
      <w:pPr>
        <w:rPr>
          <w:rFonts w:hAnsi="Times New Roman" w:cs="宋体"/>
        </w:rPr>
      </w:pPr>
      <w:r>
        <w:rPr>
          <w:rFonts w:hAnsi="Times New Roman" w:cs="宋体"/>
        </w:rPr>
        <w:t xml:space="preserve">Among all emails we receive every day, most of them are valueless subscription emails like notifications and advertisements, which comes from our </w:t>
      </w:r>
      <w:r w:rsidRPr="00505B96">
        <w:rPr>
          <w:rFonts w:hAnsi="Times New Roman" w:cs="宋体"/>
        </w:rPr>
        <w:t xml:space="preserve">inadvertently </w:t>
      </w:r>
      <w:r>
        <w:rPr>
          <w:rFonts w:hAnsi="Times New Roman" w:cs="宋体"/>
        </w:rPr>
        <w:t>clicks of subscriptions on various websites, as shown in figure 8-1.</w:t>
      </w:r>
    </w:p>
    <w:p w14:paraId="4ECA8611" w14:textId="324BC207" w:rsidR="007A18AE" w:rsidRDefault="00217DC8" w:rsidP="007A18AE">
      <w:pPr>
        <w:keepNext/>
        <w:ind w:firstLineChars="0" w:firstLine="0"/>
        <w:jc w:val="center"/>
      </w:pPr>
      <w:r>
        <w:rPr>
          <w:rFonts w:ascii="宋体" w:cs="宋体" w:hint="eastAsia"/>
          <w:noProof/>
        </w:rPr>
        <w:drawing>
          <wp:inline distT="0" distB="0" distL="0" distR="0" wp14:anchorId="229A01BB" wp14:editId="27563C15">
            <wp:extent cx="2032635" cy="3600450"/>
            <wp:effectExtent l="0" t="0" r="0" b="6350"/>
            <wp:docPr id="2" name="Picture 2" descr="图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 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2635" cy="3600450"/>
                    </a:xfrm>
                    <a:prstGeom prst="rect">
                      <a:avLst/>
                    </a:prstGeom>
                    <a:noFill/>
                    <a:ln>
                      <a:noFill/>
                    </a:ln>
                  </pic:spPr>
                </pic:pic>
              </a:graphicData>
            </a:graphic>
          </wp:inline>
        </w:drawing>
      </w:r>
    </w:p>
    <w:p w14:paraId="4A861750" w14:textId="27E7C9F5" w:rsidR="007D0DB4" w:rsidRDefault="00685EFB" w:rsidP="007A18AE">
      <w:pPr>
        <w:pStyle w:val="af6"/>
        <w:ind w:firstLineChars="0" w:firstLine="0"/>
        <w:jc w:val="center"/>
        <w:rPr>
          <w:rFonts w:ascii="宋体" w:cs="宋体"/>
        </w:rPr>
      </w:pPr>
      <w:r>
        <w:t xml:space="preserve">Figure 8- </w:t>
      </w:r>
      <w:r w:rsidR="007A18AE">
        <w:fldChar w:fldCharType="begin"/>
      </w:r>
      <w:r w:rsidR="007A18AE">
        <w:instrText xml:space="preserve"> SEQ </w:instrText>
      </w:r>
      <w:r w:rsidR="007A18AE">
        <w:instrText>图</w:instrText>
      </w:r>
      <w:r w:rsidR="007A18AE">
        <w:instrText xml:space="preserve">8- \* ARABIC </w:instrText>
      </w:r>
      <w:r w:rsidR="007A18AE">
        <w:fldChar w:fldCharType="separate"/>
      </w:r>
      <w:r>
        <w:rPr>
          <w:noProof/>
        </w:rPr>
        <w:t>1</w:t>
      </w:r>
      <w:r w:rsidR="007A18AE">
        <w:fldChar w:fldCharType="end"/>
      </w:r>
      <w:r>
        <w:t xml:space="preserve"> Mail</w:t>
      </w:r>
    </w:p>
    <w:p w14:paraId="15392970" w14:textId="0CAC504C" w:rsidR="00A00270" w:rsidRPr="00FD75A7" w:rsidRDefault="00685EFB" w:rsidP="00AE40D8">
      <w:pPr>
        <w:rPr>
          <w:rFonts w:hAnsi="Times New Roman" w:cs="宋体"/>
        </w:rPr>
      </w:pPr>
      <w:r>
        <w:rPr>
          <w:rFonts w:hAnsi="Times New Roman" w:cs="宋体"/>
        </w:rPr>
        <w:t xml:space="preserve">These emails always make me </w:t>
      </w:r>
      <w:ins w:id="2" w:author="user" w:date="2015-02-13T16:42:00Z">
        <w:r>
          <w:rPr>
            <w:rFonts w:hAnsi="Times New Roman" w:cs="宋体"/>
          </w:rPr>
          <w:t>entangled</w:t>
        </w:r>
      </w:ins>
      <w:r>
        <w:rPr>
          <w:rFonts w:hAnsi="Times New Roman" w:cs="宋体"/>
        </w:rPr>
        <w:t xml:space="preserve">. If we are kind enough to not think of them as spam messages, they are actually distracting our attention. </w:t>
      </w:r>
      <w:ins w:id="3" w:author="user" w:date="2015-02-13T16:42:00Z">
        <w:r>
          <w:rPr>
            <w:rFonts w:hAnsi="Times New Roman" w:cs="宋体"/>
          </w:rPr>
          <w:t>However,</w:t>
        </w:r>
      </w:ins>
      <w:r>
        <w:rPr>
          <w:rFonts w:hAnsi="Times New Roman" w:cs="宋体"/>
        </w:rPr>
        <w:t xml:space="preserve"> if we mark them as spam messages, we </w:t>
      </w:r>
      <w:ins w:id="4" w:author="user" w:date="2015-02-13T16:42:00Z">
        <w:r>
          <w:rPr>
            <w:rFonts w:hAnsi="Times New Roman" w:cs="宋体"/>
          </w:rPr>
          <w:lastRenderedPageBreak/>
          <w:t>may</w:t>
        </w:r>
      </w:ins>
      <w:r>
        <w:rPr>
          <w:rFonts w:hAnsi="Times New Roman" w:cs="宋体"/>
        </w:rPr>
        <w:t xml:space="preserve"> miss some useful information. So how to deal with these messages </w:t>
      </w:r>
      <w:ins w:id="5" w:author="user" w:date="2015-02-13T16:43:00Z">
        <w:r>
          <w:rPr>
            <w:rFonts w:hAnsi="Times New Roman" w:cs="宋体"/>
          </w:rPr>
          <w:t>can be a real headache</w:t>
        </w:r>
      </w:ins>
      <w:r>
        <w:rPr>
          <w:rFonts w:hAnsi="Times New Roman" w:cs="宋体"/>
        </w:rPr>
        <w:t>. I have an idea that we can add a whitelist feature to Mail, which saves our frequent contacts. Other emails outside whitelist will be marked as read automatically. With this solution, we can highlight the most valuable messages while not missing any useful information, as shown in figure 8-2.</w:t>
      </w:r>
    </w:p>
    <w:p w14:paraId="4CF76B34" w14:textId="1F3E539E" w:rsidR="00FD75A7" w:rsidRDefault="00217DC8" w:rsidP="00FD75A7">
      <w:pPr>
        <w:keepNext/>
        <w:ind w:firstLineChars="0" w:firstLine="0"/>
        <w:jc w:val="center"/>
      </w:pPr>
      <w:r>
        <w:rPr>
          <w:rFonts w:ascii="宋体" w:cs="宋体" w:hint="eastAsia"/>
          <w:noProof/>
        </w:rPr>
        <w:drawing>
          <wp:inline distT="0" distB="0" distL="0" distR="0" wp14:anchorId="09412D91" wp14:editId="3FC90E81">
            <wp:extent cx="2032635" cy="3600450"/>
            <wp:effectExtent l="0" t="0" r="0" b="6350"/>
            <wp:docPr id="1" name="Picture 1" descr="图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8-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2635" cy="3600450"/>
                    </a:xfrm>
                    <a:prstGeom prst="rect">
                      <a:avLst/>
                    </a:prstGeom>
                    <a:noFill/>
                    <a:ln>
                      <a:noFill/>
                    </a:ln>
                  </pic:spPr>
                </pic:pic>
              </a:graphicData>
            </a:graphic>
          </wp:inline>
        </w:drawing>
      </w:r>
    </w:p>
    <w:p w14:paraId="4AD8889A" w14:textId="511D67D6" w:rsidR="00F77B3E" w:rsidRDefault="00685EFB" w:rsidP="00FD75A7">
      <w:pPr>
        <w:pStyle w:val="af6"/>
        <w:ind w:firstLineChars="0" w:firstLine="0"/>
        <w:jc w:val="center"/>
        <w:rPr>
          <w:rFonts w:ascii="宋体" w:cs="宋体"/>
        </w:rPr>
      </w:pPr>
      <w:r>
        <w:t xml:space="preserve">Figure 8- </w:t>
      </w:r>
      <w:r w:rsidR="00FD75A7">
        <w:fldChar w:fldCharType="begin"/>
      </w:r>
      <w:r w:rsidR="00FD75A7">
        <w:instrText xml:space="preserve"> SEQ </w:instrText>
      </w:r>
      <w:r w:rsidR="00FD75A7">
        <w:instrText>图</w:instrText>
      </w:r>
      <w:r w:rsidR="00FD75A7">
        <w:instrText xml:space="preserve">8- \* ARABIC </w:instrText>
      </w:r>
      <w:r w:rsidR="00FD75A7">
        <w:fldChar w:fldCharType="separate"/>
      </w:r>
      <w:r>
        <w:rPr>
          <w:noProof/>
        </w:rPr>
        <w:t>2</w:t>
      </w:r>
      <w:r w:rsidR="00FD75A7">
        <w:fldChar w:fldCharType="end"/>
      </w:r>
      <w:r>
        <w:t xml:space="preserve"> Mark messages outside whitelist as read</w:t>
      </w:r>
    </w:p>
    <w:p w14:paraId="6FFD4632" w14:textId="25704F91" w:rsidR="000E7125" w:rsidRPr="00F54EA8" w:rsidRDefault="00685EFB" w:rsidP="00F54EA8">
      <w:pPr>
        <w:ind w:firstLineChars="0"/>
        <w:rPr>
          <w:rFonts w:hAnsi="Times New Roman" w:cs="宋体"/>
        </w:rPr>
      </w:pPr>
      <w:r>
        <w:rPr>
          <w:rFonts w:hAnsi="Times New Roman" w:cs="宋体"/>
        </w:rPr>
        <w:t>Our</w:t>
      </w:r>
      <w:r w:rsidRPr="00F54EA8">
        <w:rPr>
          <w:rFonts w:hAnsi="Times New Roman" w:cs="宋体"/>
        </w:rPr>
        <w:t xml:space="preserve"> task for this chapter is to finish this tweak. We can divide the task into following </w:t>
      </w:r>
      <w:r>
        <w:rPr>
          <w:rFonts w:hAnsi="Times New Roman" w:cs="宋体"/>
        </w:rPr>
        <w:t xml:space="preserve">2 </w:t>
      </w:r>
      <w:r w:rsidRPr="00F54EA8">
        <w:rPr>
          <w:rFonts w:hAnsi="Times New Roman" w:cs="宋体"/>
        </w:rPr>
        <w:t>steps.</w:t>
      </w:r>
    </w:p>
    <w:p w14:paraId="627AEC97" w14:textId="5B604D2F" w:rsidR="0037391D" w:rsidRPr="0037391D" w:rsidRDefault="00685EFB" w:rsidP="0021391F">
      <w:pPr>
        <w:numPr>
          <w:ilvl w:val="0"/>
          <w:numId w:val="28"/>
        </w:numPr>
        <w:ind w:firstLineChars="0"/>
        <w:rPr>
          <w:rFonts w:hAnsi="Times New Roman" w:cs="宋体"/>
        </w:rPr>
      </w:pPr>
      <w:r>
        <w:rPr>
          <w:rFonts w:hAnsi="Times New Roman" w:cs="宋体"/>
        </w:rPr>
        <w:t>Add a button on the Mail UI and present an editable whitelist after pressing the button in order to add or delete entries in whitelist.</w:t>
      </w:r>
    </w:p>
    <w:p w14:paraId="20D34396" w14:textId="612A00B4" w:rsidR="00B970E6" w:rsidRDefault="00685EFB" w:rsidP="0021391F">
      <w:pPr>
        <w:numPr>
          <w:ilvl w:val="0"/>
          <w:numId w:val="28"/>
        </w:numPr>
        <w:ind w:firstLineChars="0"/>
        <w:rPr>
          <w:rFonts w:hAnsi="Times New Roman" w:cs="宋体"/>
        </w:rPr>
      </w:pPr>
      <w:r>
        <w:rPr>
          <w:rFonts w:hAnsi="Times New Roman" w:cs="宋体"/>
        </w:rPr>
        <w:t>Every time the inbox get refreshed, mark all emails outside whitelist as read.</w:t>
      </w:r>
    </w:p>
    <w:p w14:paraId="63D48617" w14:textId="0FDCE44A" w:rsidR="00D602AD" w:rsidRPr="00FC273A" w:rsidRDefault="00685EFB" w:rsidP="00FC273A">
      <w:pPr>
        <w:rPr>
          <w:rFonts w:hAnsi="Times New Roman" w:cs="宋体"/>
        </w:rPr>
      </w:pPr>
      <w:r>
        <w:rPr>
          <w:rFonts w:hAnsi="Times New Roman" w:cs="宋体"/>
        </w:rPr>
        <w:t xml:space="preserve">Simple and clear, let’s get started. All operations in this chapter are carried out on iPhone 5, iOS 8.1.1. </w:t>
      </w:r>
    </w:p>
    <w:p w14:paraId="6B290DD3" w14:textId="34D67794" w:rsidR="007E5CA6" w:rsidRPr="007E5CA6" w:rsidRDefault="00685EFB" w:rsidP="004257BD">
      <w:pPr>
        <w:pStyle w:val="4"/>
        <w:rPr>
          <w:lang w:eastAsia="zh-CN"/>
        </w:rPr>
      </w:pPr>
      <w:r>
        <w:t xml:space="preserve">8.2 </w:t>
      </w:r>
      <w:r>
        <w:rPr>
          <w:lang w:eastAsia="zh-CN"/>
        </w:rPr>
        <w:t>T</w:t>
      </w:r>
      <w:r>
        <w:t>weak</w:t>
      </w:r>
      <w:r>
        <w:rPr>
          <w:lang w:eastAsia="zh-CN"/>
        </w:rPr>
        <w:t xml:space="preserve"> prototyping</w:t>
      </w:r>
    </w:p>
    <w:p w14:paraId="21043FF4" w14:textId="0D49F081" w:rsidR="006A3E9C" w:rsidRPr="00562CFC" w:rsidRDefault="00685EFB" w:rsidP="00FD75A7">
      <w:pPr>
        <w:rPr>
          <w:rFonts w:hAnsi="Times New Roman" w:cs="宋体"/>
        </w:rPr>
      </w:pPr>
      <w:r>
        <w:rPr>
          <w:rFonts w:hAnsi="Times New Roman" w:cs="宋体"/>
        </w:rPr>
        <w:t>The initial view of Mail is shown in figure 8-3.</w:t>
      </w:r>
    </w:p>
    <w:p w14:paraId="3B16477C" w14:textId="44356153" w:rsidR="00562CFC" w:rsidRDefault="00217DC8" w:rsidP="00562CFC">
      <w:pPr>
        <w:keepNext/>
        <w:ind w:firstLineChars="0" w:firstLine="0"/>
        <w:jc w:val="center"/>
      </w:pPr>
      <w:r>
        <w:rPr>
          <w:rFonts w:ascii="宋体" w:cs="宋体" w:hint="eastAsia"/>
          <w:noProof/>
        </w:rPr>
        <w:lastRenderedPageBreak/>
        <w:drawing>
          <wp:inline distT="0" distB="0" distL="0" distR="0" wp14:anchorId="6DB55384" wp14:editId="13C33E30">
            <wp:extent cx="2040890" cy="3632835"/>
            <wp:effectExtent l="0" t="0" r="0" b="0"/>
            <wp:docPr id="3" name="Picture 3" descr="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60C143B3" w14:textId="6F1B137A" w:rsidR="00562CFC" w:rsidRDefault="00685EFB" w:rsidP="00562CFC">
      <w:pPr>
        <w:pStyle w:val="af6"/>
        <w:ind w:firstLineChars="0" w:firstLine="0"/>
        <w:jc w:val="center"/>
      </w:pPr>
      <w:r>
        <w:t xml:space="preserve">Figure 8- </w:t>
      </w:r>
      <w:r w:rsidR="00562CFC">
        <w:fldChar w:fldCharType="begin"/>
      </w:r>
      <w:r w:rsidR="00562CFC">
        <w:instrText xml:space="preserve"> SEQ </w:instrText>
      </w:r>
      <w:r w:rsidR="00562CFC">
        <w:instrText>图</w:instrText>
      </w:r>
      <w:r w:rsidR="00562CFC">
        <w:instrText xml:space="preserve">8- \* ARABIC </w:instrText>
      </w:r>
      <w:r w:rsidR="00562CFC">
        <w:fldChar w:fldCharType="separate"/>
      </w:r>
      <w:r>
        <w:rPr>
          <w:noProof/>
        </w:rPr>
        <w:t>3</w:t>
      </w:r>
      <w:r w:rsidR="00562CFC">
        <w:fldChar w:fldCharType="end"/>
      </w:r>
      <w:r>
        <w:t xml:space="preserve"> Initial view of Mail</w:t>
      </w:r>
    </w:p>
    <w:p w14:paraId="714F1A31" w14:textId="5C35ABC8" w:rsidR="003966C9" w:rsidRPr="004352CE" w:rsidRDefault="00685EFB" w:rsidP="00562CFC">
      <w:pPr>
        <w:rPr>
          <w:rFonts w:hAnsi="Times New Roman"/>
        </w:rPr>
      </w:pPr>
      <w:r w:rsidRPr="004352CE">
        <w:rPr>
          <w:rFonts w:hAnsi="Times New Roman"/>
        </w:rPr>
        <w:t xml:space="preserve">Where should we place the whitelist button for a better user-experience? In the “All Inboxes” view in figure 8-3, we can see that the left bottom corner is blank; maybe we can put the button here. Let’s try it out and the </w:t>
      </w:r>
      <w:r>
        <w:rPr>
          <w:rFonts w:hAnsi="Times New Roman"/>
        </w:rPr>
        <w:t>effect</w:t>
      </w:r>
      <w:r w:rsidRPr="004352CE">
        <w:rPr>
          <w:rFonts w:hAnsi="Times New Roman"/>
        </w:rPr>
        <w:t xml:space="preserve"> is shown in figure 8-4.</w:t>
      </w:r>
    </w:p>
    <w:p w14:paraId="02ACC6C9" w14:textId="3CB62DD8" w:rsidR="00562CFC" w:rsidRDefault="00217DC8" w:rsidP="00562CFC">
      <w:pPr>
        <w:keepNext/>
        <w:ind w:firstLineChars="0" w:firstLine="0"/>
        <w:jc w:val="center"/>
      </w:pPr>
      <w:r>
        <w:rPr>
          <w:rFonts w:hint="eastAsia"/>
          <w:noProof/>
        </w:rPr>
        <w:lastRenderedPageBreak/>
        <w:drawing>
          <wp:inline distT="0" distB="0" distL="0" distR="0" wp14:anchorId="6051F29A" wp14:editId="554E6CF1">
            <wp:extent cx="2040890" cy="3632835"/>
            <wp:effectExtent l="0" t="0" r="0" b="0"/>
            <wp:docPr id="4" name="Picture 4" descr="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3952BF99" w14:textId="7061DCAA" w:rsidR="00562CFC" w:rsidRDefault="00685EFB" w:rsidP="00562CFC">
      <w:pPr>
        <w:pStyle w:val="af6"/>
        <w:ind w:firstLineChars="0" w:firstLine="0"/>
        <w:jc w:val="center"/>
      </w:pPr>
      <w:r>
        <w:t xml:space="preserve">Figure 8- </w:t>
      </w:r>
      <w:r w:rsidR="00562CFC">
        <w:fldChar w:fldCharType="begin"/>
      </w:r>
      <w:r w:rsidR="00562CFC">
        <w:instrText xml:space="preserve"> SEQ </w:instrText>
      </w:r>
      <w:r w:rsidR="00562CFC">
        <w:instrText>图</w:instrText>
      </w:r>
      <w:r w:rsidR="00562CFC">
        <w:instrText xml:space="preserve">8- \* ARABIC </w:instrText>
      </w:r>
      <w:r w:rsidR="00562CFC">
        <w:fldChar w:fldCharType="separate"/>
      </w:r>
      <w:r>
        <w:rPr>
          <w:noProof/>
        </w:rPr>
        <w:t>4</w:t>
      </w:r>
      <w:r w:rsidR="00562CFC">
        <w:fldChar w:fldCharType="end"/>
      </w:r>
      <w:r>
        <w:t xml:space="preserve"> Add whitelist button at the left bottom corner</w:t>
      </w:r>
    </w:p>
    <w:p w14:paraId="368D1B5D" w14:textId="7FC9AF64" w:rsidR="00753D32" w:rsidRPr="00442062" w:rsidRDefault="00685EFB" w:rsidP="00562CFC">
      <w:pPr>
        <w:rPr>
          <w:rFonts w:hAnsi="Times New Roman"/>
        </w:rPr>
      </w:pPr>
      <w:r w:rsidRPr="00442062">
        <w:rPr>
          <w:rFonts w:hAnsi="Times New Roman"/>
        </w:rPr>
        <w:t xml:space="preserve">Although the whitelist button is aligned with the compose button in right bottom corner, the former is text and the latter is an icon. They are in different forms and looks inharmonious. Therefore, we can see the left bottom corner is not suitable for text button. How about changing it to an icon? The problem is that there isn’t an accustomed icon to represent whitelist, </w:t>
      </w:r>
      <w:r>
        <w:rPr>
          <w:rFonts w:hAnsi="Times New Roman"/>
        </w:rPr>
        <w:t xml:space="preserve">while </w:t>
      </w:r>
      <w:r w:rsidRPr="00442062">
        <w:rPr>
          <w:rFonts w:hAnsi="Times New Roman"/>
        </w:rPr>
        <w:t xml:space="preserve">a random one may cause confusion. So in this view, no matter icon or text we use, we cannot get both understandability and harmony. Let’s </w:t>
      </w:r>
      <w:r>
        <w:rPr>
          <w:rFonts w:hAnsi="Times New Roman"/>
        </w:rPr>
        <w:t>click “</w:t>
      </w:r>
      <w:r w:rsidRPr="00442062">
        <w:rPr>
          <w:rFonts w:hAnsi="Times New Roman"/>
        </w:rPr>
        <w:t>Mailboxes</w:t>
      </w:r>
      <w:r>
        <w:rPr>
          <w:rFonts w:hAnsi="Times New Roman"/>
        </w:rPr>
        <w:t xml:space="preserve">” and </w:t>
      </w:r>
      <w:r w:rsidRPr="00442062">
        <w:rPr>
          <w:rFonts w:hAnsi="Times New Roman"/>
        </w:rPr>
        <w:t>go to the upper view, as shown in figure 8-5.</w:t>
      </w:r>
    </w:p>
    <w:p w14:paraId="5E5F93E7" w14:textId="53801281" w:rsidR="002E4874" w:rsidRDefault="00217DC8" w:rsidP="002E4874">
      <w:pPr>
        <w:keepNext/>
        <w:ind w:firstLineChars="0" w:firstLine="0"/>
        <w:jc w:val="center"/>
      </w:pPr>
      <w:r>
        <w:rPr>
          <w:rFonts w:hint="eastAsia"/>
          <w:noProof/>
        </w:rPr>
        <w:lastRenderedPageBreak/>
        <w:drawing>
          <wp:inline distT="0" distB="0" distL="0" distR="0" wp14:anchorId="42D4DD54" wp14:editId="45FB4482">
            <wp:extent cx="2040890" cy="3632835"/>
            <wp:effectExtent l="0" t="0" r="0" b="0"/>
            <wp:docPr id="5" name="Picture 5" descr="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13B9EBF3" w14:textId="537E76DB" w:rsidR="002E4874" w:rsidRDefault="00685EFB" w:rsidP="002E4874">
      <w:pPr>
        <w:pStyle w:val="af6"/>
        <w:ind w:firstLineChars="0" w:firstLine="0"/>
        <w:jc w:val="center"/>
      </w:pPr>
      <w:r>
        <w:t xml:space="preserve">Figure 8- </w:t>
      </w:r>
      <w:r w:rsidR="002E4874">
        <w:fldChar w:fldCharType="begin"/>
      </w:r>
      <w:r w:rsidR="002E4874">
        <w:instrText xml:space="preserve"> SEQ </w:instrText>
      </w:r>
      <w:r w:rsidR="002E4874">
        <w:instrText>图</w:instrText>
      </w:r>
      <w:r w:rsidR="002E4874">
        <w:instrText xml:space="preserve">8- \* ARABIC </w:instrText>
      </w:r>
      <w:r w:rsidR="002E4874">
        <w:fldChar w:fldCharType="separate"/>
      </w:r>
      <w:r>
        <w:rPr>
          <w:noProof/>
        </w:rPr>
        <w:t>5</w:t>
      </w:r>
      <w:r w:rsidR="002E4874">
        <w:fldChar w:fldCharType="end"/>
      </w:r>
      <w:r>
        <w:t xml:space="preserve"> Mailboxes</w:t>
      </w:r>
    </w:p>
    <w:p w14:paraId="5E9D7363" w14:textId="3EE29B5B" w:rsidR="004F4CD5" w:rsidRPr="003616FB" w:rsidRDefault="00685EFB" w:rsidP="002E4874">
      <w:pPr>
        <w:rPr>
          <w:rFonts w:hAnsi="Times New Roman"/>
        </w:rPr>
      </w:pPr>
      <w:r w:rsidRPr="003616FB">
        <w:rPr>
          <w:rFonts w:hAnsi="Times New Roman"/>
        </w:rPr>
        <w:t xml:space="preserve">The top left and bottom left areas are both empty, as shown in figure 8-5. The bottom left is not suitable for the whitelist button as we’ve discussed </w:t>
      </w:r>
      <w:r>
        <w:rPr>
          <w:rFonts w:hAnsi="Times New Roman"/>
        </w:rPr>
        <w:t>just now</w:t>
      </w:r>
      <w:r w:rsidRPr="003616FB">
        <w:rPr>
          <w:rFonts w:hAnsi="Times New Roman"/>
        </w:rPr>
        <w:t>. So let’s put the button on top</w:t>
      </w:r>
      <w:r>
        <w:rPr>
          <w:rFonts w:hAnsi="Times New Roman"/>
        </w:rPr>
        <w:t xml:space="preserve"> </w:t>
      </w:r>
      <w:r w:rsidRPr="003616FB">
        <w:rPr>
          <w:rFonts w:hAnsi="Times New Roman"/>
        </w:rPr>
        <w:t>left corner</w:t>
      </w:r>
      <w:r>
        <w:rPr>
          <w:rFonts w:hAnsi="Times New Roman"/>
        </w:rPr>
        <w:t xml:space="preserve"> to see how it looks</w:t>
      </w:r>
      <w:r w:rsidRPr="003616FB">
        <w:rPr>
          <w:rFonts w:hAnsi="Times New Roman"/>
        </w:rPr>
        <w:t>, as shown in figure 8-6.</w:t>
      </w:r>
    </w:p>
    <w:p w14:paraId="596079F3" w14:textId="09460F71" w:rsidR="002E4874" w:rsidRDefault="00217DC8" w:rsidP="002E4874">
      <w:pPr>
        <w:keepNext/>
        <w:ind w:firstLineChars="0" w:firstLine="0"/>
        <w:jc w:val="center"/>
      </w:pPr>
      <w:r>
        <w:rPr>
          <w:rFonts w:hint="eastAsia"/>
          <w:noProof/>
        </w:rPr>
        <w:lastRenderedPageBreak/>
        <w:drawing>
          <wp:inline distT="0" distB="0" distL="0" distR="0" wp14:anchorId="7B3BC21E" wp14:editId="7E727D83">
            <wp:extent cx="2040890" cy="3632835"/>
            <wp:effectExtent l="0" t="0" r="0" b="0"/>
            <wp:docPr id="6" name="Picture 6" descr="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65334913" w14:textId="1BD8EE83" w:rsidR="002E4874" w:rsidRDefault="00685EFB" w:rsidP="002E4874">
      <w:pPr>
        <w:pStyle w:val="af6"/>
        <w:ind w:firstLineChars="0" w:firstLine="0"/>
        <w:jc w:val="center"/>
      </w:pPr>
      <w:r>
        <w:t xml:space="preserve">Figure 8- </w:t>
      </w:r>
      <w:r w:rsidR="002E4874">
        <w:fldChar w:fldCharType="begin"/>
      </w:r>
      <w:r w:rsidR="002E4874">
        <w:instrText xml:space="preserve"> SEQ </w:instrText>
      </w:r>
      <w:r w:rsidR="002E4874">
        <w:instrText>图</w:instrText>
      </w:r>
      <w:r w:rsidR="002E4874">
        <w:instrText xml:space="preserve">8- \* ARABIC </w:instrText>
      </w:r>
      <w:r w:rsidR="002E4874">
        <w:fldChar w:fldCharType="separate"/>
      </w:r>
      <w:r>
        <w:rPr>
          <w:noProof/>
        </w:rPr>
        <w:t>6</w:t>
      </w:r>
      <w:r w:rsidR="002E4874">
        <w:fldChar w:fldCharType="end"/>
      </w:r>
      <w:r>
        <w:t xml:space="preserve"> Add whitelist button at top left corner</w:t>
      </w:r>
    </w:p>
    <w:p w14:paraId="7B874A05" w14:textId="368B0B1B" w:rsidR="00A0291E" w:rsidRDefault="00685EFB" w:rsidP="002E4874">
      <w:pPr>
        <w:rPr>
          <w:rFonts w:hAnsi="Times New Roman" w:cs="宋体"/>
        </w:rPr>
      </w:pPr>
      <w:r>
        <w:rPr>
          <w:rFonts w:hAnsi="Times New Roman" w:cs="宋体"/>
        </w:rPr>
        <w:t>Not bad, this is it. To customize the view like figure 8-6, we just need to find the controller of “Mailboxes” view and then add the button by calling [controller.navigationItem setLeftBarButtonItem:]. We have repeated the process of finding C from V for many times previously and it has been proved as a feasible solution. After we know how to add the button, we can try to implement the function of whitelist. It can be divided into three steps.</w:t>
      </w:r>
    </w:p>
    <w:p w14:paraId="102FA625" w14:textId="287AFD97" w:rsidR="004920E6" w:rsidRDefault="00685EFB" w:rsidP="00213312">
      <w:pPr>
        <w:numPr>
          <w:ilvl w:val="0"/>
          <w:numId w:val="32"/>
        </w:numPr>
        <w:ind w:firstLineChars="0"/>
        <w:rPr>
          <w:rFonts w:hAnsi="Times New Roman" w:cs="宋体"/>
        </w:rPr>
      </w:pPr>
      <w:r>
        <w:rPr>
          <w:rFonts w:hAnsi="Times New Roman" w:cs="宋体"/>
        </w:rPr>
        <w:t>Get all emails.</w:t>
      </w:r>
    </w:p>
    <w:p w14:paraId="0F058487" w14:textId="7A2260F4" w:rsidR="004920E6" w:rsidRDefault="00685EFB" w:rsidP="00213312">
      <w:pPr>
        <w:numPr>
          <w:ilvl w:val="0"/>
          <w:numId w:val="32"/>
        </w:numPr>
        <w:ind w:firstLineChars="0"/>
        <w:rPr>
          <w:rFonts w:hAnsi="Times New Roman" w:cs="宋体"/>
        </w:rPr>
      </w:pPr>
      <w:r>
        <w:rPr>
          <w:rFonts w:hAnsi="Times New Roman" w:cs="宋体"/>
        </w:rPr>
        <w:t xml:space="preserve">Extract </w:t>
      </w:r>
      <w:ins w:id="6" w:author="user" w:date="2015-02-13T21:31:00Z">
        <w:r>
          <w:rPr>
            <w:rFonts w:hAnsi="Times New Roman" w:cs="宋体"/>
          </w:rPr>
          <w:t xml:space="preserve">their </w:t>
        </w:r>
      </w:ins>
      <w:r>
        <w:rPr>
          <w:rFonts w:hAnsi="Times New Roman" w:cs="宋体"/>
        </w:rPr>
        <w:t>senders’ addresses.</w:t>
      </w:r>
    </w:p>
    <w:p w14:paraId="61B9F387" w14:textId="7DA15BBC" w:rsidR="003E21DE" w:rsidRDefault="00685EFB" w:rsidP="00213312">
      <w:pPr>
        <w:numPr>
          <w:ilvl w:val="0"/>
          <w:numId w:val="32"/>
        </w:numPr>
        <w:ind w:firstLineChars="0"/>
        <w:rPr>
          <w:rFonts w:hAnsi="Times New Roman" w:cs="宋体"/>
        </w:rPr>
      </w:pPr>
      <w:r>
        <w:rPr>
          <w:rFonts w:hAnsi="Times New Roman" w:cs="宋体"/>
        </w:rPr>
        <w:t>Mark them as read according to whitelist.</w:t>
      </w:r>
    </w:p>
    <w:p w14:paraId="35C05CA2" w14:textId="23820DA5" w:rsidR="00297907" w:rsidRPr="006B0C6F" w:rsidRDefault="00685EFB" w:rsidP="002E4874">
      <w:pPr>
        <w:rPr>
          <w:rFonts w:hAnsi="Times New Roman"/>
        </w:rPr>
      </w:pPr>
      <w:r w:rsidRPr="006B0C6F">
        <w:rPr>
          <w:rFonts w:hAnsi="Times New Roman"/>
        </w:rPr>
        <w:t xml:space="preserve">Let’s analyze </w:t>
      </w:r>
      <w:r>
        <w:rPr>
          <w:rFonts w:hAnsi="Times New Roman"/>
        </w:rPr>
        <w:t>them</w:t>
      </w:r>
      <w:r w:rsidRPr="006B0C6F">
        <w:rPr>
          <w:rFonts w:hAnsi="Times New Roman"/>
        </w:rPr>
        <w:t xml:space="preserve"> step by step</w:t>
      </w:r>
      <w:r>
        <w:rPr>
          <w:rFonts w:hAnsi="Times New Roman"/>
        </w:rPr>
        <w:t>, hope you can still catch up.</w:t>
      </w:r>
    </w:p>
    <w:p w14:paraId="2FAE7D7B" w14:textId="0C503245" w:rsidR="007866EA" w:rsidRDefault="00685EFB" w:rsidP="00607A75">
      <w:pPr>
        <w:numPr>
          <w:ilvl w:val="0"/>
          <w:numId w:val="27"/>
        </w:numPr>
        <w:ind w:left="709" w:firstLineChars="0"/>
        <w:rPr>
          <w:rFonts w:hAnsi="Times New Roman" w:cs="宋体"/>
        </w:rPr>
      </w:pPr>
      <w:r>
        <w:rPr>
          <w:rFonts w:hAnsi="Times New Roman" w:cs="宋体"/>
        </w:rPr>
        <w:t>How can we get all emails? As we know, we can pull to refresh the inbox, as shown in figure 8-7.</w:t>
      </w:r>
    </w:p>
    <w:p w14:paraId="5410AE3A" w14:textId="1E0730AD" w:rsidR="004248A1" w:rsidRDefault="00217DC8" w:rsidP="004248A1">
      <w:pPr>
        <w:keepNext/>
        <w:ind w:firstLineChars="0" w:firstLine="0"/>
        <w:jc w:val="center"/>
      </w:pPr>
      <w:r>
        <w:rPr>
          <w:rFonts w:hAnsi="Times New Roman" w:cs="宋体"/>
          <w:noProof/>
        </w:rPr>
        <w:lastRenderedPageBreak/>
        <w:drawing>
          <wp:inline distT="0" distB="0" distL="0" distR="0" wp14:anchorId="3E92FA9A" wp14:editId="1761CD21">
            <wp:extent cx="2040890" cy="3632835"/>
            <wp:effectExtent l="0" t="0" r="0" b="0"/>
            <wp:docPr id="7" name="Picture 7" descr="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1EF8B90B" w14:textId="43BF8C87" w:rsidR="009D125E" w:rsidRPr="009D125E" w:rsidRDefault="00685EFB" w:rsidP="00AE7034">
      <w:pPr>
        <w:jc w:val="center"/>
      </w:pPr>
      <w:r>
        <w:t>Figure 8-7</w:t>
      </w:r>
      <w:ins w:id="7" w:author="user" w:date="2015-02-13T21:34:00Z">
        <w:r>
          <w:t xml:space="preserve"> Pull to refresh</w:t>
        </w:r>
      </w:ins>
    </w:p>
    <w:p w14:paraId="46DFA9E5" w14:textId="4BE1A3C1" w:rsidR="001B4B4B" w:rsidRPr="004D2EA8" w:rsidRDefault="00685EFB" w:rsidP="00607A75">
      <w:pPr>
        <w:ind w:left="709" w:firstLineChars="0" w:firstLine="0"/>
        <w:rPr>
          <w:rFonts w:hAnsi="Times New Roman" w:cs="宋体"/>
        </w:rPr>
      </w:pPr>
      <w:r w:rsidRPr="00607A75">
        <w:rPr>
          <w:rFonts w:hAnsi="Times New Roman" w:cs="宋体"/>
        </w:rPr>
        <w:t xml:space="preserve">During refreshing, Mail will fetch all latest emails from mail servers. After refreshing, the UI will </w:t>
      </w:r>
      <w:ins w:id="8" w:author="user" w:date="2015-02-13T21:36:00Z">
        <w:r w:rsidRPr="00607A75">
          <w:rPr>
            <w:rFonts w:hAnsi="Times New Roman" w:cs="宋体"/>
          </w:rPr>
          <w:t xml:space="preserve">restore </w:t>
        </w:r>
      </w:ins>
      <w:r w:rsidRPr="00607A75">
        <w:rPr>
          <w:rFonts w:hAnsi="Times New Roman" w:cs="宋体"/>
        </w:rPr>
        <w:t>to the normal state as shown in figure 8-3, and at this moment, we’ve got all emails. A</w:t>
      </w:r>
      <w:ins w:id="9" w:author="user" w:date="2015-02-13T21:38:00Z">
        <w:r w:rsidRPr="00607A75">
          <w:rPr>
            <w:rFonts w:hAnsi="Times New Roman" w:cs="宋体"/>
          </w:rPr>
          <w:t>s long as</w:t>
        </w:r>
      </w:ins>
      <w:ins w:id="10" w:author="user" w:date="2015-02-13T21:37:00Z">
        <w:r w:rsidRPr="00607A75">
          <w:rPr>
            <w:rFonts w:hAnsi="Times New Roman" w:cs="宋体"/>
          </w:rPr>
          <w:t xml:space="preserve"> we can </w:t>
        </w:r>
      </w:ins>
      <w:ins w:id="11" w:author="user" w:date="2015-02-13T21:38:00Z">
        <w:r w:rsidRPr="00607A75">
          <w:rPr>
            <w:rFonts w:hAnsi="Times New Roman" w:cs="宋体"/>
          </w:rPr>
          <w:t xml:space="preserve">catch the </w:t>
        </w:r>
      </w:ins>
      <w:r w:rsidRPr="00607A75">
        <w:rPr>
          <w:rFonts w:hAnsi="Times New Roman" w:cs="宋体"/>
        </w:rPr>
        <w:t xml:space="preserve">refresh </w:t>
      </w:r>
      <w:ins w:id="12" w:author="user" w:date="2015-02-13T21:38:00Z">
        <w:r w:rsidRPr="00607A75">
          <w:rPr>
            <w:rFonts w:hAnsi="Times New Roman" w:cs="宋体"/>
          </w:rPr>
          <w:t>completion event</w:t>
        </w:r>
      </w:ins>
      <w:r w:rsidRPr="00607A75">
        <w:rPr>
          <w:rFonts w:hAnsi="Times New Roman" w:cs="宋体"/>
        </w:rPr>
        <w:t xml:space="preserve"> and read the inbox after that, </w:t>
      </w:r>
      <w:ins w:id="13" w:author="user" w:date="2015-02-13T21:38:00Z">
        <w:r w:rsidRPr="00607A75">
          <w:rPr>
            <w:rFonts w:hAnsi="Times New Roman" w:cs="宋体"/>
          </w:rPr>
          <w:t xml:space="preserve">we can get all emails. </w:t>
        </w:r>
      </w:ins>
      <w:ins w:id="14" w:author="user" w:date="2015-02-13T21:39:00Z">
        <w:r w:rsidRPr="00607A75">
          <w:rPr>
            <w:rFonts w:hAnsi="Times New Roman" w:cs="宋体"/>
          </w:rPr>
          <w:t xml:space="preserve">Therefore, </w:t>
        </w:r>
      </w:ins>
      <w:r w:rsidRPr="00607A75">
        <w:rPr>
          <w:rFonts w:hAnsi="Times New Roman" w:cs="宋体"/>
        </w:rPr>
        <w:t>we can divide “getting all emails” into 2 steps: first, try to capture the refresh completion event; second, read the inbox. Normally, the refresh completion event handler would be a callback method in some protocols. So when analyzing the class-dump headers, we should pay attention to whether there are protocol methods with keywords like “didRefresh”, “didUpdate” or “didReload” in their names. By hooking such methods and read the inbox after their execution, we’ll be able to get all emails.</w:t>
      </w:r>
    </w:p>
    <w:p w14:paraId="0D859A4D" w14:textId="2878E2B5" w:rsidR="00050265" w:rsidRPr="00FC273A" w:rsidRDefault="00685EFB" w:rsidP="00607A75">
      <w:pPr>
        <w:numPr>
          <w:ilvl w:val="0"/>
          <w:numId w:val="27"/>
        </w:numPr>
        <w:ind w:left="709" w:firstLineChars="0"/>
        <w:rPr>
          <w:rFonts w:hAnsi="Times New Roman" w:cs="宋体"/>
        </w:rPr>
      </w:pPr>
      <w:r>
        <w:rPr>
          <w:rFonts w:hAnsi="Times New Roman" w:cs="宋体"/>
        </w:rPr>
        <w:t>An email is an object and it is generally abstracted as a class. From this class, we can extract information like the receiver, sender, title, content and whether it is read. If we can get this object, we can finish the second and third step together.</w:t>
      </w:r>
    </w:p>
    <w:p w14:paraId="597D22DC" w14:textId="71EEA322" w:rsidR="00433F29" w:rsidRPr="00525A6B" w:rsidRDefault="00685EFB" w:rsidP="002E4874">
      <w:pPr>
        <w:rPr>
          <w:rFonts w:hAnsi="Times New Roman"/>
        </w:rPr>
      </w:pPr>
      <w:r w:rsidRPr="00525A6B">
        <w:rPr>
          <w:rFonts w:hAnsi="Times New Roman"/>
        </w:rPr>
        <w:t>The overall idea</w:t>
      </w:r>
      <w:r>
        <w:rPr>
          <w:rFonts w:hAnsi="Times New Roman"/>
        </w:rPr>
        <w:t>s</w:t>
      </w:r>
      <w:r w:rsidRPr="00525A6B">
        <w:rPr>
          <w:rFonts w:hAnsi="Times New Roman"/>
        </w:rPr>
        <w:t xml:space="preserve"> </w:t>
      </w:r>
      <w:r>
        <w:rPr>
          <w:rFonts w:hAnsi="Times New Roman"/>
        </w:rPr>
        <w:t>are</w:t>
      </w:r>
      <w:r w:rsidRPr="00525A6B">
        <w:rPr>
          <w:rFonts w:hAnsi="Times New Roman"/>
        </w:rPr>
        <w:t xml:space="preserve"> not complicated, let’s </w:t>
      </w:r>
      <w:r>
        <w:rPr>
          <w:rFonts w:hAnsi="Times New Roman"/>
        </w:rPr>
        <w:t>realize</w:t>
      </w:r>
      <w:r w:rsidRPr="00525A6B">
        <w:rPr>
          <w:rFonts w:hAnsi="Times New Roman"/>
        </w:rPr>
        <w:t xml:space="preserve"> them one by one.</w:t>
      </w:r>
    </w:p>
    <w:p w14:paraId="30AF362D" w14:textId="1E9A7232" w:rsidR="00F77FCB" w:rsidRPr="005B72D5" w:rsidRDefault="00685EFB" w:rsidP="00685EFB">
      <w:pPr>
        <w:pStyle w:val="3"/>
      </w:pPr>
      <w:r w:rsidRPr="005B72D5">
        <w:lastRenderedPageBreak/>
        <w:t>8.2.1 Locate and class-dump Mail’s executable</w:t>
      </w:r>
    </w:p>
    <w:p w14:paraId="4CBE3789" w14:textId="76E55D0F" w:rsidR="00D220D1" w:rsidRPr="00411298" w:rsidRDefault="00685EFB" w:rsidP="00DB4495">
      <w:pPr>
        <w:rPr>
          <w:rFonts w:hAnsi="Times New Roman"/>
        </w:rPr>
      </w:pPr>
      <w:r>
        <w:rPr>
          <w:rFonts w:hAnsi="Times New Roman"/>
        </w:rPr>
        <w:t xml:space="preserve">We can easily locate the executable of </w:t>
      </w:r>
      <w:r w:rsidRPr="00411298">
        <w:rPr>
          <w:rFonts w:hAnsi="Times New Roman"/>
        </w:rPr>
        <w:t>Mail, “/Applications/MobileMail.app/MobileMail”,</w:t>
      </w:r>
      <w:r>
        <w:rPr>
          <w:rFonts w:hAnsi="Times New Roman"/>
        </w:rPr>
        <w:t xml:space="preserve"> using </w:t>
      </w:r>
      <w:r w:rsidRPr="00411298">
        <w:rPr>
          <w:rFonts w:hAnsi="Times New Roman"/>
        </w:rPr>
        <w:t xml:space="preserve">“ps”. Since Mail is </w:t>
      </w:r>
      <w:r>
        <w:rPr>
          <w:rFonts w:hAnsi="Times New Roman"/>
        </w:rPr>
        <w:t>a stock App on</w:t>
      </w:r>
      <w:r w:rsidRPr="00411298">
        <w:rPr>
          <w:rFonts w:hAnsi="Times New Roman"/>
        </w:rPr>
        <w:t xml:space="preserve"> iOS, it is not encrypted and we can class-dump it directly without </w:t>
      </w:r>
      <w:r>
        <w:rPr>
          <w:rFonts w:hAnsi="Times New Roman"/>
        </w:rPr>
        <w:t>decryption:</w:t>
      </w:r>
    </w:p>
    <w:p w14:paraId="38655EC8" w14:textId="6A69E1A1" w:rsidR="00F345B5" w:rsidRPr="00BE08FC" w:rsidRDefault="00685EFB" w:rsidP="00F345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E08FC">
        <w:rPr>
          <w:rFonts w:ascii="Monaco" w:hAnsi="Monaco" w:cs="Monaco"/>
          <w:kern w:val="0"/>
          <w:sz w:val="16"/>
          <w:szCs w:val="16"/>
          <w:shd w:val="pct15" w:color="auto" w:fill="FFFFFF"/>
        </w:rPr>
        <w:t>snakeninnys-MacBook:~ snakeninny$ class-dump -S -s -H /Users/snakeninny/Code/iOSSystemBinaries/8.1</w:t>
      </w:r>
      <w:r>
        <w:rPr>
          <w:rFonts w:ascii="Monaco" w:hAnsi="Monaco" w:cs="Monaco"/>
          <w:kern w:val="0"/>
          <w:sz w:val="16"/>
          <w:szCs w:val="16"/>
          <w:shd w:val="pct15" w:color="auto" w:fill="FFFFFF"/>
        </w:rPr>
        <w:t>.1</w:t>
      </w:r>
      <w:r w:rsidRPr="00BE08FC">
        <w:rPr>
          <w:rFonts w:ascii="Monaco" w:hAnsi="Monaco" w:cs="Monaco"/>
          <w:kern w:val="0"/>
          <w:sz w:val="16"/>
          <w:szCs w:val="16"/>
          <w:shd w:val="pct15" w:color="auto" w:fill="FFFFFF"/>
        </w:rPr>
        <w:t>_iPhone5/</w:t>
      </w:r>
      <w:r w:rsidRPr="00F345B5">
        <w:rPr>
          <w:rFonts w:ascii="Monaco" w:hAnsi="Monaco" w:cs="Monaco"/>
          <w:kern w:val="0"/>
          <w:sz w:val="16"/>
          <w:szCs w:val="16"/>
          <w:shd w:val="pct15" w:color="auto" w:fill="FFFFFF"/>
        </w:rPr>
        <w:t>MobileMail</w:t>
      </w:r>
      <w:r w:rsidRPr="00BE08FC">
        <w:rPr>
          <w:rFonts w:ascii="Monaco" w:hAnsi="Monaco" w:cs="Monaco"/>
          <w:kern w:val="0"/>
          <w:sz w:val="16"/>
          <w:szCs w:val="16"/>
          <w:shd w:val="pct15" w:color="auto" w:fill="FFFFFF"/>
        </w:rPr>
        <w:t>.app/</w:t>
      </w:r>
      <w:r w:rsidRPr="00F345B5">
        <w:rPr>
          <w:rFonts w:ascii="Monaco" w:hAnsi="Monaco" w:cs="Monaco"/>
          <w:kern w:val="0"/>
          <w:sz w:val="16"/>
          <w:szCs w:val="16"/>
          <w:shd w:val="pct15" w:color="auto" w:fill="FFFFFF"/>
        </w:rPr>
        <w:t>MobileMail</w:t>
      </w:r>
      <w:r w:rsidRPr="00BE08FC">
        <w:rPr>
          <w:rFonts w:ascii="Monaco" w:hAnsi="Monaco" w:cs="Monaco"/>
          <w:kern w:val="0"/>
          <w:sz w:val="16"/>
          <w:szCs w:val="16"/>
          <w:shd w:val="pct15" w:color="auto" w:fill="FFFFFF"/>
        </w:rPr>
        <w:t xml:space="preserve"> -o /Users/snakeninny/Code/iOSPrivateHeaders/8.1</w:t>
      </w:r>
      <w:r>
        <w:rPr>
          <w:rFonts w:ascii="Monaco" w:hAnsi="Monaco" w:cs="Monaco"/>
          <w:kern w:val="0"/>
          <w:sz w:val="16"/>
          <w:szCs w:val="16"/>
          <w:shd w:val="pct15" w:color="auto" w:fill="FFFFFF"/>
        </w:rPr>
        <w:t>.1</w:t>
      </w:r>
      <w:r w:rsidRPr="00BE08FC">
        <w:rPr>
          <w:rFonts w:ascii="Monaco" w:hAnsi="Monaco" w:cs="Monaco"/>
          <w:kern w:val="0"/>
          <w:sz w:val="16"/>
          <w:szCs w:val="16"/>
          <w:shd w:val="pct15" w:color="auto" w:fill="FFFFFF"/>
        </w:rPr>
        <w:t>/</w:t>
      </w:r>
      <w:r w:rsidRPr="00F345B5">
        <w:rPr>
          <w:rFonts w:ascii="Monaco" w:hAnsi="Monaco" w:cs="Monaco"/>
          <w:kern w:val="0"/>
          <w:sz w:val="16"/>
          <w:szCs w:val="16"/>
          <w:shd w:val="pct15" w:color="auto" w:fill="FFFFFF"/>
        </w:rPr>
        <w:t>MobileMail</w:t>
      </w:r>
    </w:p>
    <w:p w14:paraId="23F1FA98" w14:textId="44B3AF7E" w:rsidR="00442F77" w:rsidRPr="008E55CC" w:rsidRDefault="00685EFB" w:rsidP="004A5C92">
      <w:pPr>
        <w:rPr>
          <w:rFonts w:hAnsi="Times New Roman"/>
        </w:rPr>
      </w:pPr>
      <w:r w:rsidRPr="008E55CC">
        <w:rPr>
          <w:rFonts w:hAnsi="Times New Roman"/>
        </w:rPr>
        <w:t>There’re 393 headers in total, as shown in figure 8-8.</w:t>
      </w:r>
    </w:p>
    <w:p w14:paraId="15276E31" w14:textId="5DB575BB" w:rsidR="00F345B5" w:rsidRDefault="00217DC8" w:rsidP="00F345B5">
      <w:pPr>
        <w:keepNext/>
        <w:ind w:firstLineChars="0" w:firstLine="0"/>
        <w:jc w:val="center"/>
      </w:pPr>
      <w:r>
        <w:rPr>
          <w:rFonts w:ascii="宋体" w:cs="宋体" w:hint="eastAsia"/>
          <w:noProof/>
        </w:rPr>
        <w:drawing>
          <wp:inline distT="0" distB="0" distL="0" distR="0" wp14:anchorId="27A4A99B" wp14:editId="5DF0107D">
            <wp:extent cx="4988560" cy="3535045"/>
            <wp:effectExtent l="0" t="0" r="0" b="0"/>
            <wp:docPr id="8" name="Picture 8" descr="图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8560" cy="3535045"/>
                    </a:xfrm>
                    <a:prstGeom prst="rect">
                      <a:avLst/>
                    </a:prstGeom>
                    <a:noFill/>
                    <a:ln>
                      <a:noFill/>
                    </a:ln>
                  </pic:spPr>
                </pic:pic>
              </a:graphicData>
            </a:graphic>
          </wp:inline>
        </w:drawing>
      </w:r>
    </w:p>
    <w:p w14:paraId="24BB0087" w14:textId="2D522460" w:rsidR="00092563" w:rsidRDefault="00685EFB" w:rsidP="00F345B5">
      <w:pPr>
        <w:pStyle w:val="af6"/>
        <w:ind w:firstLineChars="0" w:firstLine="0"/>
        <w:jc w:val="center"/>
        <w:rPr>
          <w:rFonts w:ascii="宋体" w:cs="宋体"/>
        </w:rPr>
      </w:pPr>
      <w:r>
        <w:t xml:space="preserve">Figure 8- </w:t>
      </w:r>
      <w:r w:rsidR="00F345B5">
        <w:fldChar w:fldCharType="begin"/>
      </w:r>
      <w:r w:rsidR="00F345B5">
        <w:instrText xml:space="preserve"> SEQ </w:instrText>
      </w:r>
      <w:r w:rsidR="00F345B5">
        <w:instrText>图</w:instrText>
      </w:r>
      <w:r w:rsidR="00F345B5">
        <w:instrText xml:space="preserve">8- \* ARABIC </w:instrText>
      </w:r>
      <w:r w:rsidR="00F345B5">
        <w:fldChar w:fldCharType="separate"/>
      </w:r>
      <w:r>
        <w:rPr>
          <w:noProof/>
        </w:rPr>
        <w:t>8</w:t>
      </w:r>
      <w:r w:rsidR="00F345B5">
        <w:fldChar w:fldCharType="end"/>
      </w:r>
      <w:r>
        <w:t xml:space="preserve"> class-dump headers</w:t>
      </w:r>
    </w:p>
    <w:p w14:paraId="351013C2" w14:textId="405204CE" w:rsidR="00E509C4" w:rsidRPr="00E509C4" w:rsidRDefault="00685EFB" w:rsidP="00524480">
      <w:pPr>
        <w:pStyle w:val="4"/>
        <w:rPr>
          <w:lang w:eastAsia="zh-CN"/>
        </w:rPr>
      </w:pPr>
      <w:r>
        <w:t>8.2.2 Import headers into Xcode</w:t>
      </w:r>
    </w:p>
    <w:p w14:paraId="44D2D5B7" w14:textId="1D36F416" w:rsidR="00E509C4" w:rsidRDefault="00685EFB" w:rsidP="00AF7E46">
      <w:r>
        <w:t>The search and code highlighting features in Xcode are competent to present lots of headers, as shown in figure 8-9.</w:t>
      </w:r>
    </w:p>
    <w:p w14:paraId="675D97F5" w14:textId="49CC2163" w:rsidR="00AF7E46" w:rsidRDefault="00217DC8" w:rsidP="00AF7E46">
      <w:pPr>
        <w:keepNext/>
        <w:ind w:firstLineChars="0" w:firstLine="0"/>
        <w:jc w:val="center"/>
      </w:pPr>
      <w:r>
        <w:rPr>
          <w:rFonts w:ascii="宋体" w:cs="宋体"/>
          <w:noProof/>
        </w:rPr>
        <w:lastRenderedPageBreak/>
        <w:drawing>
          <wp:inline distT="0" distB="0" distL="0" distR="0" wp14:anchorId="730B79F8" wp14:editId="68A98124">
            <wp:extent cx="5404485" cy="3322955"/>
            <wp:effectExtent l="0" t="0" r="5715" b="4445"/>
            <wp:docPr id="9" name="Picture 9" descr="图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4485" cy="3322955"/>
                    </a:xfrm>
                    <a:prstGeom prst="rect">
                      <a:avLst/>
                    </a:prstGeom>
                    <a:noFill/>
                    <a:ln>
                      <a:noFill/>
                    </a:ln>
                  </pic:spPr>
                </pic:pic>
              </a:graphicData>
            </a:graphic>
          </wp:inline>
        </w:drawing>
      </w:r>
    </w:p>
    <w:p w14:paraId="0C9B80FA" w14:textId="4D04C46B" w:rsidR="0055294C" w:rsidRDefault="00685EFB" w:rsidP="00AF7E46">
      <w:pPr>
        <w:pStyle w:val="af6"/>
        <w:ind w:firstLine="400"/>
        <w:jc w:val="center"/>
      </w:pPr>
      <w:r>
        <w:t xml:space="preserve">Figure 8- </w:t>
      </w:r>
      <w:r w:rsidR="00AF7E46">
        <w:fldChar w:fldCharType="begin"/>
      </w:r>
      <w:r w:rsidR="00AF7E46">
        <w:instrText xml:space="preserve"> SEQ </w:instrText>
      </w:r>
      <w:r w:rsidR="00AF7E46">
        <w:instrText>图</w:instrText>
      </w:r>
      <w:r w:rsidR="00AF7E46">
        <w:instrText xml:space="preserve">8- \* ARABIC </w:instrText>
      </w:r>
      <w:r w:rsidR="00AF7E46">
        <w:fldChar w:fldCharType="separate"/>
      </w:r>
      <w:r>
        <w:rPr>
          <w:noProof/>
        </w:rPr>
        <w:t>9</w:t>
      </w:r>
      <w:r w:rsidR="00AF7E46">
        <w:fldChar w:fldCharType="end"/>
      </w:r>
      <w:r>
        <w:t xml:space="preserve"> Import headers into Xcode</w:t>
      </w:r>
    </w:p>
    <w:p w14:paraId="44AFAAAC" w14:textId="357598E6" w:rsidR="009174F1" w:rsidRPr="003C77E6" w:rsidRDefault="00685EFB" w:rsidP="00AF7E46">
      <w:pPr>
        <w:rPr>
          <w:rFonts w:hAnsi="Times New Roman"/>
        </w:rPr>
      </w:pPr>
      <w:r w:rsidRPr="003C77E6">
        <w:rPr>
          <w:rFonts w:hAnsi="Times New Roman"/>
        </w:rPr>
        <w:t>Next, let’s start to find the point to cut into code from UI.</w:t>
      </w:r>
    </w:p>
    <w:p w14:paraId="223356A3" w14:textId="1D7BDE26" w:rsidR="00754C9F" w:rsidRPr="00754C9F" w:rsidRDefault="00685EFB" w:rsidP="00524480">
      <w:pPr>
        <w:pStyle w:val="4"/>
        <w:rPr>
          <w:lang w:eastAsia="zh-CN"/>
        </w:rPr>
      </w:pPr>
      <w:r>
        <w:t xml:space="preserve">8.2.3 Find the controller of </w:t>
      </w:r>
      <w:r>
        <w:rPr>
          <w:lang w:eastAsia="zh-CN"/>
        </w:rPr>
        <w:t>“</w:t>
      </w:r>
      <w:r>
        <w:t>Mailboxes</w:t>
      </w:r>
      <w:r>
        <w:rPr>
          <w:lang w:eastAsia="zh-CN"/>
        </w:rPr>
        <w:t>”</w:t>
      </w:r>
      <w:r>
        <w:t xml:space="preserve"> </w:t>
      </w:r>
      <w:r>
        <w:rPr>
          <w:lang w:eastAsia="zh-CN"/>
        </w:rPr>
        <w:t>view using</w:t>
      </w:r>
      <w:r>
        <w:t xml:space="preserve"> Cycript</w:t>
      </w:r>
    </w:p>
    <w:p w14:paraId="268F7000" w14:textId="75CCC655" w:rsidR="00147443" w:rsidRPr="00DB5826" w:rsidRDefault="00685EFB" w:rsidP="00E45C98">
      <w:pPr>
        <w:rPr>
          <w:rFonts w:hAnsi="Times New Roman"/>
        </w:rPr>
      </w:pPr>
      <w:r w:rsidRPr="00DB5826">
        <w:rPr>
          <w:rFonts w:hAnsi="Times New Roman"/>
        </w:rPr>
        <w:t>Firstly, use recursiveDescription to print out the view hierarchy of “Mailboxes” view, as shown below:</w:t>
      </w:r>
    </w:p>
    <w:p w14:paraId="67C88019" w14:textId="2B86F523"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FunMaker-5:~ root# cycript -p MobileMail</w:t>
      </w:r>
    </w:p>
    <w:p w14:paraId="11E71F98" w14:textId="3B3BCCD6"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?expand</w:t>
      </w:r>
    </w:p>
    <w:p w14:paraId="6AB3BBE5" w14:textId="7FCBFD79"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expand == true</w:t>
      </w:r>
    </w:p>
    <w:p w14:paraId="0C3C2A71" w14:textId="6133CA3B"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[[UIApp keyWindow] recursiveDescription]</w:t>
      </w:r>
    </w:p>
    <w:p w14:paraId="7B34FA41" w14:textId="6F912483"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@"&lt;UIWindow: 0x156bffe0; frame = (0 0; 320 568); gestureRecognizers = &lt;NSArray: 0x156bd390&gt;; layer = &lt;UIWindowLayer: 0x156c1be0&gt;&gt;</w:t>
      </w:r>
    </w:p>
    <w:p w14:paraId="3A717B36" w14:textId="0AFD29FB"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&lt;UIView: 0x15611490; frame = (0 0; 320 568); autoresize = W+H; gestureRecognizers = &lt;NSArray: 0x15618e70&gt;; layer = &lt;CALayer: 0x15611420&gt;&gt;</w:t>
      </w:r>
    </w:p>
    <w:p w14:paraId="2E909A2A" w14:textId="12631110"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&lt;UIView: 0x15611210; frame = (0 0; 320 568); layer = &lt;CALayer: 0x15611280&gt;&gt;</w:t>
      </w:r>
    </w:p>
    <w:p w14:paraId="7C770509" w14:textId="704EAEAA"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&lt;_MFActorItemView: 0x15614660; frame = (0 0; 320 568); layer = &lt;CALayer: 0x15614840&gt;&gt;</w:t>
      </w:r>
    </w:p>
    <w:p w14:paraId="7D092AEB" w14:textId="4122675C"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&lt;UIView: 0x156150f0; frame = (-0.5 -0.5; 321 569); alpha = 0; layer = &lt;CALayer: 0x15615160&gt;&gt;</w:t>
      </w:r>
    </w:p>
    <w:p w14:paraId="63C074ED" w14:textId="7B64160F"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&lt;_MFActorSnapshotView: 0x15614bb0; baseClass = UISnapshotView; frame = (0 0; 320 568); clipsToBounds = YES; hidden = YES; layer = &lt;CALayer: 0x15614e00&gt;&gt;</w:t>
      </w:r>
    </w:p>
    <w:p w14:paraId="6952962A" w14:textId="6078BCE2"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&lt;UIView: 0x15614f40; frame = (-1 -1; 322 570); layer = &lt;CALayer: 0x15614fb0&gt;&gt;</w:t>
      </w:r>
    </w:p>
    <w:p w14:paraId="2057C2F2" w14:textId="574B018A"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&lt;UILayoutContainerView: 0x1572ec40; frame = (0 0; 320 568); clipsToBounds = YES; autoresize = LM+W+RM+TM+H+BM; layer = &lt;CALayer: 0x1572ecc0&gt;&gt;</w:t>
      </w:r>
    </w:p>
    <w:p w14:paraId="61DE70CA" w14:textId="17CEC45C"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&lt;UIView: 0x1683d890; frame = (0 0; 320 0); layer = &lt;CALayer: 0x16848140&gt;&gt;</w:t>
      </w:r>
    </w:p>
    <w:p w14:paraId="2D99DC09" w14:textId="1FB20BE5"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lastRenderedPageBreak/>
        <w:t xml:space="preserve">   |    |    |    |    | &lt;UILayoutContainerView: 0x157246b0; frame = (0 0; 320 568); clipsToBounds = YES; gestureRecognizers = &lt;NSArray: 0x156088e0&gt;; layer = &lt;CALayer: 0x15724890&gt;&gt;</w:t>
      </w:r>
    </w:p>
    <w:p w14:paraId="029B1945" w14:textId="7FB3E92D"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w:t>
      </w:r>
    </w:p>
    <w:p w14:paraId="132510EF" w14:textId="4F91F555"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    |    |    |    | &lt;MailboxTableCell: 0x1572ad50; baseClass = UITableViewCell; frame = (0 28; 320 44.5); autoresize = W; layer = &lt;CALayer: 0x168299f0&gt;&gt;</w:t>
      </w:r>
    </w:p>
    <w:p w14:paraId="10076264" w14:textId="69CE38A9"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    |    |    |    |    | &lt;UITableViewCellContentView: 0x16829b70; frame = (0 0; 286 44); gestureRecognizers = &lt;NSArray: 0x1682b060&gt;; layer = &lt;CALayer: 0x16829be0&gt;&gt;</w:t>
      </w:r>
    </w:p>
    <w:p w14:paraId="06565E57" w14:textId="632EA81D"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    |    |    |    |    |    | &lt;UILabel: 0x1682b0a0; frame = (55 12; 84.5 20.5); text = 'All Inboxes'; userInteractionEnabled = NO; layer = &lt;_UILabelLayer: 0x1682b160&gt;&gt;</w:t>
      </w:r>
    </w:p>
    <w:p w14:paraId="3A6DD213" w14:textId="2814362E"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w:t>
      </w:r>
    </w:p>
    <w:p w14:paraId="2220EBA9" w14:textId="6F3033D7" w:rsidR="00A273B8" w:rsidRPr="0017119A" w:rsidRDefault="00685EFB" w:rsidP="00E45C98">
      <w:pPr>
        <w:rPr>
          <w:rFonts w:hAnsi="Times New Roman"/>
        </w:rPr>
      </w:pPr>
      <w:r w:rsidRPr="0017119A">
        <w:rPr>
          <w:rFonts w:hAnsi="Times New Roman"/>
        </w:rPr>
        <w:t>The text of the UILabel at the</w:t>
      </w:r>
      <w:r>
        <w:rPr>
          <w:rFonts w:hAnsi="Times New Roman"/>
        </w:rPr>
        <w:t xml:space="preserve"> bottom is “All Inboxes”, indicating </w:t>
      </w:r>
      <w:r w:rsidRPr="0017119A">
        <w:rPr>
          <w:rFonts w:hAnsi="Times New Roman"/>
        </w:rPr>
        <w:t>its corresponding MailBoxTableCell is the top one in figure 8-5. Keep calling nextResponder until we get the controller:</w:t>
      </w:r>
    </w:p>
    <w:p w14:paraId="63FD742E" w14:textId="1BA94140"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[#0x1572ad50 nextResponder]</w:t>
      </w:r>
    </w:p>
    <w:p w14:paraId="0D5EF4FC" w14:textId="74DE336E"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#"&lt;UITableViewWrapperView: 0x1572fe60; frame = (0 0; 320 568); gestureRecognizers = &lt;NSArray: 0x15730370&gt;; layer = &lt;CALayer: 0x157301a0&gt;; contentOffset: {0, 0}; contentSize: {320, 568}&gt;"</w:t>
      </w:r>
    </w:p>
    <w:p w14:paraId="0EE92D15" w14:textId="2C7A0008"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[#0x1572fe60 nextResponder]</w:t>
      </w:r>
    </w:p>
    <w:p w14:paraId="227347B0" w14:textId="2F4E9BCB"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#"&lt;UITableView: 0x1585a000; frame = (0 0; 320 568); clipsToBounds = YES; autoresize = W+H; gestureRecognizers = &lt;NSArray: 0x1572fa20&gt;; layer = &lt;CALayer: 0x1572f540&gt;; contentOffset: {0, -64}; contentSize: {320, 371}&gt;"</w:t>
      </w:r>
    </w:p>
    <w:p w14:paraId="3B91E23C" w14:textId="3748DB49"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[#0x1585a000 nextResponder]</w:t>
      </w:r>
    </w:p>
    <w:p w14:paraId="66A0F395" w14:textId="12EB6118"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#"&lt;MailboxPickerController: 0x156e9260&gt;"</w:t>
      </w:r>
    </w:p>
    <w:p w14:paraId="47AD8886" w14:textId="73218C46" w:rsidR="00C405E6" w:rsidRDefault="00685EFB" w:rsidP="00E45C98">
      <w:r w:rsidRPr="0016039A">
        <w:rPr>
          <w:rFonts w:hAnsi="Times New Roman"/>
        </w:rPr>
        <w:t>Aha. It’s very easy to get MailboxPickerController. Let’s try whether we can add a</w:t>
      </w:r>
      <w:r>
        <w:t xml:space="preserve"> leftBarButtonItem:</w:t>
      </w:r>
    </w:p>
    <w:p w14:paraId="675B5E02" w14:textId="28E8B4C5"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#0x156e9260.navigationItem.leftBarButtonItem = #0x156e9260.navigationItem.rightBarButtonItem</w:t>
      </w:r>
    </w:p>
    <w:p w14:paraId="3732710E" w14:textId="7B4E1D49"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#"&lt;UIBarButtonItem: 0x15729f00&gt;"</w:t>
      </w:r>
    </w:p>
    <w:p w14:paraId="2528095E" w14:textId="3D2F205C" w:rsidR="00C405E6" w:rsidRDefault="00685EFB" w:rsidP="00E45C98">
      <w:r>
        <w:t>The effect is shown in figure 8-10.</w:t>
      </w:r>
    </w:p>
    <w:p w14:paraId="0BFC287A" w14:textId="2F1A148B" w:rsidR="002B76BF" w:rsidRDefault="00217DC8" w:rsidP="002B76BF">
      <w:pPr>
        <w:keepNext/>
        <w:ind w:firstLineChars="0" w:firstLine="0"/>
        <w:jc w:val="center"/>
      </w:pPr>
      <w:r>
        <w:rPr>
          <w:rFonts w:hint="eastAsia"/>
          <w:noProof/>
        </w:rPr>
        <w:lastRenderedPageBreak/>
        <w:drawing>
          <wp:inline distT="0" distB="0" distL="0" distR="0" wp14:anchorId="1A53170E" wp14:editId="5CA7DEC5">
            <wp:extent cx="2040890" cy="3632835"/>
            <wp:effectExtent l="0" t="0" r="0" b="0"/>
            <wp:docPr id="10" name="Picture 10" descr="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63A9952D" w14:textId="1987A8BD" w:rsidR="00E45C98" w:rsidRDefault="00685EFB" w:rsidP="002B76BF">
      <w:pPr>
        <w:pStyle w:val="af6"/>
        <w:ind w:firstLineChars="0" w:firstLine="0"/>
        <w:jc w:val="center"/>
      </w:pPr>
      <w:r>
        <w:t xml:space="preserve">Figure 8- </w:t>
      </w:r>
      <w:r w:rsidR="002B76BF">
        <w:fldChar w:fldCharType="begin"/>
      </w:r>
      <w:r w:rsidR="002B76BF">
        <w:instrText xml:space="preserve"> SEQ </w:instrText>
      </w:r>
      <w:r w:rsidR="002B76BF">
        <w:instrText>图</w:instrText>
      </w:r>
      <w:r w:rsidR="002B76BF">
        <w:instrText xml:space="preserve">8- \* ARABIC </w:instrText>
      </w:r>
      <w:r w:rsidR="002B76BF">
        <w:fldChar w:fldCharType="separate"/>
      </w:r>
      <w:r>
        <w:rPr>
          <w:noProof/>
        </w:rPr>
        <w:t>10</w:t>
      </w:r>
      <w:r w:rsidR="002B76BF">
        <w:fldChar w:fldCharType="end"/>
      </w:r>
      <w:r>
        <w:t xml:space="preserve"> After setLeftBarButtonItem:</w:t>
      </w:r>
    </w:p>
    <w:p w14:paraId="7BCCDCC6" w14:textId="76A58F39" w:rsidR="00CF5AD2" w:rsidRPr="00AB3041" w:rsidRDefault="00685EFB" w:rsidP="00E45C98">
      <w:pPr>
        <w:rPr>
          <w:rFonts w:hAnsi="Times New Roman"/>
        </w:rPr>
      </w:pPr>
      <w:r w:rsidRPr="00AB3041">
        <w:rPr>
          <w:rFonts w:hAnsi="Times New Roman"/>
        </w:rPr>
        <w:t xml:space="preserve">No problem! We’ve successfully added the button. Therefore, we can confirm that MailboxPickerController is the controller of </w:t>
      </w:r>
      <w:r>
        <w:rPr>
          <w:rFonts w:hAnsi="Times New Roman"/>
        </w:rPr>
        <w:t>“</w:t>
      </w:r>
      <w:r w:rsidRPr="00AB3041">
        <w:rPr>
          <w:rFonts w:hAnsi="Times New Roman"/>
        </w:rPr>
        <w:t>Mailboxes</w:t>
      </w:r>
      <w:r>
        <w:rPr>
          <w:rFonts w:hAnsi="Times New Roman"/>
        </w:rPr>
        <w:t>” view</w:t>
      </w:r>
      <w:r w:rsidRPr="00AB3041">
        <w:rPr>
          <w:rFonts w:hAnsi="Times New Roman"/>
        </w:rPr>
        <w:t>.</w:t>
      </w:r>
    </w:p>
    <w:p w14:paraId="7D3E9AAD" w14:textId="0F491CCA" w:rsidR="00524480" w:rsidRPr="00CE70CA" w:rsidRDefault="00685EFB" w:rsidP="00524480">
      <w:pPr>
        <w:pStyle w:val="4"/>
        <w:rPr>
          <w:lang w:val="en-US"/>
        </w:rPr>
      </w:pPr>
      <w:r>
        <w:t xml:space="preserve">8.2.4 </w:t>
      </w:r>
      <w:ins w:id="15" w:author="user" w:date="2015-02-13T21:40:00Z">
        <w:r>
          <w:rPr>
            <w:lang w:val="en-US"/>
          </w:rPr>
          <w:t xml:space="preserve">Find the delegate of </w:t>
        </w:r>
      </w:ins>
      <w:r>
        <w:rPr>
          <w:lang w:val="en-US" w:eastAsia="zh-CN"/>
        </w:rPr>
        <w:t>“</w:t>
      </w:r>
      <w:ins w:id="16" w:author="user" w:date="2015-02-13T21:40:00Z">
        <w:r>
          <w:rPr>
            <w:lang w:val="en-US"/>
          </w:rPr>
          <w:t>All Inboxes</w:t>
        </w:r>
      </w:ins>
      <w:r>
        <w:rPr>
          <w:lang w:val="en-US" w:eastAsia="zh-CN"/>
        </w:rPr>
        <w:t>”</w:t>
      </w:r>
      <w:ins w:id="17" w:author="user" w:date="2015-02-13T21:40:00Z">
        <w:r>
          <w:rPr>
            <w:lang w:val="en-US"/>
          </w:rPr>
          <w:t xml:space="preserve"> </w:t>
        </w:r>
      </w:ins>
      <w:r>
        <w:rPr>
          <w:lang w:val="en-US" w:eastAsia="zh-CN"/>
        </w:rPr>
        <w:t>view using</w:t>
      </w:r>
      <w:ins w:id="18" w:author="user" w:date="2015-02-13T21:40:00Z">
        <w:r>
          <w:rPr>
            <w:lang w:val="en-US"/>
          </w:rPr>
          <w:t xml:space="preserve"> Reveal and Cycript</w:t>
        </w:r>
      </w:ins>
    </w:p>
    <w:p w14:paraId="65C0DDB3" w14:textId="0F550A8A" w:rsidR="00EF39C7" w:rsidRPr="00871A19" w:rsidRDefault="00685EFB" w:rsidP="00FC2608">
      <w:pPr>
        <w:rPr>
          <w:rFonts w:hAnsi="Times New Roman"/>
        </w:rPr>
      </w:pPr>
      <w:r w:rsidRPr="00871A19">
        <w:rPr>
          <w:rFonts w:hAnsi="Times New Roman"/>
        </w:rPr>
        <w:t xml:space="preserve">After adding the whitelist button, we need to implement the function of it. </w:t>
      </w:r>
      <w:r>
        <w:rPr>
          <w:rFonts w:hAnsi="Times New Roman"/>
        </w:rPr>
        <w:t>First l</w:t>
      </w:r>
      <w:r w:rsidRPr="00871A19">
        <w:rPr>
          <w:rFonts w:hAnsi="Times New Roman"/>
        </w:rPr>
        <w:t xml:space="preserve">et’s take a look at how to capture the </w:t>
      </w:r>
      <w:r>
        <w:rPr>
          <w:rFonts w:hAnsi="Times New Roman"/>
        </w:rPr>
        <w:t xml:space="preserve">refresh completion </w:t>
      </w:r>
      <w:r w:rsidRPr="00871A19">
        <w:rPr>
          <w:rFonts w:hAnsi="Times New Roman"/>
        </w:rPr>
        <w:t>event.</w:t>
      </w:r>
      <w:r>
        <w:rPr>
          <w:rFonts w:hAnsi="Times New Roman"/>
        </w:rPr>
        <w:t xml:space="preserve"> Since the event is straightly showed on “All Inboxes” view</w:t>
      </w:r>
      <w:r w:rsidRPr="00871A19">
        <w:rPr>
          <w:rFonts w:hAnsi="Times New Roman"/>
        </w:rPr>
        <w:t xml:space="preserve">, it is very likely that the callback method is defined in the delegate of this </w:t>
      </w:r>
      <w:r>
        <w:rPr>
          <w:rFonts w:hAnsi="Times New Roman"/>
        </w:rPr>
        <w:t>view</w:t>
      </w:r>
      <w:r w:rsidRPr="00871A19">
        <w:rPr>
          <w:rFonts w:hAnsi="Times New Roman"/>
        </w:rPr>
        <w:t xml:space="preserve">. Now let’s turn to </w:t>
      </w:r>
      <w:r>
        <w:rPr>
          <w:rFonts w:hAnsi="Times New Roman"/>
        </w:rPr>
        <w:t>“</w:t>
      </w:r>
      <w:r w:rsidRPr="00871A19">
        <w:rPr>
          <w:rFonts w:hAnsi="Times New Roman"/>
        </w:rPr>
        <w:t>All Inboxes</w:t>
      </w:r>
      <w:r>
        <w:rPr>
          <w:rFonts w:hAnsi="Times New Roman"/>
        </w:rPr>
        <w:t>”</w:t>
      </w:r>
      <w:r w:rsidRPr="00871A19">
        <w:rPr>
          <w:rFonts w:hAnsi="Times New Roman"/>
        </w:rPr>
        <w:t xml:space="preserve"> </w:t>
      </w:r>
      <w:r>
        <w:rPr>
          <w:rFonts w:hAnsi="Times New Roman"/>
        </w:rPr>
        <w:t xml:space="preserve">view </w:t>
      </w:r>
      <w:r w:rsidRPr="00871A19">
        <w:rPr>
          <w:rFonts w:hAnsi="Times New Roman"/>
        </w:rPr>
        <w:t>in figure 8-3</w:t>
      </w:r>
      <w:r>
        <w:rPr>
          <w:rFonts w:hAnsi="Times New Roman"/>
        </w:rPr>
        <w:t xml:space="preserve"> and</w:t>
      </w:r>
      <w:r w:rsidRPr="00871A19">
        <w:rPr>
          <w:rFonts w:hAnsi="Times New Roman"/>
        </w:rPr>
        <w:t xml:space="preserve"> use </w:t>
      </w:r>
      <w:r>
        <w:rPr>
          <w:rFonts w:hAnsi="Times New Roman"/>
        </w:rPr>
        <w:t>R</w:t>
      </w:r>
      <w:r w:rsidRPr="00871A19">
        <w:rPr>
          <w:rFonts w:hAnsi="Times New Roman"/>
        </w:rPr>
        <w:t>eveal</w:t>
      </w:r>
      <w:r>
        <w:rPr>
          <w:rFonts w:hAnsi="Times New Roman"/>
        </w:rPr>
        <w:t xml:space="preserve"> rather than repeating what we’ve done with Cycript in section 8.2.3</w:t>
      </w:r>
      <w:r w:rsidRPr="00871A19">
        <w:rPr>
          <w:rFonts w:hAnsi="Times New Roman"/>
        </w:rPr>
        <w:t xml:space="preserve">, to locate </w:t>
      </w:r>
      <w:r>
        <w:rPr>
          <w:rFonts w:hAnsi="Times New Roman"/>
        </w:rPr>
        <w:t>a</w:t>
      </w:r>
      <w:r w:rsidRPr="00871A19">
        <w:rPr>
          <w:rFonts w:hAnsi="Times New Roman"/>
        </w:rPr>
        <w:t xml:space="preserve"> cell </w:t>
      </w:r>
      <w:r>
        <w:rPr>
          <w:rFonts w:hAnsi="Times New Roman"/>
        </w:rPr>
        <w:t>of</w:t>
      </w:r>
      <w:r w:rsidRPr="00871A19">
        <w:rPr>
          <w:rFonts w:hAnsi="Times New Roman"/>
        </w:rPr>
        <w:t xml:space="preserve"> this </w:t>
      </w:r>
      <w:r>
        <w:rPr>
          <w:rFonts w:hAnsi="Times New Roman"/>
        </w:rPr>
        <w:t>view,</w:t>
      </w:r>
      <w:r w:rsidRPr="00871A19">
        <w:rPr>
          <w:rFonts w:hAnsi="Times New Roman"/>
        </w:rPr>
        <w:t xml:space="preserve"> and then </w:t>
      </w:r>
      <w:r>
        <w:rPr>
          <w:rFonts w:hAnsi="Times New Roman"/>
        </w:rPr>
        <w:t>turn back to Cycript to find its associated UITableV</w:t>
      </w:r>
      <w:r w:rsidRPr="00871A19">
        <w:rPr>
          <w:rFonts w:hAnsi="Times New Roman"/>
        </w:rPr>
        <w:t xml:space="preserve">iew </w:t>
      </w:r>
      <w:r>
        <w:rPr>
          <w:rFonts w:hAnsi="Times New Roman"/>
        </w:rPr>
        <w:t>as well delegate.</w:t>
      </w:r>
    </w:p>
    <w:p w14:paraId="330609CC" w14:textId="43640B5B" w:rsidR="00191020" w:rsidRPr="00850661" w:rsidRDefault="00685EFB" w:rsidP="00FC2608">
      <w:pPr>
        <w:rPr>
          <w:rFonts w:hAnsi="Times New Roman"/>
        </w:rPr>
      </w:pPr>
      <w:r>
        <w:rPr>
          <w:rFonts w:hAnsi="Times New Roman"/>
        </w:rPr>
        <w:t>With Reveal, w</w:t>
      </w:r>
      <w:r w:rsidRPr="00850661">
        <w:rPr>
          <w:rFonts w:hAnsi="Times New Roman"/>
        </w:rPr>
        <w:t>e can easily locate the top cell, as shown in figure 8-11.</w:t>
      </w:r>
    </w:p>
    <w:p w14:paraId="09B2B4EC" w14:textId="450E4750" w:rsidR="00FE5C5F" w:rsidRDefault="00217DC8" w:rsidP="00FE5C5F">
      <w:pPr>
        <w:keepNext/>
        <w:ind w:firstLineChars="0" w:firstLine="0"/>
        <w:jc w:val="center"/>
      </w:pPr>
      <w:r>
        <w:rPr>
          <w:rFonts w:ascii="宋体" w:cs="宋体"/>
          <w:noProof/>
          <w:color w:val="000000"/>
          <w:kern w:val="0"/>
          <w:sz w:val="22"/>
          <w:szCs w:val="22"/>
        </w:rPr>
        <w:lastRenderedPageBreak/>
        <w:drawing>
          <wp:inline distT="0" distB="0" distL="0" distR="0" wp14:anchorId="00A84696" wp14:editId="27460A85">
            <wp:extent cx="5396865" cy="2596515"/>
            <wp:effectExtent l="0" t="0" r="0" b="0"/>
            <wp:docPr id="11" name="Picture 11" descr="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865" cy="2596515"/>
                    </a:xfrm>
                    <a:prstGeom prst="rect">
                      <a:avLst/>
                    </a:prstGeom>
                    <a:noFill/>
                    <a:ln>
                      <a:noFill/>
                    </a:ln>
                  </pic:spPr>
                </pic:pic>
              </a:graphicData>
            </a:graphic>
          </wp:inline>
        </w:drawing>
      </w:r>
    </w:p>
    <w:p w14:paraId="27D38519" w14:textId="3ADF3FC0" w:rsidR="00FE5C5F" w:rsidRDefault="00685EFB" w:rsidP="00FE5C5F">
      <w:pPr>
        <w:pStyle w:val="af6"/>
        <w:ind w:firstLineChars="0" w:firstLine="0"/>
        <w:jc w:val="center"/>
        <w:rPr>
          <w:rFonts w:ascii="宋体" w:cs="宋体"/>
          <w:color w:val="000000"/>
          <w:kern w:val="0"/>
          <w:sz w:val="22"/>
          <w:szCs w:val="22"/>
        </w:rPr>
      </w:pPr>
      <w:r>
        <w:t xml:space="preserve">Figure 8- </w:t>
      </w:r>
      <w:r w:rsidR="00FE5C5F">
        <w:fldChar w:fldCharType="begin"/>
      </w:r>
      <w:r w:rsidR="00FE5C5F">
        <w:instrText xml:space="preserve"> SEQ </w:instrText>
      </w:r>
      <w:r w:rsidR="00FE5C5F">
        <w:instrText>图</w:instrText>
      </w:r>
      <w:r w:rsidR="00FE5C5F">
        <w:instrText xml:space="preserve">8- \* ARABIC </w:instrText>
      </w:r>
      <w:r w:rsidR="00FE5C5F">
        <w:fldChar w:fldCharType="separate"/>
      </w:r>
      <w:r>
        <w:rPr>
          <w:noProof/>
        </w:rPr>
        <w:t>11</w:t>
      </w:r>
      <w:r w:rsidR="00FE5C5F">
        <w:fldChar w:fldCharType="end"/>
      </w:r>
      <w:r>
        <w:t xml:space="preserve"> See the view hierarchy using Reveal</w:t>
      </w:r>
    </w:p>
    <w:p w14:paraId="78A5CEDE" w14:textId="35F691BE" w:rsidR="00DD7BFF" w:rsidRPr="00FE0A03" w:rsidRDefault="00685EFB" w:rsidP="00FE5C5F">
      <w:pPr>
        <w:rPr>
          <w:rFonts w:hAnsi="Times New Roman"/>
        </w:rPr>
      </w:pPr>
      <w:r w:rsidRPr="00FE0A03">
        <w:rPr>
          <w:rFonts w:hAnsi="Times New Roman"/>
        </w:rPr>
        <w:t xml:space="preserve">MailboxContentViewCell is the cell class to show the </w:t>
      </w:r>
      <w:r>
        <w:rPr>
          <w:rFonts w:hAnsi="Times New Roman"/>
        </w:rPr>
        <w:t>sender</w:t>
      </w:r>
      <w:r w:rsidRPr="00FE0A03">
        <w:rPr>
          <w:rFonts w:hAnsi="Times New Roman"/>
        </w:rPr>
        <w:t>, title and summary of an email. Next, we use Cycript to find its associated UITableView. Since we know there must be at least one MailboxContentViewCell object in current view, we can try to find these cells through command “choose” without using recursiveDescription.</w:t>
      </w:r>
    </w:p>
    <w:p w14:paraId="0BFE2319" w14:textId="32914C7E"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FunMaker-5:~ root# cycript -p MobileMail</w:t>
      </w:r>
    </w:p>
    <w:p w14:paraId="2F9520B8" w14:textId="566A8D0E"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cy# choose(MailboxContentViewCell)</w:t>
      </w:r>
    </w:p>
    <w:p w14:paraId="0714F3E3" w14:textId="5C61081F"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 xml:space="preserve">[#"&lt;MailboxContentViewCell: 0x161f4000&gt;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0x1621c400&gt;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0x1621d000&gt;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0x16234800&gt;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0x1623ee00&gt;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0x1623f200&gt;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0x159c2c00&gt;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w:t>
      </w:r>
    </w:p>
    <w:p w14:paraId="49DCF20D" w14:textId="7894F185" w:rsidR="0020316D" w:rsidRPr="00116DEA" w:rsidRDefault="00685EFB" w:rsidP="00FE5C5F">
      <w:pPr>
        <w:rPr>
          <w:rFonts w:hAnsi="Times New Roman"/>
        </w:rPr>
      </w:pPr>
      <w:r w:rsidRPr="00116DEA">
        <w:rPr>
          <w:rFonts w:hAnsi="Times New Roman"/>
        </w:rPr>
        <w:t xml:space="preserve"> “choose” </w:t>
      </w:r>
      <w:r>
        <w:rPr>
          <w:rFonts w:hAnsi="Times New Roman"/>
        </w:rPr>
        <w:t xml:space="preserve">has returned </w:t>
      </w:r>
      <w:r w:rsidRPr="00116DEA">
        <w:rPr>
          <w:rFonts w:hAnsi="Times New Roman"/>
        </w:rPr>
        <w:t>an NSArray</w:t>
      </w:r>
      <w:r>
        <w:rPr>
          <w:rFonts w:hAnsi="Times New Roman"/>
        </w:rPr>
        <w:t xml:space="preserve"> of </w:t>
      </w:r>
      <w:r w:rsidRPr="00F311B7">
        <w:t>MailboxContentViewCell</w:t>
      </w:r>
      <w:r>
        <w:t xml:space="preserve"> </w:t>
      </w:r>
      <w:r w:rsidRPr="00116DEA">
        <w:rPr>
          <w:rFonts w:hAnsi="Times New Roman"/>
        </w:rPr>
        <w:t>object</w:t>
      </w:r>
      <w:r>
        <w:rPr>
          <w:rFonts w:hAnsi="Times New Roman"/>
        </w:rPr>
        <w:t>s</w:t>
      </w:r>
      <w:r w:rsidRPr="00116DEA">
        <w:rPr>
          <w:rFonts w:hAnsi="Times New Roman"/>
        </w:rPr>
        <w:t xml:space="preserve">. </w:t>
      </w:r>
      <w:r>
        <w:rPr>
          <w:rFonts w:hAnsi="Times New Roman"/>
        </w:rPr>
        <w:t>Pick anyone</w:t>
      </w:r>
      <w:r w:rsidRPr="00116DEA">
        <w:rPr>
          <w:rFonts w:hAnsi="Times New Roman"/>
        </w:rPr>
        <w:t xml:space="preserve"> </w:t>
      </w:r>
      <w:r>
        <w:rPr>
          <w:rFonts w:hAnsi="Times New Roman"/>
        </w:rPr>
        <w:t xml:space="preserve">and keep </w:t>
      </w:r>
      <w:r w:rsidRPr="00116DEA">
        <w:rPr>
          <w:rFonts w:hAnsi="Times New Roman"/>
        </w:rPr>
        <w:t>calling nextResponder.</w:t>
      </w:r>
    </w:p>
    <w:p w14:paraId="3C3ECB78" w14:textId="4904C930"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cy# [choose(MailboxContentViewCell)[0] nextResponder]</w:t>
      </w:r>
    </w:p>
    <w:p w14:paraId="50107FE7" w14:textId="3E67AE21"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#"&lt;UITableViewWrapperView: 0x15660b80; frame = (0 0; 320 612); gestureRecognizers = &lt;NSArray: 0x16855170&gt;; layer = &lt;CALayer: 0x16888f20&gt;; contentOffset: {0, 0}; contentSize: {320, 612}&gt;"</w:t>
      </w:r>
    </w:p>
    <w:p w14:paraId="24079B6F" w14:textId="5778A801"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cy# [#0x15660b80 nextResponder]</w:t>
      </w:r>
    </w:p>
    <w:p w14:paraId="52E2B4FC" w14:textId="046E3BC6"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#"&lt;MFMailboxTableView: 0x16095000; baseClass = UITableView; frame = (0 0; 320 568); clipsToBounds = YES; autoresize = W+H; gestureRecognizers = &lt;NSArray: 0x15607850&gt;; layer = &lt;CALayer: 0x16838210&gt;; contentOffset: {0, -64}; contentSize: {320, 52364}&gt;"</w:t>
      </w:r>
    </w:p>
    <w:p w14:paraId="5E460235" w14:textId="670B4601" w:rsidR="00447D72" w:rsidRPr="00356C03" w:rsidRDefault="00685EFB" w:rsidP="00FE5C5F">
      <w:pPr>
        <w:rPr>
          <w:rFonts w:hAnsi="Times New Roman"/>
        </w:rPr>
      </w:pPr>
      <w:r w:rsidRPr="00356C03">
        <w:rPr>
          <w:rFonts w:hAnsi="Times New Roman"/>
        </w:rPr>
        <w:t>Its associated UITableView is an MFMailboxTableView object. Let’s take a look at its delegate.</w:t>
      </w:r>
    </w:p>
    <w:p w14:paraId="3ECFA337" w14:textId="694159A5" w:rsidR="00FE5C5F" w:rsidRPr="00FE5C5F"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5C5F">
        <w:rPr>
          <w:rFonts w:ascii="Monaco" w:hAnsi="Monaco" w:cs="Monaco"/>
          <w:kern w:val="0"/>
          <w:sz w:val="16"/>
          <w:szCs w:val="16"/>
          <w:shd w:val="pct15" w:color="auto" w:fill="FFFFFF"/>
        </w:rPr>
        <w:t>cy# [#</w:t>
      </w:r>
      <w:r w:rsidRPr="003857C3">
        <w:rPr>
          <w:rFonts w:ascii="Monaco" w:hAnsi="Monaco" w:cs="Monaco"/>
          <w:kern w:val="0"/>
          <w:sz w:val="16"/>
          <w:szCs w:val="16"/>
          <w:shd w:val="pct15" w:color="auto" w:fill="FFFFFF"/>
        </w:rPr>
        <w:t xml:space="preserve">0x16095000 </w:t>
      </w:r>
      <w:r w:rsidRPr="00FE5C5F">
        <w:rPr>
          <w:rFonts w:ascii="Monaco" w:hAnsi="Monaco" w:cs="Monaco"/>
          <w:kern w:val="0"/>
          <w:sz w:val="16"/>
          <w:szCs w:val="16"/>
          <w:shd w:val="pct15" w:color="auto" w:fill="FFFFFF"/>
        </w:rPr>
        <w:t>delegate]</w:t>
      </w:r>
    </w:p>
    <w:p w14:paraId="3EB54767" w14:textId="5B331271" w:rsidR="00FE5C5F"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#"&lt;MailboxContentViewController: 0x16106000&gt;"</w:t>
      </w:r>
    </w:p>
    <w:p w14:paraId="4B810CC4" w14:textId="3EFBC59D" w:rsidR="00220312" w:rsidRPr="00FE5C5F" w:rsidRDefault="00685EFB" w:rsidP="00FE5C5F">
      <w:r>
        <w:t xml:space="preserve">Its delegate is </w:t>
      </w:r>
      <w:r w:rsidRPr="006E070A">
        <w:t>MailboxContentViewController</w:t>
      </w:r>
      <w:r>
        <w:t>. Keep calling nextResonder and find what its controller is.</w:t>
      </w:r>
    </w:p>
    <w:p w14:paraId="30D38695" w14:textId="2C7373AB"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lastRenderedPageBreak/>
        <w:t>cy# [#0x16095000 nextResponder]</w:t>
      </w:r>
    </w:p>
    <w:p w14:paraId="3DDED1A1" w14:textId="1DA82F4D" w:rsidR="00FE5C5F"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#"&lt;MailboxContentViewController: 0x16106000&gt;"</w:t>
      </w:r>
    </w:p>
    <w:p w14:paraId="281CDC9D" w14:textId="299F6E67" w:rsidR="00AD5737" w:rsidRPr="00982E19" w:rsidRDefault="00685EFB" w:rsidP="00FE5C5F">
      <w:pPr>
        <w:rPr>
          <w:rFonts w:hAnsi="Times New Roman"/>
        </w:rPr>
      </w:pPr>
      <w:r w:rsidRPr="00982E19">
        <w:rPr>
          <w:rFonts w:hAnsi="Times New Roman"/>
        </w:rPr>
        <w:t>From the output, we can see that both the controller and delegate of MFMailboxTableView are MailboxContentViewController. Let’s validate the controller as below.</w:t>
      </w:r>
    </w:p>
    <w:p w14:paraId="764845AE" w14:textId="176948C3" w:rsidR="00FE5C5F" w:rsidRPr="006E070A"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E070A">
        <w:rPr>
          <w:rFonts w:ascii="Monaco" w:hAnsi="Monaco" w:cs="Monaco"/>
          <w:kern w:val="0"/>
          <w:sz w:val="16"/>
          <w:szCs w:val="16"/>
          <w:shd w:val="pct15" w:color="auto" w:fill="FFFFFF"/>
        </w:rPr>
        <w:t>cy# [#0x16106000 setTitle:@"iOSRE"]</w:t>
      </w:r>
    </w:p>
    <w:p w14:paraId="4DA60B76" w14:textId="5E2A746D" w:rsidR="0001236E" w:rsidRDefault="00685EFB" w:rsidP="00FE5C5F">
      <w:r>
        <w:t>The effect is shown in 8-12.</w:t>
      </w:r>
    </w:p>
    <w:p w14:paraId="76129364" w14:textId="2BAC73E9" w:rsidR="00FE5C5F" w:rsidRDefault="00217DC8" w:rsidP="00FE5C5F">
      <w:pPr>
        <w:keepNext/>
        <w:ind w:firstLineChars="0" w:firstLine="0"/>
        <w:jc w:val="center"/>
      </w:pPr>
      <w:r>
        <w:rPr>
          <w:noProof/>
        </w:rPr>
        <w:drawing>
          <wp:inline distT="0" distB="0" distL="0" distR="0" wp14:anchorId="52A89B71" wp14:editId="6DDBFE02">
            <wp:extent cx="2040890" cy="3632835"/>
            <wp:effectExtent l="0" t="0" r="0" b="0"/>
            <wp:docPr id="12" name="Picture 12" descr="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41AD6840" w14:textId="3E3138A7" w:rsidR="00FE5C5F" w:rsidRDefault="00685EFB" w:rsidP="00FE5C5F">
      <w:pPr>
        <w:pStyle w:val="af6"/>
        <w:ind w:firstLineChars="0" w:firstLine="0"/>
        <w:jc w:val="center"/>
      </w:pPr>
      <w:r>
        <w:t xml:space="preserve">Figure 8- </w:t>
      </w:r>
      <w:r w:rsidR="00FE5C5F">
        <w:fldChar w:fldCharType="begin"/>
      </w:r>
      <w:r w:rsidR="00FE5C5F">
        <w:instrText xml:space="preserve"> SEQ </w:instrText>
      </w:r>
      <w:r w:rsidR="00FE5C5F">
        <w:instrText>图</w:instrText>
      </w:r>
      <w:r w:rsidR="00FE5C5F">
        <w:instrText xml:space="preserve">8- \* ARABIC </w:instrText>
      </w:r>
      <w:r w:rsidR="00FE5C5F">
        <w:fldChar w:fldCharType="separate"/>
      </w:r>
      <w:r>
        <w:rPr>
          <w:noProof/>
        </w:rPr>
        <w:t>12</w:t>
      </w:r>
      <w:r w:rsidR="00FE5C5F">
        <w:fldChar w:fldCharType="end"/>
      </w:r>
      <w:r>
        <w:t xml:space="preserve"> After setTitle:</w:t>
      </w:r>
    </w:p>
    <w:p w14:paraId="34854215" w14:textId="59F2B27C" w:rsidR="005B13ED" w:rsidRPr="004273E2" w:rsidRDefault="00685EFB" w:rsidP="00FE5C5F">
      <w:pPr>
        <w:rPr>
          <w:rFonts w:hAnsi="Times New Roman" w:cs="宋体"/>
        </w:rPr>
      </w:pPr>
      <w:r>
        <w:rPr>
          <w:rFonts w:hAnsi="Times New Roman" w:cs="宋体"/>
        </w:rPr>
        <w:t xml:space="preserve">So far, we can confirm that our deduction is correct. Playing 2 important roles at the same time, it is very likely that we can find both the refresh completion event handler and inbox reading method in </w:t>
      </w:r>
      <w:r w:rsidRPr="004273E2">
        <w:rPr>
          <w:rFonts w:hAnsi="Times New Roman" w:cs="宋体"/>
        </w:rPr>
        <w:t xml:space="preserve">MailboxContentViewController. Let’s focus on </w:t>
      </w:r>
      <w:r>
        <w:rPr>
          <w:rFonts w:hAnsi="Times New Roman" w:cs="宋体"/>
        </w:rPr>
        <w:t>this class from now on</w:t>
      </w:r>
      <w:r w:rsidRPr="004273E2">
        <w:rPr>
          <w:rFonts w:hAnsi="Times New Roman" w:cs="宋体"/>
        </w:rPr>
        <w:t>.</w:t>
      </w:r>
    </w:p>
    <w:p w14:paraId="7744E981" w14:textId="6EF59C24" w:rsidR="00DF7FA6" w:rsidRPr="00C66C04" w:rsidRDefault="00685EFB" w:rsidP="00685EFB">
      <w:pPr>
        <w:pStyle w:val="3"/>
      </w:pPr>
      <w:r>
        <w:t>8.2.5</w:t>
      </w:r>
      <w:r w:rsidRPr="00C66C04">
        <w:t xml:space="preserve"> Locate the </w:t>
      </w:r>
      <w:r>
        <w:t xml:space="preserve">refresh completion callback method in </w:t>
      </w:r>
      <w:r w:rsidRPr="00C66C04">
        <w:t>MailboxContentViewController</w:t>
      </w:r>
    </w:p>
    <w:p w14:paraId="29BEFDD0" w14:textId="46E613B4" w:rsidR="00DF7FA6" w:rsidRDefault="00685EFB" w:rsidP="00F311B7">
      <w:r>
        <w:t xml:space="preserve">Like what we did in Chapter 7, we should take a look at what protocol does </w:t>
      </w:r>
      <w:r w:rsidRPr="006E070A">
        <w:t>MailboxContentViewController</w:t>
      </w:r>
      <w:r>
        <w:t xml:space="preserve"> confirm to at first and then try to find our target method.</w:t>
      </w:r>
    </w:p>
    <w:p w14:paraId="1F1BE975" w14:textId="2938DAAB" w:rsidR="001E3E7A" w:rsidRPr="001E3E7A" w:rsidRDefault="00685EFB" w:rsidP="001E3E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3E7A">
        <w:rPr>
          <w:rFonts w:ascii="Monaco" w:hAnsi="Monaco" w:cs="Monaco"/>
          <w:kern w:val="0"/>
          <w:sz w:val="16"/>
          <w:szCs w:val="16"/>
          <w:shd w:val="pct15" w:color="auto" w:fill="FFFFFF"/>
        </w:rPr>
        <w:t xml:space="preserve">@interface MailboxContentViewController : UIViewController &lt;MailboxContentSelectionModelDataSource, MFSearchTextParserDelegate, MessageMegaMallObserver, MFAddressBookClient, MFMailboxTableViewDelegate, UIPopoverPresentationControllerDelegate, </w:t>
      </w:r>
      <w:r w:rsidRPr="001E3E7A">
        <w:rPr>
          <w:rFonts w:ascii="Monaco" w:hAnsi="Monaco" w:cs="Monaco"/>
          <w:kern w:val="0"/>
          <w:sz w:val="16"/>
          <w:szCs w:val="16"/>
          <w:shd w:val="pct15" w:color="auto" w:fill="FFFFFF"/>
        </w:rPr>
        <w:lastRenderedPageBreak/>
        <w:t>UITableViewDelegate, UITableViewDataSource, UISearchDisplayDelegate, UISearchBarDelegate, TransferMailboxPickerDelegate, AutoFetchControllerDataSource&gt;</w:t>
      </w:r>
    </w:p>
    <w:p w14:paraId="0CD7FFA1" w14:textId="77C61282" w:rsidR="0090252C" w:rsidRPr="006D131D" w:rsidRDefault="00685EFB" w:rsidP="0090252C">
      <w:pPr>
        <w:rPr>
          <w:rFonts w:hAnsi="Times New Roman"/>
        </w:rPr>
      </w:pPr>
      <w:r w:rsidRPr="006D131D">
        <w:rPr>
          <w:rFonts w:hAnsi="Times New Roman"/>
        </w:rPr>
        <w:t>We can exclude MFSearchTextParserDelegate</w:t>
      </w:r>
      <w:r>
        <w:rPr>
          <w:rFonts w:hAnsi="Times New Roman"/>
        </w:rPr>
        <w:t xml:space="preserve">, </w:t>
      </w:r>
      <w:r w:rsidRPr="006D131D">
        <w:rPr>
          <w:rFonts w:hAnsi="Times New Roman"/>
        </w:rPr>
        <w:t>MFAddressBookClient</w:t>
      </w:r>
      <w:r>
        <w:rPr>
          <w:rFonts w:hAnsi="Times New Roman"/>
        </w:rPr>
        <w:t xml:space="preserve">, </w:t>
      </w:r>
      <w:r w:rsidRPr="006D131D">
        <w:rPr>
          <w:rFonts w:hAnsi="Times New Roman"/>
        </w:rPr>
        <w:t>UIPopoverPresentationControllerDelegate</w:t>
      </w:r>
      <w:r>
        <w:rPr>
          <w:rFonts w:hAnsi="Times New Roman"/>
        </w:rPr>
        <w:t xml:space="preserve">, </w:t>
      </w:r>
      <w:r w:rsidRPr="006D131D">
        <w:rPr>
          <w:rFonts w:hAnsi="Times New Roman"/>
        </w:rPr>
        <w:t>UITableViewDelegate</w:t>
      </w:r>
      <w:r>
        <w:rPr>
          <w:rFonts w:hAnsi="Times New Roman"/>
        </w:rPr>
        <w:t xml:space="preserve">, </w:t>
      </w:r>
      <w:r w:rsidRPr="006D131D">
        <w:rPr>
          <w:rFonts w:hAnsi="Times New Roman"/>
        </w:rPr>
        <w:t>UITableViewDataSource</w:t>
      </w:r>
      <w:r>
        <w:rPr>
          <w:rFonts w:hAnsi="Times New Roman"/>
        </w:rPr>
        <w:t xml:space="preserve">, </w:t>
      </w:r>
      <w:r w:rsidRPr="006D131D">
        <w:rPr>
          <w:rFonts w:hAnsi="Times New Roman"/>
        </w:rPr>
        <w:t>UISearchDisplayDelegate</w:t>
      </w:r>
      <w:r>
        <w:rPr>
          <w:rFonts w:hAnsi="Times New Roman"/>
        </w:rPr>
        <w:t xml:space="preserve"> and </w:t>
      </w:r>
      <w:r w:rsidRPr="006D131D">
        <w:rPr>
          <w:rFonts w:hAnsi="Times New Roman"/>
        </w:rPr>
        <w:t xml:space="preserve">UISearchBarDelegate </w:t>
      </w:r>
      <w:r>
        <w:rPr>
          <w:rFonts w:hAnsi="Times New Roman"/>
        </w:rPr>
        <w:t>just by</w:t>
      </w:r>
      <w:r w:rsidRPr="006D131D">
        <w:rPr>
          <w:rFonts w:hAnsi="Times New Roman"/>
        </w:rPr>
        <w:t xml:space="preserve"> name</w:t>
      </w:r>
      <w:r>
        <w:rPr>
          <w:rFonts w:hAnsi="Times New Roman"/>
        </w:rPr>
        <w:t>, because they</w:t>
      </w:r>
      <w:r w:rsidRPr="006D131D">
        <w:rPr>
          <w:rFonts w:hAnsi="Times New Roman"/>
        </w:rPr>
        <w:t xml:space="preserve"> seemingly </w:t>
      </w:r>
      <w:r>
        <w:rPr>
          <w:rFonts w:hAnsi="Times New Roman"/>
        </w:rPr>
        <w:t>have</w:t>
      </w:r>
      <w:r w:rsidRPr="006D131D">
        <w:rPr>
          <w:rFonts w:hAnsi="Times New Roman"/>
        </w:rPr>
        <w:t xml:space="preserve"> </w:t>
      </w:r>
      <w:r>
        <w:rPr>
          <w:rFonts w:hAnsi="Times New Roman"/>
        </w:rPr>
        <w:t>no</w:t>
      </w:r>
      <w:r w:rsidRPr="006D131D">
        <w:rPr>
          <w:rFonts w:hAnsi="Times New Roman"/>
        </w:rPr>
        <w:t xml:space="preserve"> relation with </w:t>
      </w:r>
      <w:r>
        <w:rPr>
          <w:rFonts w:hAnsi="Times New Roman"/>
        </w:rPr>
        <w:t>refresh completion</w:t>
      </w:r>
      <w:r w:rsidRPr="006D131D">
        <w:rPr>
          <w:rFonts w:hAnsi="Times New Roman"/>
        </w:rPr>
        <w:t xml:space="preserve">. The </w:t>
      </w:r>
      <w:ins w:id="19" w:author="user" w:date="2015-02-13T21:46:00Z">
        <w:r w:rsidRPr="006D131D">
          <w:rPr>
            <w:rFonts w:hAnsi="Times New Roman"/>
          </w:rPr>
          <w:t xml:space="preserve">rest </w:t>
        </w:r>
      </w:ins>
      <w:r w:rsidRPr="006D131D">
        <w:rPr>
          <w:rFonts w:hAnsi="Times New Roman"/>
        </w:rPr>
        <w:t>protocols, MailboxContentSelectionModelDataSource, MessageMegaMallObserver, MFMailboxTableViewDelegate, TransferMailboxPickerDelegate and AutoFetchControllerDataSource are hard to determine</w:t>
      </w:r>
      <w:r>
        <w:rPr>
          <w:rFonts w:hAnsi="Times New Roman"/>
        </w:rPr>
        <w:t xml:space="preserve"> by names</w:t>
      </w:r>
      <w:r w:rsidRPr="006D131D">
        <w:rPr>
          <w:rFonts w:hAnsi="Times New Roman"/>
        </w:rPr>
        <w:t>. Let’s check</w:t>
      </w:r>
      <w:r>
        <w:rPr>
          <w:rFonts w:hAnsi="Times New Roman"/>
        </w:rPr>
        <w:t xml:space="preserve"> them one by one from </w:t>
      </w:r>
      <w:r w:rsidRPr="006D131D">
        <w:rPr>
          <w:rFonts w:hAnsi="Times New Roman"/>
        </w:rPr>
        <w:t>MailboxContentSelectionModelDataSource.</w:t>
      </w:r>
    </w:p>
    <w:p w14:paraId="557679F6" w14:textId="7D519F23"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@protocol MailboxContentSelectionModelDataSource &lt;NSObject&gt;</w:t>
      </w:r>
    </w:p>
    <w:p w14:paraId="3D31AE3B" w14:textId="6B3A9379"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(BOOL)selectionModel:(id)arg1 deleteMovesToTrashForTableIndexPath:(id)arg2;</w:t>
      </w:r>
    </w:p>
    <w:p w14:paraId="35F5DB6F" w14:textId="2FB969AA"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(void)selectionModel:(id)arg1 getConversationStateAtTableIndexPath:(id)arg2 hasUnread:(char *)arg3 hasUnflagged:(char *)arg4;</w:t>
      </w:r>
    </w:p>
    <w:p w14:paraId="33F00E89" w14:textId="12C36F09"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(void)selectionModel:(id)arg1 getSourceStateHasUnread:(char *)arg2 hasUnflagged:(char *)arg3;</w:t>
      </w:r>
    </w:p>
    <w:p w14:paraId="1B6A761D" w14:textId="5906C45A"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(id)selectionModel:(id)arg1 indexPathForMessageInfo:(id)arg2;</w:t>
      </w:r>
    </w:p>
    <w:p w14:paraId="5E41EFEE" w14:textId="007CD8C9"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(id)selectionModel:(id)arg1 messageInfosAtTableIndexPath:(id)arg2;</w:t>
      </w:r>
    </w:p>
    <w:p w14:paraId="229E5C8C" w14:textId="0B7CEE9F"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(id)selectionModel:(id)arg1 messagesForMessageInfos:(id)arg2;</w:t>
      </w:r>
    </w:p>
    <w:p w14:paraId="30512D98" w14:textId="4CF3C80F"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(BOOL)selectionModel:(id)arg1 shouldArchiveByDefaultForTableIndexPath:(id)arg2;</w:t>
      </w:r>
    </w:p>
    <w:p w14:paraId="354EE5AE" w14:textId="4C0C3D89"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(id)selectionModel:(id)arg1 sourceForMessageInfo:(id)arg2;</w:t>
      </w:r>
    </w:p>
    <w:p w14:paraId="2ECE064D" w14:textId="2E323E9E"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(BOOL)selectionModel:(id)arg1 supportsArchivingForTableIndexPath:(id)arg2;</w:t>
      </w:r>
    </w:p>
    <w:p w14:paraId="30D47364" w14:textId="024772B7"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(id)sourcesForSelectionModel:(id)arg1;</w:t>
      </w:r>
    </w:p>
    <w:p w14:paraId="615B9EBD" w14:textId="05D7BFB7" w:rsid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@end</w:t>
      </w:r>
    </w:p>
    <w:p w14:paraId="12E5A995" w14:textId="0874E814" w:rsidR="00814D9B" w:rsidRPr="00EF17FF" w:rsidRDefault="00685EFB" w:rsidP="001E0818">
      <w:pPr>
        <w:rPr>
          <w:rFonts w:hAnsi="Times New Roman"/>
        </w:rPr>
      </w:pPr>
      <w:r w:rsidRPr="00EF17FF">
        <w:rPr>
          <w:rFonts w:hAnsi="Times New Roman"/>
        </w:rPr>
        <w:t xml:space="preserve">It looks like </w:t>
      </w:r>
      <w:ins w:id="20" w:author="user" w:date="2015-02-13T21:46:00Z">
        <w:r w:rsidRPr="00EF17FF">
          <w:rPr>
            <w:rFonts w:hAnsi="Times New Roman"/>
          </w:rPr>
          <w:t>the function of this protocol is to</w:t>
        </w:r>
      </w:ins>
      <w:r w:rsidRPr="00EF17FF">
        <w:rPr>
          <w:rFonts w:hAnsi="Times New Roman"/>
        </w:rPr>
        <w:t xml:space="preserve"> read the data source rather than refresh </w:t>
      </w:r>
      <w:r>
        <w:rPr>
          <w:rFonts w:hAnsi="Times New Roman"/>
        </w:rPr>
        <w:t>it. Let’s move on to</w:t>
      </w:r>
      <w:r w:rsidRPr="00EF17FF">
        <w:rPr>
          <w:rFonts w:hAnsi="Times New Roman"/>
        </w:rPr>
        <w:t xml:space="preserve"> MessageMegaMallObserver</w:t>
      </w:r>
      <w:r>
        <w:rPr>
          <w:rFonts w:hAnsi="Times New Roman"/>
        </w:rPr>
        <w:t>, its contents are as below:</w:t>
      </w:r>
    </w:p>
    <w:p w14:paraId="0FA76258" w14:textId="50DF2B3C"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@protocol MessageMegaMallObserver &lt;NSObject&gt;</w:t>
      </w:r>
    </w:p>
    <w:p w14:paraId="237479B3" w14:textId="09C1DCB0"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(void)megaMallCurrentMessageRemoved:(id)arg1;</w:t>
      </w:r>
    </w:p>
    <w:p w14:paraId="466D968D" w14:textId="69EF717B"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(void)megaMallDidFinishSearch:(id)arg1;</w:t>
      </w:r>
    </w:p>
    <w:p w14:paraId="753586D8" w14:textId="5DF3B7D5"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(void)megaMallDidLoadMessages:(id)arg1;</w:t>
      </w:r>
    </w:p>
    <w:p w14:paraId="218314B1" w14:textId="5B9C2F8C"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(void)megaMallFinishedFetch:(id)arg1;</w:t>
      </w:r>
    </w:p>
    <w:p w14:paraId="3CBD8678" w14:textId="4CC9E6D5"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(void)megaMallGrowingMailboxesChanged:(id)arg1;</w:t>
      </w:r>
    </w:p>
    <w:p w14:paraId="4DDC7DF6" w14:textId="13299A2C"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(void)megaMallMessageCountChanged:(id)arg1;</w:t>
      </w:r>
    </w:p>
    <w:p w14:paraId="1ED93470" w14:textId="6C14DFDD"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(void)megaMallMessagesAtIndexesChanged:(id)arg1;</w:t>
      </w:r>
    </w:p>
    <w:p w14:paraId="0DBD8003" w14:textId="76218F32"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(void)megaMallStartFetch:(id)arg1;</w:t>
      </w:r>
    </w:p>
    <w:p w14:paraId="39E4A5F8" w14:textId="332480CB" w:rsid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@end</w:t>
      </w:r>
    </w:p>
    <w:p w14:paraId="13BFDB63" w14:textId="02204C47" w:rsidR="00826B74" w:rsidRPr="00D93BD9" w:rsidRDefault="00685EFB" w:rsidP="001E0818">
      <w:pPr>
        <w:rPr>
          <w:rFonts w:hAnsi="Times New Roman"/>
        </w:rPr>
      </w:pPr>
      <w:r w:rsidRPr="00D93BD9">
        <w:rPr>
          <w:rFonts w:hAnsi="Times New Roman"/>
        </w:rPr>
        <w:t>There are many perfect tense verbs in the method names. Meanwhile, judging from the name like “LoadMessages”</w:t>
      </w:r>
      <w:r>
        <w:rPr>
          <w:rFonts w:hAnsi="Times New Roman"/>
        </w:rPr>
        <w:t>,</w:t>
      </w:r>
      <w:r w:rsidRPr="00D93BD9">
        <w:rPr>
          <w:rFonts w:hAnsi="Times New Roman"/>
        </w:rPr>
        <w:t xml:space="preserve"> “FinishedFetch” </w:t>
      </w:r>
      <w:r>
        <w:rPr>
          <w:rFonts w:hAnsi="Times New Roman"/>
        </w:rPr>
        <w:t xml:space="preserve">and </w:t>
      </w:r>
      <w:r w:rsidRPr="00D93BD9">
        <w:rPr>
          <w:rFonts w:hAnsi="Times New Roman"/>
        </w:rPr>
        <w:t xml:space="preserve">“MessageCountChanged”, we guess that </w:t>
      </w:r>
      <w:r>
        <w:rPr>
          <w:rFonts w:hAnsi="Times New Roman"/>
        </w:rPr>
        <w:t>they</w:t>
      </w:r>
      <w:r w:rsidRPr="00D93BD9">
        <w:rPr>
          <w:rFonts w:hAnsi="Times New Roman"/>
        </w:rPr>
        <w:t xml:space="preserve"> may get called </w:t>
      </w:r>
      <w:r>
        <w:rPr>
          <w:rFonts w:hAnsi="Times New Roman"/>
        </w:rPr>
        <w:t>before or after</w:t>
      </w:r>
      <w:r w:rsidRPr="00D93BD9">
        <w:rPr>
          <w:rFonts w:hAnsi="Times New Roman"/>
        </w:rPr>
        <w:t xml:space="preserve"> refresh</w:t>
      </w:r>
      <w:r>
        <w:rPr>
          <w:rFonts w:hAnsi="Times New Roman"/>
        </w:rPr>
        <w:t xml:space="preserve"> completion</w:t>
      </w:r>
      <w:r w:rsidRPr="00D93BD9">
        <w:rPr>
          <w:rFonts w:hAnsi="Times New Roman"/>
        </w:rPr>
        <w:t>. So let’s set breakpoint</w:t>
      </w:r>
      <w:r>
        <w:rPr>
          <w:rFonts w:hAnsi="Times New Roman"/>
        </w:rPr>
        <w:t>s</w:t>
      </w:r>
      <w:r w:rsidRPr="00D93BD9">
        <w:rPr>
          <w:rFonts w:hAnsi="Times New Roman"/>
        </w:rPr>
        <w:t xml:space="preserve"> at the beginning of these three methods </w:t>
      </w:r>
      <w:r>
        <w:rPr>
          <w:rFonts w:hAnsi="Times New Roman"/>
        </w:rPr>
        <w:t>using</w:t>
      </w:r>
      <w:r w:rsidRPr="00D93BD9">
        <w:rPr>
          <w:rFonts w:hAnsi="Times New Roman"/>
        </w:rPr>
        <w:t xml:space="preserve"> LLDB and pull to refresh </w:t>
      </w:r>
      <w:r>
        <w:rPr>
          <w:rFonts w:hAnsi="Times New Roman"/>
        </w:rPr>
        <w:t xml:space="preserve">the inbox </w:t>
      </w:r>
      <w:r w:rsidRPr="00D93BD9">
        <w:rPr>
          <w:rFonts w:hAnsi="Times New Roman"/>
        </w:rPr>
        <w:t xml:space="preserve">to check </w:t>
      </w:r>
      <w:r>
        <w:rPr>
          <w:rFonts w:hAnsi="Times New Roman"/>
        </w:rPr>
        <w:t>if</w:t>
      </w:r>
      <w:r w:rsidRPr="00D93BD9">
        <w:rPr>
          <w:rFonts w:hAnsi="Times New Roman"/>
        </w:rPr>
        <w:t xml:space="preserve"> these methods</w:t>
      </w:r>
      <w:r>
        <w:rPr>
          <w:rFonts w:hAnsi="Times New Roman"/>
        </w:rPr>
        <w:t xml:space="preserve"> are</w:t>
      </w:r>
      <w:r w:rsidRPr="00D93BD9">
        <w:rPr>
          <w:rFonts w:hAnsi="Times New Roman"/>
        </w:rPr>
        <w:t xml:space="preserve"> called. In the first place, </w:t>
      </w:r>
      <w:r>
        <w:rPr>
          <w:rFonts w:hAnsi="Times New Roman"/>
        </w:rPr>
        <w:t xml:space="preserve">attach LLDB to </w:t>
      </w:r>
      <w:r w:rsidRPr="00D93BD9">
        <w:rPr>
          <w:rFonts w:hAnsi="Times New Roman"/>
        </w:rPr>
        <w:lastRenderedPageBreak/>
        <w:t>MobileMail and inspect its ASLR offset.</w:t>
      </w:r>
    </w:p>
    <w:p w14:paraId="42501299" w14:textId="1DEE3288" w:rsidR="003F6321" w:rsidRP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(lldb) image list -o -f</w:t>
      </w:r>
    </w:p>
    <w:p w14:paraId="14E642D0" w14:textId="0AE315B4" w:rsidR="003F6321" w:rsidRP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  0] 0x000b2000 /private/var/db/stash/_.lnBgU8/Applications/MobileMail.app/MobileMail(0x00000000000b6000)</w:t>
      </w:r>
    </w:p>
    <w:p w14:paraId="609DE720" w14:textId="6BE1F507" w:rsidR="003F6321" w:rsidRP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  1] 0x003b7000 /Library/MobileSubstrate/MobileSubstrate.dylib(0x00000000003b7000)</w:t>
      </w:r>
    </w:p>
    <w:p w14:paraId="24B88DFE" w14:textId="524598F3" w:rsidR="003F6321" w:rsidRP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  2] 0x090d1000 /Users/snakeninny/Library/Developer/Xcode/iOS DeviceSupport/8.1 (12B411)/Symbols/usr/lib/libarchive.2.dylib</w:t>
      </w:r>
    </w:p>
    <w:p w14:paraId="572C1B2B" w14:textId="72B32E10" w:rsid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  3] 0x090c3000 /Users/snakeninny/Library/Developer/Xcode/iOS DeviceSupport/8.1.1 (12B435)/Symbols/System/Library/Frameworks/CloudKit.framework/CloudKit</w:t>
      </w:r>
    </w:p>
    <w:p w14:paraId="521B2EEA" w14:textId="62437910" w:rsid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w:t>
      </w:r>
    </w:p>
    <w:p w14:paraId="77E3AF3B" w14:textId="146D3753" w:rsidR="004A62E9" w:rsidRDefault="00685EFB" w:rsidP="003F6321">
      <w:r>
        <w:t xml:space="preserve">We can see the ASLR offset is </w:t>
      </w:r>
      <w:r w:rsidRPr="003F6321">
        <w:t>0x000b2000</w:t>
      </w:r>
      <w:r>
        <w:t xml:space="preserve">. Then drag and drop MobileMail into IDA and after the initial analysis has been finished, check the base addresses of </w:t>
      </w:r>
      <w:r w:rsidRPr="005169E3">
        <w:t>[</w:t>
      </w:r>
      <w:r w:rsidRPr="003F6321">
        <w:t>MailboxContentViewController</w:t>
      </w:r>
      <w:r>
        <w:t xml:space="preserve"> </w:t>
      </w:r>
      <w:r w:rsidRPr="003F6321">
        <w:t>megaMallDidLoadMessages</w:t>
      </w:r>
      <w:r w:rsidRPr="005169E3">
        <w:t>:]</w:t>
      </w:r>
      <w:r>
        <w:t xml:space="preserve">, </w:t>
      </w:r>
      <w:r w:rsidRPr="005169E3">
        <w:t>[</w:t>
      </w:r>
      <w:r w:rsidRPr="003F6321">
        <w:t>MailboxContentViewController</w:t>
      </w:r>
      <w:r>
        <w:t xml:space="preserve"> </w:t>
      </w:r>
      <w:r w:rsidRPr="003F6321">
        <w:t>megaMallFinishedFetch</w:t>
      </w:r>
      <w:r w:rsidRPr="005169E3">
        <w:t>:]</w:t>
      </w:r>
      <w:r>
        <w:t xml:space="preserve"> and [</w:t>
      </w:r>
      <w:r w:rsidRPr="003F6321">
        <w:t>MailboxContentViewController</w:t>
      </w:r>
      <w:r>
        <w:t xml:space="preserve"> </w:t>
      </w:r>
      <w:r w:rsidRPr="003F6321">
        <w:t>megaMallMessageCountChanged</w:t>
      </w:r>
      <w:r>
        <w:t>:], as shown in figure 8-13, 8-14 and 8-15.</w:t>
      </w:r>
    </w:p>
    <w:p w14:paraId="74C65DAC" w14:textId="146CE280" w:rsidR="003F6321" w:rsidRDefault="00217DC8" w:rsidP="003F6321">
      <w:pPr>
        <w:keepNext/>
        <w:ind w:firstLineChars="0" w:firstLine="0"/>
        <w:jc w:val="center"/>
      </w:pPr>
      <w:r>
        <w:rPr>
          <w:rFonts w:hint="eastAsia"/>
          <w:noProof/>
        </w:rPr>
        <w:drawing>
          <wp:inline distT="0" distB="0" distL="0" distR="0" wp14:anchorId="29602BAC" wp14:editId="3605B7E7">
            <wp:extent cx="5404485" cy="1412240"/>
            <wp:effectExtent l="0" t="0" r="5715" b="10160"/>
            <wp:docPr id="13" name="Picture 1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485" cy="1412240"/>
                    </a:xfrm>
                    <a:prstGeom prst="rect">
                      <a:avLst/>
                    </a:prstGeom>
                    <a:noFill/>
                    <a:ln>
                      <a:noFill/>
                    </a:ln>
                  </pic:spPr>
                </pic:pic>
              </a:graphicData>
            </a:graphic>
          </wp:inline>
        </w:drawing>
      </w:r>
    </w:p>
    <w:p w14:paraId="79047768" w14:textId="6DB6D647" w:rsidR="003F6321" w:rsidRDefault="00685EFB" w:rsidP="003F6321">
      <w:pPr>
        <w:pStyle w:val="af6"/>
        <w:ind w:firstLineChars="0" w:firstLine="0"/>
        <w:jc w:val="center"/>
      </w:pPr>
      <w:r>
        <w:t xml:space="preserve">Figure 8- </w:t>
      </w:r>
      <w:r w:rsidR="003F6321">
        <w:fldChar w:fldCharType="begin"/>
      </w:r>
      <w:r w:rsidR="003F6321">
        <w:instrText xml:space="preserve"> SEQ </w:instrText>
      </w:r>
      <w:r w:rsidR="003F6321">
        <w:instrText>图</w:instrText>
      </w:r>
      <w:r w:rsidR="003F6321">
        <w:instrText xml:space="preserve">8- \* ARABIC </w:instrText>
      </w:r>
      <w:r w:rsidR="003F6321">
        <w:fldChar w:fldCharType="separate"/>
      </w:r>
      <w:r>
        <w:rPr>
          <w:noProof/>
        </w:rPr>
        <w:t>13</w:t>
      </w:r>
      <w:r w:rsidR="003F6321">
        <w:fldChar w:fldCharType="end"/>
      </w:r>
      <w:r>
        <w:t xml:space="preserve"> </w:t>
      </w:r>
      <w:r w:rsidRPr="005169E3">
        <w:t>[</w:t>
      </w:r>
      <w:r w:rsidRPr="003F6321">
        <w:t>MailboxContentViewController</w:t>
      </w:r>
      <w:r>
        <w:t xml:space="preserve"> </w:t>
      </w:r>
      <w:r w:rsidRPr="003F6321">
        <w:t>megaMallDidLoadMessages</w:t>
      </w:r>
      <w:r w:rsidRPr="005169E3">
        <w:t>:]</w:t>
      </w:r>
    </w:p>
    <w:p w14:paraId="3B65CE96" w14:textId="2CEE201C" w:rsidR="003F6321" w:rsidRDefault="00217DC8" w:rsidP="003F6321">
      <w:pPr>
        <w:keepNext/>
        <w:ind w:firstLineChars="0" w:firstLine="0"/>
        <w:jc w:val="center"/>
      </w:pPr>
      <w:r>
        <w:rPr>
          <w:rFonts w:hint="eastAsia"/>
          <w:noProof/>
        </w:rPr>
        <w:drawing>
          <wp:inline distT="0" distB="0" distL="0" distR="0" wp14:anchorId="697840D2" wp14:editId="555EB261">
            <wp:extent cx="5396865" cy="1796415"/>
            <wp:effectExtent l="0" t="0" r="0" b="6985"/>
            <wp:docPr id="14" name="Picture 14"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865" cy="1796415"/>
                    </a:xfrm>
                    <a:prstGeom prst="rect">
                      <a:avLst/>
                    </a:prstGeom>
                    <a:noFill/>
                    <a:ln>
                      <a:noFill/>
                    </a:ln>
                  </pic:spPr>
                </pic:pic>
              </a:graphicData>
            </a:graphic>
          </wp:inline>
        </w:drawing>
      </w:r>
    </w:p>
    <w:p w14:paraId="4BB3296F" w14:textId="6BE97D4A" w:rsidR="003F6321" w:rsidRDefault="00685EFB" w:rsidP="003F6321">
      <w:pPr>
        <w:pStyle w:val="af6"/>
        <w:ind w:firstLineChars="0" w:firstLine="0"/>
        <w:jc w:val="center"/>
      </w:pPr>
      <w:r>
        <w:t xml:space="preserve">Figure 8- </w:t>
      </w:r>
      <w:r w:rsidR="003F6321">
        <w:fldChar w:fldCharType="begin"/>
      </w:r>
      <w:r w:rsidR="003F6321">
        <w:instrText xml:space="preserve"> SEQ </w:instrText>
      </w:r>
      <w:r w:rsidR="003F6321">
        <w:instrText>图</w:instrText>
      </w:r>
      <w:r w:rsidR="003F6321">
        <w:instrText xml:space="preserve">8- \* ARABIC </w:instrText>
      </w:r>
      <w:r w:rsidR="003F6321">
        <w:fldChar w:fldCharType="separate"/>
      </w:r>
      <w:r>
        <w:rPr>
          <w:noProof/>
        </w:rPr>
        <w:t>14</w:t>
      </w:r>
      <w:r w:rsidR="003F6321">
        <w:fldChar w:fldCharType="end"/>
      </w:r>
      <w:r>
        <w:t xml:space="preserve"> </w:t>
      </w:r>
      <w:r w:rsidRPr="005169E3">
        <w:t>[</w:t>
      </w:r>
      <w:r w:rsidRPr="003F6321">
        <w:t>MailboxContentViewController</w:t>
      </w:r>
      <w:r>
        <w:t xml:space="preserve"> </w:t>
      </w:r>
      <w:r w:rsidRPr="003F6321">
        <w:t>megaMallFinishedFetch</w:t>
      </w:r>
      <w:r w:rsidRPr="005169E3">
        <w:t>:]</w:t>
      </w:r>
    </w:p>
    <w:p w14:paraId="3349521B" w14:textId="59EF7A6B" w:rsidR="003F6321" w:rsidRDefault="00217DC8" w:rsidP="003F6321">
      <w:pPr>
        <w:keepNext/>
        <w:ind w:firstLineChars="0" w:firstLine="0"/>
        <w:jc w:val="center"/>
      </w:pPr>
      <w:r>
        <w:rPr>
          <w:rFonts w:hint="eastAsia"/>
          <w:noProof/>
        </w:rPr>
        <w:lastRenderedPageBreak/>
        <w:drawing>
          <wp:inline distT="0" distB="0" distL="0" distR="0" wp14:anchorId="455BA23D" wp14:editId="11ADF728">
            <wp:extent cx="4318635" cy="832485"/>
            <wp:effectExtent l="0" t="0" r="0" b="5715"/>
            <wp:docPr id="15" name="Picture 15" descr="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8635" cy="832485"/>
                    </a:xfrm>
                    <a:prstGeom prst="rect">
                      <a:avLst/>
                    </a:prstGeom>
                    <a:noFill/>
                    <a:ln>
                      <a:noFill/>
                    </a:ln>
                  </pic:spPr>
                </pic:pic>
              </a:graphicData>
            </a:graphic>
          </wp:inline>
        </w:drawing>
      </w:r>
    </w:p>
    <w:p w14:paraId="1EDF93ED" w14:textId="21106A18" w:rsidR="003F6321" w:rsidRDefault="00685EFB" w:rsidP="003F6321">
      <w:pPr>
        <w:pStyle w:val="af6"/>
        <w:ind w:firstLineChars="0" w:firstLine="0"/>
        <w:jc w:val="center"/>
      </w:pPr>
      <w:r>
        <w:t xml:space="preserve">Figure 8- </w:t>
      </w:r>
      <w:r w:rsidR="003F6321">
        <w:fldChar w:fldCharType="begin"/>
      </w:r>
      <w:r w:rsidR="003F6321">
        <w:instrText xml:space="preserve"> SEQ </w:instrText>
      </w:r>
      <w:r w:rsidR="003F6321">
        <w:instrText>图</w:instrText>
      </w:r>
      <w:r w:rsidR="003F6321">
        <w:instrText xml:space="preserve">8- \* ARABIC </w:instrText>
      </w:r>
      <w:r w:rsidR="003F6321">
        <w:fldChar w:fldCharType="separate"/>
      </w:r>
      <w:r>
        <w:rPr>
          <w:noProof/>
        </w:rPr>
        <w:t>15</w:t>
      </w:r>
      <w:r w:rsidR="003F6321">
        <w:fldChar w:fldCharType="end"/>
      </w:r>
      <w:r>
        <w:t xml:space="preserve"> [</w:t>
      </w:r>
      <w:r w:rsidRPr="003F6321">
        <w:t>MailboxContentViewController</w:t>
      </w:r>
      <w:r>
        <w:t xml:space="preserve"> </w:t>
      </w:r>
      <w:r w:rsidRPr="003F6321">
        <w:t>megaMallMessageCountChanged</w:t>
      </w:r>
      <w:r>
        <w:t>:]</w:t>
      </w:r>
    </w:p>
    <w:p w14:paraId="023AB4D5" w14:textId="1C92E5DE" w:rsidR="00834DC4" w:rsidRDefault="00685EFB" w:rsidP="003F6321">
      <w:r>
        <w:t>Their base addresses are 0x3dce0, 0x3d860 and 0x3de48 respectively. Set breakpoints on these addresses with LLDB and refresh the inbox to trigger the breakpoints:</w:t>
      </w:r>
    </w:p>
    <w:p w14:paraId="2137F8AB" w14:textId="0FB88BB9"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(lldb) br s -a '0x000b2000+0x3dce0'</w:t>
      </w:r>
    </w:p>
    <w:p w14:paraId="7B4B6ED1" w14:textId="04DCD227"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Breakpoint 1: where = MobileMail`___lldb_unnamed_function992$$MobileMail, address = 0x000efce0</w:t>
      </w:r>
    </w:p>
    <w:p w14:paraId="17E74FB3" w14:textId="36B87A95"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(lldb) br s -a '0x000b2000+0x3d860'</w:t>
      </w:r>
    </w:p>
    <w:p w14:paraId="1FE93E9A" w14:textId="5C3579EC"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Breakpoint 2: where = MobileMail`___lldb_unnamed_function987$$MobileMail, address = 0x000ef860</w:t>
      </w:r>
    </w:p>
    <w:p w14:paraId="521352BD" w14:textId="4E46B0DD"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(lldb) br s -a '0x000b2000+0x3de48'</w:t>
      </w:r>
    </w:p>
    <w:p w14:paraId="4A5A10B9" w14:textId="0B1B5AE7" w:rsidR="003F6321"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Breakpoint 3: where = MobileMail`___lldb_unnamed_function993$$MobileMail, address = 0x000efe48</w:t>
      </w:r>
    </w:p>
    <w:p w14:paraId="7C4070E8" w14:textId="035C1545" w:rsidR="00275403" w:rsidRDefault="00685EFB" w:rsidP="00F72B1D">
      <w:r>
        <w:t xml:space="preserve">Some of you may meet the same problem as me, which is none of three breakpoints get triggered. If you have experience in network development, you may </w:t>
      </w:r>
      <w:ins w:id="21" w:author="user" w:date="2015-02-13T21:46:00Z">
        <w:r>
          <w:t>have the idea</w:t>
        </w:r>
      </w:ins>
      <w:r>
        <w:t xml:space="preserve"> that in order to reduce the burden of servers and save the network traffic of iOS, Mail may not fetch emails remotely on every refresh. If the time interval between two refreshes is very short, it will use cached content as data source of inbox; and as a result, methods in </w:t>
      </w:r>
      <w:r w:rsidRPr="001E0818">
        <w:t>MessageMegaMallObserver</w:t>
      </w:r>
      <w:r>
        <w:t xml:space="preserve"> will not get called. In order to validate our assumption, send an email to yourself and refresh to check whether breakpoints get triggered:</w:t>
      </w:r>
    </w:p>
    <w:p w14:paraId="4F385D1B" w14:textId="25430245"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4058B325" w14:textId="42625AF1"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#44: tid = 0x14c10, 0x000ef860 MobileMail`___lldb_unnamed_function987$$MobileMail, stop reason = breakpoint 2.1</w:t>
      </w:r>
    </w:p>
    <w:p w14:paraId="25DD6038" w14:textId="22D56C05"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0x000ef860 MobileMail`___lldb_unnamed_function987$$MobileMail</w:t>
      </w:r>
    </w:p>
    <w:p w14:paraId="38C10CA6" w14:textId="6D6E9580"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MobileMail`___lldb_unnamed_function987$$MobileMail:</w:t>
      </w:r>
    </w:p>
    <w:p w14:paraId="610F2102" w14:textId="75A3539A"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0xef860:  push   {r7, lr}</w:t>
      </w:r>
    </w:p>
    <w:p w14:paraId="1C72285D" w14:textId="30ABD25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0xef862:  mov    r7, sp</w:t>
      </w:r>
    </w:p>
    <w:p w14:paraId="62833B12" w14:textId="14F9638C"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0xef864:  sub    sp, #24</w:t>
      </w:r>
    </w:p>
    <w:p w14:paraId="5F7DFFB9" w14:textId="6C2BE217"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0xef866:  movw   r1, #44962</w:t>
      </w:r>
    </w:p>
    <w:p w14:paraId="7FC84268" w14:textId="4EEC6E72"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(lldb) c</w:t>
      </w:r>
    </w:p>
    <w:p w14:paraId="40A886B1" w14:textId="7E7692B4"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1C441855" w14:textId="28D5632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7B663B29" w14:textId="00A8F7AB"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#44: tid = 0x14c10, 0x000ef860 MobileMail`___lldb_unnamed_function987$$MobileMail, stop reason = breakpoint 2.1</w:t>
      </w:r>
    </w:p>
    <w:p w14:paraId="1BF87C46" w14:textId="33DFBB56"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0x000ef860 MobileMail`___lldb_unnamed_function987$$MobileMail</w:t>
      </w:r>
    </w:p>
    <w:p w14:paraId="26C43DF5" w14:textId="2E5F1F46"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MobileMail`___lldb_unnamed_function987$$MobileMail:</w:t>
      </w:r>
    </w:p>
    <w:p w14:paraId="5189A024" w14:textId="2A3F7B12"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0xef860:  push   {r7, lr}</w:t>
      </w:r>
    </w:p>
    <w:p w14:paraId="27D17180" w14:textId="0C49D442"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0xef862:  mov    r7, sp</w:t>
      </w:r>
    </w:p>
    <w:p w14:paraId="28FC0EF9" w14:textId="23911C47"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0xef864:  sub    sp, #24</w:t>
      </w:r>
    </w:p>
    <w:p w14:paraId="68D72745" w14:textId="5BF4414A"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0xef866:  movw   r1, #44962</w:t>
      </w:r>
    </w:p>
    <w:p w14:paraId="210A607A" w14:textId="07D6F185"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lastRenderedPageBreak/>
        <w:t>(lldb) c</w:t>
      </w:r>
    </w:p>
    <w:p w14:paraId="2623FD11" w14:textId="73150501"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4DB0395C" w14:textId="7B6F220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7C95637F" w14:textId="091D398E"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#1: tid = 0x11daa, 0x000efe48 MobileMail`___lldb_unnamed_function993$$MobileMail, queue = 'MessageMiniMall.0x157c2d90, stop reason = breakpoint 3.1</w:t>
      </w:r>
    </w:p>
    <w:p w14:paraId="0A17009E" w14:textId="139F2580"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0x000efe48 MobileMail`___lldb_unnamed_function993$$MobileMail</w:t>
      </w:r>
    </w:p>
    <w:p w14:paraId="2F7F5C15" w14:textId="35ADED3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MobileMail`___lldb_unnamed_function993$$MobileMail:</w:t>
      </w:r>
    </w:p>
    <w:p w14:paraId="43FC4B53" w14:textId="221064E2"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0xefe48:  push   {r4, r5, r6, r7, lr}</w:t>
      </w:r>
    </w:p>
    <w:p w14:paraId="40E283BF" w14:textId="5A65A381"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0xefe4a:  add    r7, sp, #12</w:t>
      </w:r>
    </w:p>
    <w:p w14:paraId="4CE512FF" w14:textId="5E3AABC4"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0xefe4c:  push.w {r8, r10, r11}</w:t>
      </w:r>
    </w:p>
    <w:p w14:paraId="0B16ADF6" w14:textId="21C551AB"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0xefe50:  sub.w  r4, sp, #24</w:t>
      </w:r>
    </w:p>
    <w:p w14:paraId="001C6A5F" w14:textId="487D3ADB"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(lldb) </w:t>
      </w:r>
    </w:p>
    <w:p w14:paraId="5D29743C" w14:textId="68282D7B"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1A5D04B5" w14:textId="0FE62858"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7D8A4C9F" w14:textId="0DCD5F8D"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#1: tid = 0x11daa, 0x000efe48 MobileMail`___lldb_unnamed_function993$$MobileMail, queue = 'MessageMiniMall.0x157c2d90, stop reason = breakpoint 3.1</w:t>
      </w:r>
    </w:p>
    <w:p w14:paraId="3DAA6ACB" w14:textId="5229C140"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0x000efe48 MobileMail`___lldb_unnamed_function993$$MobileMail</w:t>
      </w:r>
    </w:p>
    <w:p w14:paraId="4DCFD17A" w14:textId="04FE76D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MobileMail`___lldb_unnamed_function993$$MobileMail:</w:t>
      </w:r>
    </w:p>
    <w:p w14:paraId="38A40618" w14:textId="016E8104"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0xefe48:  push   {r4, r5, r6, r7, lr}</w:t>
      </w:r>
    </w:p>
    <w:p w14:paraId="078A9938" w14:textId="5CF9D95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0xefe4a:  add    r7, sp, #12</w:t>
      </w:r>
    </w:p>
    <w:p w14:paraId="6B24AC4B" w14:textId="5A6E059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0xefe4c:  push.w {r8, r10, r11}</w:t>
      </w:r>
    </w:p>
    <w:p w14:paraId="78F2A6DD" w14:textId="3FE688CC"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0xefe50:  sub.w  r4, sp, #24</w:t>
      </w:r>
    </w:p>
    <w:p w14:paraId="0FF8629A" w14:textId="426A2124"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(lldb) </w:t>
      </w:r>
    </w:p>
    <w:p w14:paraId="46EB5A3A" w14:textId="41BE9A2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4DF14A52" w14:textId="239A49A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3CBD112B" w14:textId="2DC6490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#44: tid = 0x14c10, 0x000ef860 MobileMail`___lldb_unnamed_function987$$MobileMail, stop reason = breakpoint 2.1</w:t>
      </w:r>
    </w:p>
    <w:p w14:paraId="3C486F3F" w14:textId="7931AACD"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0x000ef860 MobileMail`___lldb_unnamed_function987$$MobileMail</w:t>
      </w:r>
    </w:p>
    <w:p w14:paraId="41E08872" w14:textId="1F1E38EE"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MobileMail`___lldb_unnamed_function987$$MobileMail:</w:t>
      </w:r>
    </w:p>
    <w:p w14:paraId="5DDF5EF8" w14:textId="52478466"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0xef860:  push   {r7, lr}</w:t>
      </w:r>
    </w:p>
    <w:p w14:paraId="5D4B3CF7" w14:textId="03CC03D7"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0xef862:  mov    r7, sp</w:t>
      </w:r>
    </w:p>
    <w:p w14:paraId="2A6EA6A6" w14:textId="7E5F6168"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0xef864:  sub    sp, #24</w:t>
      </w:r>
    </w:p>
    <w:p w14:paraId="71FBFCC0" w14:textId="33BA502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0xef866:  movw   r1, #44962</w:t>
      </w:r>
    </w:p>
    <w:p w14:paraId="6B1C58C5" w14:textId="1D752FF6"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(lldb) c</w:t>
      </w:r>
    </w:p>
    <w:p w14:paraId="398663B2" w14:textId="110C1B90"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73AB6D51" w14:textId="2A4C8451" w:rsidR="00453549" w:rsidRPr="0083799C" w:rsidRDefault="00685EFB" w:rsidP="005B409F">
      <w:pPr>
        <w:rPr>
          <w:rFonts w:hAnsi="Times New Roman"/>
        </w:rPr>
      </w:pPr>
      <w:r w:rsidRPr="0083799C">
        <w:rPr>
          <w:rFonts w:hAnsi="Times New Roman"/>
        </w:rPr>
        <w:t>As expected, megaMallFinishedFetch: and megaMallMessageCountChanged: are called alternately. From their names we can see that an email is a message, megaMallFinishedFetch: will be called when iOS has fetched emails from server</w:t>
      </w:r>
      <w:r>
        <w:rPr>
          <w:rFonts w:hAnsi="Times New Roman"/>
        </w:rPr>
        <w:t>s</w:t>
      </w:r>
      <w:r w:rsidRPr="0083799C">
        <w:rPr>
          <w:rFonts w:hAnsi="Times New Roman"/>
        </w:rPr>
        <w:t xml:space="preserve"> successfully, and megaMallMessageCountChanged: will get called when ema</w:t>
      </w:r>
      <w:r>
        <w:rPr>
          <w:rFonts w:hAnsi="Times New Roman"/>
        </w:rPr>
        <w:t>il count</w:t>
      </w:r>
      <w:r w:rsidRPr="0083799C">
        <w:rPr>
          <w:rFonts w:hAnsi="Times New Roman"/>
        </w:rPr>
        <w:t xml:space="preserve"> change</w:t>
      </w:r>
      <w:r>
        <w:rPr>
          <w:rFonts w:hAnsi="Times New Roman"/>
        </w:rPr>
        <w:t>s</w:t>
      </w:r>
      <w:r w:rsidRPr="0083799C">
        <w:rPr>
          <w:rFonts w:hAnsi="Times New Roman"/>
        </w:rPr>
        <w:t xml:space="preserve">, i.e. when we receive or delete emails. These two methods will definitely get called after refreshing; we can choose either one as the refresh completion callback method. We’ll take megaMallMessageCountChanged: in this chapter and our next task is to find the method for getting all </w:t>
      </w:r>
      <w:r w:rsidRPr="0083799C">
        <w:rPr>
          <w:rFonts w:hAnsi="Times New Roman"/>
        </w:rPr>
        <w:lastRenderedPageBreak/>
        <w:t>emails.</w:t>
      </w:r>
    </w:p>
    <w:p w14:paraId="128DAB79" w14:textId="574C5CBF" w:rsidR="006A1F99" w:rsidRPr="002D2C20" w:rsidRDefault="00685EFB" w:rsidP="006A1F99">
      <w:pPr>
        <w:pStyle w:val="4"/>
        <w:rPr>
          <w:lang w:val="en-US"/>
        </w:rPr>
      </w:pPr>
      <w:r>
        <w:t>8.2.</w:t>
      </w:r>
      <w:r>
        <w:rPr>
          <w:lang w:eastAsia="zh-CN"/>
        </w:rPr>
        <w:t>6</w:t>
      </w:r>
      <w:r>
        <w:t xml:space="preserve"> </w:t>
      </w:r>
      <w:ins w:id="22" w:author="user" w:date="2015-02-13T21:46:00Z">
        <w:r>
          <w:rPr>
            <w:lang w:val="en-US"/>
          </w:rPr>
          <w:t>Get all emails from MessageMegaMall</w:t>
        </w:r>
      </w:ins>
    </w:p>
    <w:p w14:paraId="5FF7FBED" w14:textId="53BE5C90" w:rsidR="00511E31" w:rsidRPr="002616B2" w:rsidRDefault="00685EFB" w:rsidP="00C951B2">
      <w:pPr>
        <w:rPr>
          <w:rFonts w:hAnsi="Times New Roman"/>
        </w:rPr>
      </w:pPr>
      <w:r w:rsidRPr="002616B2">
        <w:rPr>
          <w:rFonts w:hAnsi="Times New Roman"/>
        </w:rPr>
        <w:t xml:space="preserve">Do you still remember </w:t>
      </w:r>
      <w:r>
        <w:rPr>
          <w:rFonts w:hAnsi="Times New Roman"/>
        </w:rPr>
        <w:t>the saying in chapter 7</w:t>
      </w:r>
      <w:r w:rsidRPr="002616B2">
        <w:rPr>
          <w:rFonts w:hAnsi="Times New Roman"/>
        </w:rPr>
        <w:t xml:space="preserve"> that “</w:t>
      </w:r>
      <w:r w:rsidRPr="002616B2">
        <w:rPr>
          <w:rFonts w:hAnsi="Times New Roman" w:cs="宋体"/>
          <w:lang w:val="zh-TW" w:eastAsia="zh-TW"/>
        </w:rPr>
        <w:t>The reason a protocol method gets called is generally that the corresponding event mentioned in the method name happened. And the thing that triggers the event is usually the method’s arguments</w:t>
      </w:r>
      <w:r w:rsidRPr="002616B2">
        <w:rPr>
          <w:rFonts w:hAnsi="Times New Roman" w:cs="宋体"/>
          <w:lang w:val="zh-TW"/>
        </w:rPr>
        <w:t xml:space="preserve">”? </w:t>
      </w:r>
      <w:r w:rsidRPr="002616B2">
        <w:rPr>
          <w:rFonts w:hAnsi="Times New Roman"/>
        </w:rPr>
        <w:t xml:space="preserve">So let’s delete the first two breakpoints and </w:t>
      </w:r>
      <w:r>
        <w:rPr>
          <w:rFonts w:hAnsi="Times New Roman"/>
        </w:rPr>
        <w:t xml:space="preserve">keep the last one </w:t>
      </w:r>
      <w:r w:rsidRPr="002616B2">
        <w:rPr>
          <w:rFonts w:hAnsi="Times New Roman"/>
        </w:rPr>
        <w:t>on megaMallMessageCountChanged</w:t>
      </w:r>
      <w:r>
        <w:rPr>
          <w:rFonts w:hAnsi="Times New Roman"/>
        </w:rPr>
        <w:t>:,</w:t>
      </w:r>
      <w:r w:rsidRPr="002616B2">
        <w:rPr>
          <w:rFonts w:hAnsi="Times New Roman"/>
        </w:rPr>
        <w:t xml:space="preserve"> </w:t>
      </w:r>
      <w:r>
        <w:rPr>
          <w:rFonts w:hAnsi="Times New Roman"/>
        </w:rPr>
        <w:t>and t</w:t>
      </w:r>
      <w:r w:rsidRPr="002616B2">
        <w:rPr>
          <w:rFonts w:hAnsi="Times New Roman"/>
        </w:rPr>
        <w:t xml:space="preserve">ake a look at its </w:t>
      </w:r>
      <w:r>
        <w:rPr>
          <w:rFonts w:hAnsi="Times New Roman"/>
        </w:rPr>
        <w:t>argument:</w:t>
      </w:r>
    </w:p>
    <w:p w14:paraId="47888B10" w14:textId="0175F9E7"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Process 73130 stopped</w:t>
      </w:r>
    </w:p>
    <w:p w14:paraId="5C4BC817" w14:textId="6AC7C482"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0F2465">
        <w:rPr>
          <w:rFonts w:ascii="Monaco" w:hAnsi="Monaco" w:cs="Monaco"/>
          <w:kern w:val="0"/>
          <w:sz w:val="16"/>
          <w:szCs w:val="16"/>
          <w:shd w:val="pct15" w:color="auto" w:fill="FFFFFF"/>
        </w:rPr>
        <w:t>.1</w:t>
      </w:r>
    </w:p>
    <w:p w14:paraId="62480E0B" w14:textId="56824317"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frame #0: 0x000efe48 MobileMail`___lldb_unnamed_function993$$MobileMail</w:t>
      </w:r>
    </w:p>
    <w:p w14:paraId="014FA739" w14:textId="59022E9E"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MobileMail`___lldb_unnamed_function993$$MobileMail:</w:t>
      </w:r>
    </w:p>
    <w:p w14:paraId="67CEE669" w14:textId="3589ADE4"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-&gt; 0xefe48:  push   {r4, r5, r6, r7, lr}</w:t>
      </w:r>
    </w:p>
    <w:p w14:paraId="076A2689" w14:textId="3629205B"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0xefe4a:  add    r7, sp, #12</w:t>
      </w:r>
    </w:p>
    <w:p w14:paraId="0E55134A" w14:textId="22E18F18"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0xefe4c:  push.w {r8, r10, r11}</w:t>
      </w:r>
    </w:p>
    <w:p w14:paraId="70D1B63A" w14:textId="78ABD389"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0xefe50:  sub.w  r4, sp, #24</w:t>
      </w:r>
    </w:p>
    <w:p w14:paraId="3848BFB0" w14:textId="770E58B8"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(lldb) po $r2</w:t>
      </w:r>
    </w:p>
    <w:p w14:paraId="59EE9D13" w14:textId="1954B33C"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NSConcreteNotification 0x157e8af0 {name = MegaMallMessageCountChanged; object = &lt;MessageMegaMall: 0x1576c320&gt;; userInfo = {</w:t>
      </w:r>
    </w:p>
    <w:p w14:paraId="320CCF73" w14:textId="246755C6"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"added-message-infos" =     (</w:t>
      </w:r>
    </w:p>
    <w:p w14:paraId="307F37AF" w14:textId="10E78024"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"&lt;MFMessageInfo: 0x157c86d0&gt; uid=1185, conversation=2777228998582613276"</w:t>
      </w:r>
    </w:p>
    <w:p w14:paraId="1B88044D" w14:textId="5170FB46"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w:t>
      </w:r>
    </w:p>
    <w:p w14:paraId="4C19BBA3" w14:textId="07ED68D9"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destination = "{(\n)}";</w:t>
      </w:r>
    </w:p>
    <w:p w14:paraId="124048DD" w14:textId="7B0057FB"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inserted = "{(\n    &lt;NSIndexPath: 0x157e8ac0&gt; {length = 2, path = 0 - 0}\n)}";</w:t>
      </w:r>
    </w:p>
    <w:p w14:paraId="4738084C" w14:textId="388BEAE8"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relocated = "{(\n)}";</w:t>
      </w:r>
    </w:p>
    <w:p w14:paraId="4BA3266C" w14:textId="54B673B3"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updated = "{(\n)}";</w:t>
      </w:r>
    </w:p>
    <w:p w14:paraId="4D05DCC4" w14:textId="61046946"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w:t>
      </w:r>
    </w:p>
    <w:p w14:paraId="74F33BBE" w14:textId="742E7623" w:rsidR="00553986" w:rsidRPr="00680A1F" w:rsidRDefault="00685EFB" w:rsidP="000F2465">
      <w:pPr>
        <w:rPr>
          <w:rFonts w:hAnsi="Times New Roman"/>
        </w:rPr>
      </w:pPr>
      <w:r w:rsidRPr="00680A1F">
        <w:rPr>
          <w:rFonts w:hAnsi="Times New Roman"/>
        </w:rPr>
        <w:t xml:space="preserve">We can see that the argument is an NSConcreteNotification object. Checking its header file, we can learn that it inherits from NSNotification. Its name is MegaMallMessageCountChanged, object is MessageMegaMall and userInfo is its changelog. The thing that interests us is the name “MegaMall”, which seemingly has </w:t>
      </w:r>
      <w:r>
        <w:rPr>
          <w:rFonts w:hAnsi="Times New Roman"/>
        </w:rPr>
        <w:t>nothing</w:t>
      </w:r>
      <w:r w:rsidRPr="00680A1F">
        <w:rPr>
          <w:rFonts w:hAnsi="Times New Roman"/>
        </w:rPr>
        <w:t xml:space="preserve"> to do with email</w:t>
      </w:r>
      <w:r>
        <w:rPr>
          <w:rFonts w:hAnsi="Times New Roman"/>
        </w:rPr>
        <w:t>s</w:t>
      </w:r>
      <w:r w:rsidRPr="00680A1F">
        <w:rPr>
          <w:rFonts w:hAnsi="Times New Roman"/>
        </w:rPr>
        <w:t xml:space="preserve"> but </w:t>
      </w:r>
      <w:r>
        <w:rPr>
          <w:rFonts w:hAnsi="Times New Roman"/>
        </w:rPr>
        <w:t xml:space="preserve">is always </w:t>
      </w:r>
      <w:r w:rsidRPr="00680A1F">
        <w:rPr>
          <w:rFonts w:hAnsi="Times New Roman"/>
        </w:rPr>
        <w:t>next to “Message”</w:t>
      </w:r>
      <w:r>
        <w:rPr>
          <w:rFonts w:hAnsi="Times New Roman"/>
        </w:rPr>
        <w:t>,</w:t>
      </w:r>
      <w:r w:rsidRPr="00680A1F">
        <w:rPr>
          <w:rFonts w:hAnsi="Times New Roman"/>
        </w:rPr>
        <w:t xml:space="preserve"> </w:t>
      </w:r>
      <w:r>
        <w:rPr>
          <w:rFonts w:hAnsi="Times New Roman"/>
        </w:rPr>
        <w:t xml:space="preserve">so I guess it’s a mega mall for emails instead of </w:t>
      </w:r>
      <w:r w:rsidRPr="007E414A">
        <w:rPr>
          <w:rFonts w:hAnsi="Times New Roman"/>
        </w:rPr>
        <w:t>merchandises</w:t>
      </w:r>
      <w:r>
        <w:rPr>
          <w:rFonts w:hAnsi="Times New Roman"/>
        </w:rPr>
        <w:t xml:space="preserve">. </w:t>
      </w:r>
      <w:r w:rsidRPr="00680A1F">
        <w:rPr>
          <w:rFonts w:hAnsi="Times New Roman"/>
        </w:rPr>
        <w:t xml:space="preserve">Let’s </w:t>
      </w:r>
      <w:r>
        <w:rPr>
          <w:rFonts w:hAnsi="Times New Roman"/>
        </w:rPr>
        <w:t>see what’s in</w:t>
      </w:r>
      <w:r w:rsidRPr="00680A1F">
        <w:rPr>
          <w:rFonts w:hAnsi="Times New Roman"/>
        </w:rPr>
        <w:t xml:space="preserve"> MessageMegaMall.h</w:t>
      </w:r>
      <w:r>
        <w:rPr>
          <w:rFonts w:hAnsi="Times New Roman"/>
        </w:rPr>
        <w:t>:</w:t>
      </w:r>
    </w:p>
    <w:p w14:paraId="3247E17C" w14:textId="36AE48C2"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@interface MessageMegaMall : NSObject &lt;MessageMiniMallObserver, MessageSelectionDataSource&gt;</w:t>
      </w:r>
    </w:p>
    <w:p w14:paraId="0AA21676" w14:textId="031B2775"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w:t>
      </w:r>
    </w:p>
    <w:p w14:paraId="07445A21" w14:textId="068B22AE"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(id)copyAllMessages;</w:t>
      </w:r>
    </w:p>
    <w:p w14:paraId="64424C5F" w14:textId="7565B5AC"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@property (retain, nonatomic) MFMailMessage *currentMessage;</w:t>
      </w:r>
    </w:p>
    <w:p w14:paraId="5E78D50A" w14:textId="139055A1"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(void)loadOlderMessages;</w:t>
      </w:r>
    </w:p>
    <w:p w14:paraId="5C91DC7D" w14:textId="437A019B"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(unsigned int)localMessageCount;</w:t>
      </w:r>
    </w:p>
    <w:p w14:paraId="62C48AEA" w14:textId="1EE70DE4" w:rsidR="009E4B70" w:rsidRPr="009E4B70" w:rsidRDefault="00685EFB" w:rsidP="009E4B7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E4B70">
        <w:rPr>
          <w:rFonts w:ascii="Monaco" w:hAnsi="Monaco" w:cs="Monaco"/>
          <w:kern w:val="0"/>
          <w:sz w:val="16"/>
          <w:szCs w:val="16"/>
          <w:shd w:val="pct15" w:color="auto" w:fill="FFFFFF"/>
        </w:rPr>
        <w:lastRenderedPageBreak/>
        <w:t>- (unsigned int)messageCount;</w:t>
      </w:r>
    </w:p>
    <w:p w14:paraId="2912153E" w14:textId="7FE96565"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(void)markAllMessagesAsNotViewed;</w:t>
      </w:r>
    </w:p>
    <w:p w14:paraId="35C5A405" w14:textId="3919D764"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(void)markAllMessagesAsViewed;</w:t>
      </w:r>
    </w:p>
    <w:p w14:paraId="7A322C01" w14:textId="64301BE0"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(void)markMessagesAsNotViewed:(id)arg1;</w:t>
      </w:r>
    </w:p>
    <w:p w14:paraId="71CF1A8C" w14:textId="329EF51C"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(void)markMessagesAsViewed:(id)arg1;</w:t>
      </w:r>
    </w:p>
    <w:p w14:paraId="313A5430" w14:textId="5A3ABA57"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w:t>
      </w:r>
    </w:p>
    <w:p w14:paraId="25BC7B7F" w14:textId="48D597D9" w:rsidR="000F2465"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@end</w:t>
      </w:r>
    </w:p>
    <w:p w14:paraId="4ADA8A9B" w14:textId="2901130A" w:rsidR="009B237D" w:rsidRPr="00031347" w:rsidRDefault="00685EFB" w:rsidP="00C6765D">
      <w:pPr>
        <w:rPr>
          <w:rFonts w:hAnsi="Times New Roman"/>
        </w:rPr>
      </w:pPr>
      <w:r>
        <w:rPr>
          <w:rFonts w:hAnsi="Times New Roman"/>
        </w:rPr>
        <w:t>We’ve got some new clues:</w:t>
      </w:r>
      <w:r w:rsidRPr="00031347">
        <w:rPr>
          <w:rFonts w:hAnsi="Times New Roman"/>
        </w:rPr>
        <w:t xml:space="preserve"> </w:t>
      </w:r>
      <w:r>
        <w:rPr>
          <w:rFonts w:hAnsi="Times New Roman"/>
        </w:rPr>
        <w:t>copyAllMessages</w:t>
      </w:r>
      <w:r w:rsidRPr="00031347">
        <w:rPr>
          <w:rFonts w:hAnsi="Times New Roman"/>
        </w:rPr>
        <w:t xml:space="preserve">, </w:t>
      </w:r>
      <w:r>
        <w:rPr>
          <w:rFonts w:hAnsi="Times New Roman"/>
        </w:rPr>
        <w:t>currentMessage</w:t>
      </w:r>
      <w:r w:rsidRPr="00031347">
        <w:rPr>
          <w:rFonts w:hAnsi="Times New Roman"/>
        </w:rPr>
        <w:t xml:space="preserve">, </w:t>
      </w:r>
      <w:r>
        <w:rPr>
          <w:rFonts w:hAnsi="Times New Roman"/>
        </w:rPr>
        <w:t>loadO</w:t>
      </w:r>
      <w:r w:rsidRPr="00031347">
        <w:rPr>
          <w:rFonts w:hAnsi="Times New Roman"/>
        </w:rPr>
        <w:t>lder</w:t>
      </w:r>
      <w:r>
        <w:rPr>
          <w:rFonts w:hAnsi="Times New Roman"/>
        </w:rPr>
        <w:t>Messages, localMessageC</w:t>
      </w:r>
      <w:r w:rsidRPr="00031347">
        <w:rPr>
          <w:rFonts w:hAnsi="Times New Roman"/>
        </w:rPr>
        <w:t xml:space="preserve">ount, </w:t>
      </w:r>
      <w:r>
        <w:rPr>
          <w:rFonts w:hAnsi="Times New Roman"/>
        </w:rPr>
        <w:t>messageC</w:t>
      </w:r>
      <w:r w:rsidRPr="00031347">
        <w:rPr>
          <w:rFonts w:hAnsi="Times New Roman"/>
        </w:rPr>
        <w:t>ount, mark</w:t>
      </w:r>
      <w:r>
        <w:rPr>
          <w:rFonts w:hAnsi="Times New Roman"/>
        </w:rPr>
        <w:t>AllMessagesAsViewed</w:t>
      </w:r>
      <w:r w:rsidRPr="00031347">
        <w:rPr>
          <w:rFonts w:hAnsi="Times New Roman"/>
        </w:rPr>
        <w:t xml:space="preserve">, </w:t>
      </w:r>
      <w:r>
        <w:rPr>
          <w:rFonts w:hAnsi="Times New Roman"/>
        </w:rPr>
        <w:t>etc. F</w:t>
      </w:r>
      <w:r w:rsidRPr="00031347">
        <w:rPr>
          <w:rFonts w:hAnsi="Times New Roman"/>
        </w:rPr>
        <w:t>rom these methods</w:t>
      </w:r>
      <w:r>
        <w:rPr>
          <w:rFonts w:hAnsi="Times New Roman"/>
        </w:rPr>
        <w:t xml:space="preserve"> and properties</w:t>
      </w:r>
      <w:r w:rsidRPr="00031347">
        <w:rPr>
          <w:rFonts w:hAnsi="Times New Roman"/>
        </w:rPr>
        <w:t xml:space="preserve">, we can confirm that MessageMegaMall is a model </w:t>
      </w:r>
      <w:r>
        <w:rPr>
          <w:rFonts w:hAnsi="Times New Roman"/>
        </w:rPr>
        <w:t>class in charge of all emails;</w:t>
      </w:r>
      <w:r w:rsidRPr="00031347">
        <w:rPr>
          <w:rFonts w:hAnsi="Times New Roman"/>
        </w:rPr>
        <w:t xml:space="preserve"> </w:t>
      </w:r>
      <w:r>
        <w:rPr>
          <w:rFonts w:hAnsi="Times New Roman"/>
        </w:rPr>
        <w:t>a</w:t>
      </w:r>
      <w:r w:rsidRPr="00031347">
        <w:rPr>
          <w:rFonts w:hAnsi="Times New Roman"/>
        </w:rPr>
        <w:t xml:space="preserve"> mega mall is a vivid analogy from Apple for its responsibility. So</w:t>
      </w:r>
      <w:r>
        <w:rPr>
          <w:rFonts w:hAnsi="Times New Roman"/>
        </w:rPr>
        <w:t>, can we get all emails with copyAllMessages? L</w:t>
      </w:r>
      <w:r w:rsidRPr="00031347">
        <w:rPr>
          <w:rFonts w:hAnsi="Times New Roman"/>
        </w:rPr>
        <w:t xml:space="preserve">et’s try </w:t>
      </w:r>
      <w:r>
        <w:rPr>
          <w:rFonts w:hAnsi="Times New Roman"/>
        </w:rPr>
        <w:t>it out in LLDB:</w:t>
      </w:r>
    </w:p>
    <w:p w14:paraId="3D04437C" w14:textId="390B8368"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Process 73130 stopped</w:t>
      </w:r>
    </w:p>
    <w:p w14:paraId="679DCA74" w14:textId="247665B7"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7B7FF3">
        <w:rPr>
          <w:rFonts w:ascii="Monaco" w:hAnsi="Monaco" w:cs="Monaco"/>
          <w:kern w:val="0"/>
          <w:sz w:val="16"/>
          <w:szCs w:val="16"/>
          <w:shd w:val="pct15" w:color="auto" w:fill="FFFFFF"/>
        </w:rPr>
        <w:t>.1</w:t>
      </w:r>
    </w:p>
    <w:p w14:paraId="2B6CBF40" w14:textId="54ED35C2"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frame #0: 0x000efe48 MobileMail`___lldb_unnamed_function993$$MobileMail</w:t>
      </w:r>
    </w:p>
    <w:p w14:paraId="05F1BE70" w14:textId="7CF9E48F"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MobileMail`___lldb_unnamed_function993$$MobileMail:</w:t>
      </w:r>
    </w:p>
    <w:p w14:paraId="26238D68" w14:textId="48CD4DD1"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-&gt; 0xefe48:  push   {r4, r5, r6, r7, lr}</w:t>
      </w:r>
    </w:p>
    <w:p w14:paraId="3CF48388" w14:textId="367CE68F"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0xefe4a:  add    r7, sp, #12</w:t>
      </w:r>
    </w:p>
    <w:p w14:paraId="0B66CD74" w14:textId="217E00CB"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0xefe4c:  push.w {r8, r10, r11}</w:t>
      </w:r>
    </w:p>
    <w:p w14:paraId="01E494D7" w14:textId="370A688C"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0xefe50:  sub.w  r4, sp, #24</w:t>
      </w:r>
    </w:p>
    <w:p w14:paraId="392EAA56" w14:textId="4117255E"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(lldb) p</w:t>
      </w:r>
      <w:r>
        <w:rPr>
          <w:rFonts w:ascii="Monaco" w:hAnsi="Monaco" w:cs="Monaco"/>
          <w:kern w:val="0"/>
          <w:sz w:val="16"/>
          <w:szCs w:val="16"/>
          <w:shd w:val="pct15" w:color="auto" w:fill="FFFFFF"/>
        </w:rPr>
        <w:t>o [[$r2 object] copyAllMessages</w:t>
      </w:r>
      <w:r w:rsidRPr="007B7FF3">
        <w:rPr>
          <w:rFonts w:ascii="Monaco" w:hAnsi="Monaco" w:cs="Monaco"/>
          <w:kern w:val="0"/>
          <w:sz w:val="16"/>
          <w:szCs w:val="16"/>
          <w:shd w:val="pct15" w:color="auto" w:fill="FFFFFF"/>
        </w:rPr>
        <w:t>]</w:t>
      </w:r>
    </w:p>
    <w:p w14:paraId="4E4981DB" w14:textId="4145CC52"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w:t>
      </w:r>
    </w:p>
    <w:p w14:paraId="75078C84" w14:textId="59F56230"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&lt;MFLibraryMessage 0x15612030: library id 89, remote id 13020, 2014-11-25 20:32:16 +0000, 'Cydia/APT(A): LowPowerBanner (1.4.5)'&gt;,</w:t>
      </w:r>
    </w:p>
    <w:p w14:paraId="3DA69B9D" w14:textId="3550284F"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&lt;MFLibraryMessage 0x1572ef10: library id 604, remote id 12718, 2014-10-01 21:34:28 +0000, 'Asian Morning: Told to End Protests, Organizers in Hong Kong Vow to Expand Them'&gt;,</w:t>
      </w:r>
    </w:p>
    <w:p w14:paraId="3BACB306" w14:textId="7FDBCA5A"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&lt;MFLibraryMessage 0x168bd170: library id 906, remote id 13142, 2014-12-17 22:34:30 +0000, 'Asian Morning: Obama Announces U.S. and Cuba Will Resume Relations'&gt;,</w:t>
      </w:r>
    </w:p>
    <w:p w14:paraId="6B5CB09D" w14:textId="3EDBBB75"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w:t>
      </w:r>
    </w:p>
    <w:p w14:paraId="5DF06328" w14:textId="11CE3CED" w:rsid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w:t>
      </w:r>
    </w:p>
    <w:p w14:paraId="6A18D390" w14:textId="26997E1A"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(lldb) p (int)[[[$r2 object] copyAllMessages] count]</w:t>
      </w:r>
    </w:p>
    <w:p w14:paraId="557939F1" w14:textId="09A4B1A9"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(int) $7 = 580</w:t>
      </w:r>
    </w:p>
    <w:p w14:paraId="26B0AB58" w14:textId="1D61B9C7"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(lldb) p (int)[[$r2 object] localMessageCount]</w:t>
      </w:r>
    </w:p>
    <w:p w14:paraId="62AA0BCF" w14:textId="0B1F4169" w:rsid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(int) $8 = 580</w:t>
      </w:r>
    </w:p>
    <w:p w14:paraId="3093F0EC" w14:textId="79EA47E6" w:rsidR="00E9128F" w:rsidRPr="00E9128F" w:rsidRDefault="00685EFB" w:rsidP="00E9128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E9128F">
        <w:rPr>
          <w:rFonts w:ascii="Monaco" w:hAnsi="Monaco" w:cs="Monaco"/>
          <w:kern w:val="0"/>
          <w:sz w:val="16"/>
          <w:szCs w:val="16"/>
          <w:shd w:val="pct15" w:color="auto" w:fill="FFFFFF"/>
        </w:rPr>
        <w:t>(lldb) p (int)[[$r2 object] messageCount]</w:t>
      </w:r>
    </w:p>
    <w:p w14:paraId="368E56B7" w14:textId="2BC008A5" w:rsidR="00E9128F" w:rsidRDefault="00685EFB" w:rsidP="00E9128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E9128F">
        <w:rPr>
          <w:rFonts w:ascii="Monaco" w:hAnsi="Monaco" w:cs="Monaco"/>
          <w:kern w:val="0"/>
          <w:sz w:val="16"/>
          <w:szCs w:val="16"/>
          <w:shd w:val="pct15" w:color="auto" w:fill="FFFFFF"/>
        </w:rPr>
        <w:t>(int) $0 = 553</w:t>
      </w:r>
    </w:p>
    <w:p w14:paraId="0DA1812D" w14:textId="1FE4C0C6" w:rsidR="00EC6699" w:rsidRDefault="00685EFB" w:rsidP="00EC669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EC6699">
        <w:rPr>
          <w:rFonts w:ascii="Monaco" w:hAnsi="Monaco" w:cs="Monaco"/>
          <w:kern w:val="0"/>
          <w:sz w:val="16"/>
          <w:szCs w:val="16"/>
          <w:shd w:val="pct15" w:color="auto" w:fill="FFFFFF"/>
        </w:rPr>
        <w:t>(lldb) po [[[$r2 object] copyAllMessages] class]</w:t>
      </w:r>
    </w:p>
    <w:p w14:paraId="07E554E5" w14:textId="74486429" w:rsidR="00EC6699" w:rsidRPr="00EC6699" w:rsidRDefault="00685EFB" w:rsidP="00EC669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EC6699">
        <w:rPr>
          <w:rFonts w:ascii="Monaco" w:hAnsi="Monaco" w:cs="Monaco"/>
          <w:kern w:val="0"/>
          <w:sz w:val="16"/>
          <w:szCs w:val="16"/>
          <w:shd w:val="pct15" w:color="auto" w:fill="FFFFFF"/>
        </w:rPr>
        <w:t>__NSSetM</w:t>
      </w:r>
    </w:p>
    <w:p w14:paraId="03F69BDA" w14:textId="7748D54E" w:rsidR="007103F5" w:rsidRPr="0062096C" w:rsidRDefault="00685EFB" w:rsidP="001C3E4B">
      <w:pPr>
        <w:rPr>
          <w:rFonts w:hAnsi="Times New Roman"/>
        </w:rPr>
      </w:pPr>
      <w:r w:rsidRPr="0062096C">
        <w:rPr>
          <w:rFonts w:hAnsi="Times New Roman"/>
        </w:rPr>
        <w:t xml:space="preserve">copyAllMessages has returned an NSSet with 580 MFLibraryMessage objects. There is an email summary in each MFLibraryMessage object and the count of this NSSet is the same </w:t>
      </w:r>
      <w:r>
        <w:rPr>
          <w:rFonts w:hAnsi="Times New Roman"/>
        </w:rPr>
        <w:t>to</w:t>
      </w:r>
      <w:r w:rsidRPr="0062096C">
        <w:rPr>
          <w:rFonts w:hAnsi="Times New Roman"/>
        </w:rPr>
        <w:t xml:space="preserve"> </w:t>
      </w:r>
      <w:r w:rsidRPr="0062096C">
        <w:rPr>
          <w:rFonts w:hAnsi="Times New Roman"/>
        </w:rPr>
        <w:lastRenderedPageBreak/>
        <w:t xml:space="preserve">localMessageCount. Actually, 580 is far less than all email count, but this number is reasonable that to save network traffic and local storage, iOS doesn’t have to really fetch all emails and store them locally, several hundreds of emails would be enough. If users want to read more, </w:t>
      </w:r>
      <w:r>
        <w:rPr>
          <w:rFonts w:hAnsi="Times New Roman"/>
        </w:rPr>
        <w:t>iOS</w:t>
      </w:r>
      <w:r w:rsidRPr="0062096C">
        <w:rPr>
          <w:rFonts w:hAnsi="Times New Roman"/>
        </w:rPr>
        <w:t xml:space="preserve"> </w:t>
      </w:r>
      <w:r>
        <w:rPr>
          <w:rFonts w:hAnsi="Times New Roman"/>
        </w:rPr>
        <w:t>will</w:t>
      </w:r>
      <w:r w:rsidRPr="0062096C">
        <w:rPr>
          <w:rFonts w:hAnsi="Times New Roman"/>
        </w:rPr>
        <w:t xml:space="preserve"> fetch more with loadOlderMessages. Therefore, copyAllMessages </w:t>
      </w:r>
      <w:r>
        <w:rPr>
          <w:rFonts w:hAnsi="Times New Roman"/>
        </w:rPr>
        <w:t>can be considered</w:t>
      </w:r>
      <w:r w:rsidRPr="0062096C">
        <w:rPr>
          <w:rFonts w:hAnsi="Times New Roman"/>
        </w:rPr>
        <w:t xml:space="preserve"> the right method for getting all emails. Aha, we have achieved our </w:t>
      </w:r>
      <w:r>
        <w:rPr>
          <w:rFonts w:hAnsi="Times New Roman"/>
        </w:rPr>
        <w:t>2nd</w:t>
      </w:r>
      <w:r w:rsidRPr="0062096C">
        <w:rPr>
          <w:rFonts w:hAnsi="Times New Roman"/>
        </w:rPr>
        <w:t xml:space="preserve"> goal. </w:t>
      </w:r>
      <w:r>
        <w:rPr>
          <w:rFonts w:hAnsi="Times New Roman"/>
        </w:rPr>
        <w:t>For the 3rd goal</w:t>
      </w:r>
      <w:r w:rsidRPr="0062096C">
        <w:rPr>
          <w:rFonts w:hAnsi="Times New Roman"/>
        </w:rPr>
        <w:t>, we should pay attention to [MessageMegaMall markMessagesAsViewed:]. If nothing goes wrong, this is the method for marking emails as read and its argument</w:t>
      </w:r>
      <w:r>
        <w:rPr>
          <w:rFonts w:hAnsi="Times New Roman"/>
        </w:rPr>
        <w:t xml:space="preserve"> seems to be</w:t>
      </w:r>
      <w:r w:rsidRPr="0062096C">
        <w:rPr>
          <w:rFonts w:hAnsi="Times New Roman"/>
        </w:rPr>
        <w:t xml:space="preserve"> an NSArray or NSSet with MFLibraryMessage object</w:t>
      </w:r>
      <w:r>
        <w:rPr>
          <w:rFonts w:hAnsi="Times New Roman"/>
        </w:rPr>
        <w:t>s</w:t>
      </w:r>
      <w:r w:rsidRPr="0062096C">
        <w:rPr>
          <w:rFonts w:hAnsi="Times New Roman"/>
        </w:rPr>
        <w:t>. Is that so?</w:t>
      </w:r>
      <w:r>
        <w:rPr>
          <w:rFonts w:hAnsi="Times New Roman"/>
        </w:rPr>
        <w:t xml:space="preserve"> </w:t>
      </w:r>
      <w:r w:rsidRPr="0062096C">
        <w:rPr>
          <w:rFonts w:hAnsi="Times New Roman"/>
        </w:rPr>
        <w:t>We’ll see shortly.</w:t>
      </w:r>
    </w:p>
    <w:p w14:paraId="26C5B8B0" w14:textId="2EFE5CE4" w:rsidR="002B26F3" w:rsidRPr="002065DC" w:rsidRDefault="00685EFB" w:rsidP="00685EFB">
      <w:pPr>
        <w:pStyle w:val="3"/>
      </w:pPr>
      <w:r w:rsidRPr="002065DC">
        <w:t>8.2.</w:t>
      </w:r>
      <w:r>
        <w:t>7</w:t>
      </w:r>
      <w:r w:rsidRPr="002065DC">
        <w:t xml:space="preserve"> Get sender address from MFLibraryMessage and mark email as read using MessageMegaMall</w:t>
      </w:r>
    </w:p>
    <w:p w14:paraId="0A4AFE26" w14:textId="3BA02EB8" w:rsidR="000C7EC7" w:rsidRPr="00CD6B87" w:rsidRDefault="00685EFB" w:rsidP="00E21E1D">
      <w:pPr>
        <w:rPr>
          <w:rFonts w:hAnsi="Times New Roman"/>
        </w:rPr>
      </w:pPr>
      <w:r w:rsidRPr="00CD6B87">
        <w:rPr>
          <w:rFonts w:hAnsi="Times New Roman"/>
        </w:rPr>
        <w:t>From the analysis in section 8.2.4, we can see that an email is an MFLibraryMessage object, whose description contains the summary of that email. However, you can’t find MFLibraryMessage</w:t>
      </w:r>
      <w:r>
        <w:rPr>
          <w:rFonts w:hAnsi="Times New Roman"/>
        </w:rPr>
        <w:t>.h</w:t>
      </w:r>
      <w:r w:rsidRPr="00CD6B87">
        <w:rPr>
          <w:rFonts w:hAnsi="Times New Roman"/>
        </w:rPr>
        <w:t xml:space="preserve"> </w:t>
      </w:r>
      <w:r>
        <w:rPr>
          <w:rFonts w:hAnsi="Times New Roman"/>
        </w:rPr>
        <w:t xml:space="preserve">in </w:t>
      </w:r>
      <w:r w:rsidRPr="00CD6B87">
        <w:rPr>
          <w:rFonts w:hAnsi="Times New Roman"/>
        </w:rPr>
        <w:t>MobileMail header</w:t>
      </w:r>
      <w:r>
        <w:rPr>
          <w:rFonts w:hAnsi="Times New Roman"/>
        </w:rPr>
        <w:t>s</w:t>
      </w:r>
      <w:r w:rsidRPr="00CD6B87">
        <w:rPr>
          <w:rFonts w:hAnsi="Times New Roman"/>
        </w:rPr>
        <w:t xml:space="preserve">. Why? Because MFLibraryMessage </w:t>
      </w:r>
      <w:r>
        <w:rPr>
          <w:rFonts w:hAnsi="Times New Roman"/>
        </w:rPr>
        <w:t>originates</w:t>
      </w:r>
      <w:r w:rsidRPr="00CD6B87">
        <w:rPr>
          <w:rFonts w:hAnsi="Times New Roman"/>
        </w:rPr>
        <w:t xml:space="preserve"> from an external dylib. </w:t>
      </w:r>
      <w:r>
        <w:rPr>
          <w:rFonts w:hAnsi="Times New Roman"/>
        </w:rPr>
        <w:t>Search</w:t>
      </w:r>
      <w:r w:rsidRPr="00CD6B87">
        <w:rPr>
          <w:rFonts w:hAnsi="Times New Roman"/>
        </w:rPr>
        <w:t xml:space="preserve"> </w:t>
      </w:r>
      <w:r>
        <w:rPr>
          <w:rFonts w:hAnsi="Times New Roman"/>
        </w:rPr>
        <w:t>“</w:t>
      </w:r>
      <w:r w:rsidRPr="00CD6B87">
        <w:rPr>
          <w:rFonts w:hAnsi="Times New Roman"/>
        </w:rPr>
        <w:t>MFLibraryMessage</w:t>
      </w:r>
      <w:r>
        <w:rPr>
          <w:rFonts w:hAnsi="Times New Roman"/>
        </w:rPr>
        <w:t xml:space="preserve">” in </w:t>
      </w:r>
      <w:r w:rsidRPr="00CD6B87">
        <w:rPr>
          <w:rFonts w:hAnsi="Times New Roman"/>
        </w:rPr>
        <w:t>iOS</w:t>
      </w:r>
      <w:r>
        <w:rPr>
          <w:rFonts w:hAnsi="Times New Roman"/>
        </w:rPr>
        <w:t xml:space="preserve"> </w:t>
      </w:r>
      <w:r w:rsidRPr="00CD6B87">
        <w:rPr>
          <w:rFonts w:hAnsi="Times New Roman"/>
        </w:rPr>
        <w:t>8</w:t>
      </w:r>
      <w:r>
        <w:rPr>
          <w:rFonts w:hAnsi="Times New Roman"/>
        </w:rPr>
        <w:t xml:space="preserve"> </w:t>
      </w:r>
      <w:r w:rsidRPr="00CD6B87">
        <w:rPr>
          <w:rFonts w:hAnsi="Times New Roman"/>
        </w:rPr>
        <w:t>class-dump header</w:t>
      </w:r>
      <w:r>
        <w:rPr>
          <w:rFonts w:hAnsi="Times New Roman"/>
        </w:rPr>
        <w:t>s,</w:t>
      </w:r>
      <w:r w:rsidRPr="00CD6B87">
        <w:rPr>
          <w:rFonts w:hAnsi="Times New Roman"/>
        </w:rPr>
        <w:t xml:space="preserve"> you will find it </w:t>
      </w:r>
      <w:r>
        <w:rPr>
          <w:rFonts w:hAnsi="Times New Roman"/>
        </w:rPr>
        <w:t xml:space="preserve">in </w:t>
      </w:r>
      <w:r w:rsidRPr="00CD6B87">
        <w:rPr>
          <w:rFonts w:hAnsi="Times New Roman"/>
        </w:rPr>
        <w:t>Messages</w:t>
      </w:r>
      <w:r>
        <w:rPr>
          <w:rFonts w:hAnsi="Times New Roman"/>
        </w:rPr>
        <w:t>.framework</w:t>
      </w:r>
      <w:r w:rsidRPr="00CD6B87">
        <w:rPr>
          <w:rFonts w:hAnsi="Times New Roman"/>
        </w:rPr>
        <w:t xml:space="preserve">, as shown </w:t>
      </w:r>
      <w:r>
        <w:rPr>
          <w:rFonts w:hAnsi="Times New Roman"/>
        </w:rPr>
        <w:t xml:space="preserve">in figure </w:t>
      </w:r>
      <w:r w:rsidRPr="00CD6B87">
        <w:rPr>
          <w:rFonts w:hAnsi="Times New Roman"/>
        </w:rPr>
        <w:t>8-16.</w:t>
      </w:r>
    </w:p>
    <w:p w14:paraId="7A04B2D8" w14:textId="448A4DED" w:rsidR="00087BDA" w:rsidRDefault="00217DC8" w:rsidP="00087BDA">
      <w:pPr>
        <w:keepNext/>
        <w:ind w:firstLineChars="0" w:firstLine="0"/>
        <w:jc w:val="center"/>
      </w:pPr>
      <w:r>
        <w:rPr>
          <w:rFonts w:hint="eastAsia"/>
          <w:noProof/>
        </w:rPr>
        <w:drawing>
          <wp:inline distT="0" distB="0" distL="0" distR="0" wp14:anchorId="676BD1DA" wp14:editId="21DA08A4">
            <wp:extent cx="5396865" cy="2367915"/>
            <wp:effectExtent l="0" t="0" r="0" b="0"/>
            <wp:docPr id="16" name="Picture 16"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865" cy="2367915"/>
                    </a:xfrm>
                    <a:prstGeom prst="rect">
                      <a:avLst/>
                    </a:prstGeom>
                    <a:noFill/>
                    <a:ln>
                      <a:noFill/>
                    </a:ln>
                  </pic:spPr>
                </pic:pic>
              </a:graphicData>
            </a:graphic>
          </wp:inline>
        </w:drawing>
      </w:r>
    </w:p>
    <w:p w14:paraId="214E0DC5" w14:textId="3EBBCCB3" w:rsidR="00583688" w:rsidRDefault="00685EFB" w:rsidP="00087BDA">
      <w:pPr>
        <w:pStyle w:val="af6"/>
        <w:ind w:firstLineChars="0" w:firstLine="0"/>
        <w:jc w:val="center"/>
      </w:pPr>
      <w:r>
        <w:t xml:space="preserve">Figure 8- </w:t>
      </w:r>
      <w:r w:rsidR="00087BDA">
        <w:fldChar w:fldCharType="begin"/>
      </w:r>
      <w:r w:rsidR="00087BDA">
        <w:instrText xml:space="preserve"> SEQ </w:instrText>
      </w:r>
      <w:r w:rsidR="00087BDA">
        <w:instrText>图</w:instrText>
      </w:r>
      <w:r w:rsidR="00087BDA">
        <w:instrText xml:space="preserve">8- \* ARABIC </w:instrText>
      </w:r>
      <w:r w:rsidR="00087BDA">
        <w:fldChar w:fldCharType="separate"/>
      </w:r>
      <w:r>
        <w:rPr>
          <w:noProof/>
        </w:rPr>
        <w:t>16</w:t>
      </w:r>
      <w:r w:rsidR="00087BDA">
        <w:fldChar w:fldCharType="end"/>
      </w:r>
      <w:r>
        <w:t xml:space="preserve"> Find </w:t>
      </w:r>
      <w:r w:rsidRPr="0005288C">
        <w:t>MFLibraryMessage</w:t>
      </w:r>
    </w:p>
    <w:p w14:paraId="4A72F770" w14:textId="4C22EB75" w:rsidR="00C51496" w:rsidRDefault="00685EFB" w:rsidP="00E21E1D">
      <w:r>
        <w:t xml:space="preserve">Take a look at </w:t>
      </w:r>
      <w:r w:rsidRPr="0005288C">
        <w:t>MFLibraryMessage</w:t>
      </w:r>
      <w:r>
        <w:t>.h:</w:t>
      </w:r>
    </w:p>
    <w:p w14:paraId="378B585B" w14:textId="5EC69A0A"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@interface MFLibraryMessage : MFMailMessage</w:t>
      </w:r>
    </w:p>
    <w:p w14:paraId="77C97EA3" w14:textId="03904B94"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w:t>
      </w:r>
    </w:p>
    <w:p w14:paraId="080C1C6B" w14:textId="6A36DA32"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(id)copyMessageInfo;</w:t>
      </w:r>
    </w:p>
    <w:p w14:paraId="53AAE93F" w14:textId="05BF9DC6"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w:t>
      </w:r>
    </w:p>
    <w:p w14:paraId="5EC2EE73" w14:textId="6E213E54"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lastRenderedPageBreak/>
        <w:t>- (void)markAsNotViewed;</w:t>
      </w:r>
    </w:p>
    <w:p w14:paraId="7742A670" w14:textId="043B94BC"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(void)markAsViewed;</w:t>
      </w:r>
    </w:p>
    <w:p w14:paraId="52F80FC5" w14:textId="42E6EE99"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(id)account;</w:t>
      </w:r>
    </w:p>
    <w:p w14:paraId="1181E6CA" w14:textId="5B460595"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w:t>
      </w:r>
    </w:p>
    <w:p w14:paraId="3F7F8E47" w14:textId="462FC351"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long long)uniqueRemoteId;</w:t>
      </w:r>
    </w:p>
    <w:p w14:paraId="1B820ACB" w14:textId="05C83404"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long)uid;</w:t>
      </w:r>
    </w:p>
    <w:p w14:paraId="66E4CEC8" w14:textId="0B5AFDBA"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int)hash;</w:t>
      </w:r>
    </w:p>
    <w:p w14:paraId="72DDC1F8" w14:textId="568784AC"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(id)remoteID;</w:t>
      </w:r>
    </w:p>
    <w:p w14:paraId="406735D7" w14:textId="2D687E11"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(void)_updateUID;</w:t>
      </w:r>
    </w:p>
    <w:p w14:paraId="52893E90" w14:textId="0439C564"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int)messageSize;</w:t>
      </w:r>
    </w:p>
    <w:p w14:paraId="763202C2" w14:textId="03B8E83C"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(id)originalMailboxURL;</w:t>
      </w:r>
    </w:p>
    <w:p w14:paraId="77A0D49E" w14:textId="6361F5BA"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int)originalMailboxID;</w:t>
      </w:r>
    </w:p>
    <w:p w14:paraId="7009B33F" w14:textId="2AEE4B62"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int)mailboxID;</w:t>
      </w:r>
    </w:p>
    <w:p w14:paraId="3F2E6FD9" w14:textId="220367B1"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int)libraryID;</w:t>
      </w:r>
    </w:p>
    <w:p w14:paraId="7385AA53" w14:textId="5C54EF6E"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(id)persistentID;</w:t>
      </w:r>
    </w:p>
    <w:p w14:paraId="69E431D4" w14:textId="52FE98DE"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(id)messageID;</w:t>
      </w:r>
    </w:p>
    <w:p w14:paraId="72587FA2" w14:textId="5EBEE50F" w:rsidR="00E21E1D"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@end</w:t>
      </w:r>
    </w:p>
    <w:p w14:paraId="48256017" w14:textId="5BF13275" w:rsidR="00504416" w:rsidRPr="00813E5D" w:rsidRDefault="00685EFB" w:rsidP="00E21E1D">
      <w:pPr>
        <w:rPr>
          <w:rFonts w:hAnsi="Times New Roman"/>
        </w:rPr>
      </w:pPr>
      <w:r>
        <w:rPr>
          <w:rFonts w:hAnsi="Times New Roman"/>
        </w:rPr>
        <w:t>I</w:t>
      </w:r>
      <w:r w:rsidRPr="00813E5D">
        <w:rPr>
          <w:rFonts w:hAnsi="Times New Roman"/>
        </w:rPr>
        <w:t>n MFLibraryMessage.h</w:t>
      </w:r>
      <w:r>
        <w:rPr>
          <w:rFonts w:hAnsi="Times New Roman"/>
        </w:rPr>
        <w:t>, t</w:t>
      </w:r>
      <w:r w:rsidRPr="00813E5D">
        <w:rPr>
          <w:rFonts w:hAnsi="Times New Roman"/>
        </w:rPr>
        <w:t>here are various IDs</w:t>
      </w:r>
      <w:r>
        <w:rPr>
          <w:rFonts w:hAnsi="Times New Roman"/>
        </w:rPr>
        <w:t>,</w:t>
      </w:r>
      <w:r w:rsidRPr="00813E5D">
        <w:rPr>
          <w:rFonts w:hAnsi="Times New Roman"/>
        </w:rPr>
        <w:t xml:space="preserve"> </w:t>
      </w:r>
      <w:r>
        <w:rPr>
          <w:rFonts w:hAnsi="Times New Roman"/>
        </w:rPr>
        <w:t>but our target information seems to be missing. This doesn’t make sense:</w:t>
      </w:r>
      <w:r w:rsidRPr="00813E5D">
        <w:rPr>
          <w:rFonts w:hAnsi="Times New Roman"/>
        </w:rPr>
        <w:t xml:space="preserve"> </w:t>
      </w:r>
      <w:r>
        <w:rPr>
          <w:rFonts w:hAnsi="Times New Roman"/>
        </w:rPr>
        <w:t>w</w:t>
      </w:r>
      <w:r w:rsidRPr="00813E5D">
        <w:rPr>
          <w:rFonts w:hAnsi="Times New Roman"/>
        </w:rPr>
        <w:t xml:space="preserve">e have already found the </w:t>
      </w:r>
      <w:r>
        <w:rPr>
          <w:rFonts w:hAnsi="Times New Roman"/>
        </w:rPr>
        <w:t>email summary</w:t>
      </w:r>
      <w:r w:rsidRPr="00813E5D">
        <w:rPr>
          <w:rFonts w:hAnsi="Times New Roman"/>
        </w:rPr>
        <w:t xml:space="preserve"> in the description of MFLibraryMessage, but </w:t>
      </w:r>
      <w:r>
        <w:rPr>
          <w:rFonts w:hAnsi="Times New Roman"/>
        </w:rPr>
        <w:t xml:space="preserve">haven’t found the corresponding methods to read the summary in </w:t>
      </w:r>
      <w:r w:rsidRPr="00813E5D">
        <w:rPr>
          <w:rFonts w:hAnsi="Times New Roman"/>
        </w:rPr>
        <w:t>MFLibraryMessage</w:t>
      </w:r>
      <w:r>
        <w:rPr>
          <w:rFonts w:hAnsi="Times New Roman"/>
        </w:rPr>
        <w:t>.h</w:t>
      </w:r>
      <w:r w:rsidRPr="00813E5D">
        <w:rPr>
          <w:rFonts w:hAnsi="Times New Roman"/>
        </w:rPr>
        <w:t xml:space="preserve">. </w:t>
      </w:r>
      <w:r>
        <w:rPr>
          <w:rFonts w:hAnsi="Times New Roman"/>
        </w:rPr>
        <w:t xml:space="preserve">Therefore, </w:t>
      </w:r>
      <w:r w:rsidRPr="00813E5D">
        <w:rPr>
          <w:rFonts w:hAnsi="Times New Roman"/>
        </w:rPr>
        <w:t xml:space="preserve">something </w:t>
      </w:r>
      <w:r>
        <w:rPr>
          <w:rFonts w:hAnsi="Times New Roman"/>
        </w:rPr>
        <w:t>must be ignored</w:t>
      </w:r>
      <w:ins w:id="23" w:author="user" w:date="2015-02-13T21:49:00Z">
        <w:r w:rsidRPr="00813E5D">
          <w:rPr>
            <w:rFonts w:hAnsi="Times New Roman"/>
          </w:rPr>
          <w:t xml:space="preserve"> </w:t>
        </w:r>
      </w:ins>
      <w:r>
        <w:rPr>
          <w:rFonts w:hAnsi="Times New Roman"/>
        </w:rPr>
        <w:t>in</w:t>
      </w:r>
      <w:r w:rsidRPr="00813E5D">
        <w:rPr>
          <w:rFonts w:hAnsi="Times New Roman"/>
        </w:rPr>
        <w:t xml:space="preserve"> our analysis. </w:t>
      </w:r>
      <w:r>
        <w:rPr>
          <w:rFonts w:hAnsi="Times New Roman"/>
        </w:rPr>
        <w:t>Recheck</w:t>
      </w:r>
      <w:r w:rsidRPr="00813E5D">
        <w:rPr>
          <w:rFonts w:hAnsi="Times New Roman"/>
        </w:rPr>
        <w:t xml:space="preserve"> MFLibraryMessage.h, we notice that there is a method called copyMessageInfo. Let’s take a look at it.</w:t>
      </w:r>
    </w:p>
    <w:p w14:paraId="5CE41E1B" w14:textId="0C18CE2E"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Process 73130 stopped</w:t>
      </w:r>
    </w:p>
    <w:p w14:paraId="3663E426" w14:textId="0A239F47"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7B7FF3">
        <w:rPr>
          <w:rFonts w:ascii="Monaco" w:hAnsi="Monaco" w:cs="Monaco"/>
          <w:kern w:val="0"/>
          <w:sz w:val="16"/>
          <w:szCs w:val="16"/>
          <w:shd w:val="pct15" w:color="auto" w:fill="FFFFFF"/>
        </w:rPr>
        <w:t>.1</w:t>
      </w:r>
    </w:p>
    <w:p w14:paraId="313466B0" w14:textId="7C5ABA69"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frame #0: 0x000efe48 MobileMail`___lldb_unnamed_function993$$MobileMail</w:t>
      </w:r>
    </w:p>
    <w:p w14:paraId="42544275" w14:textId="1BF809FB"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MobileMail`___lldb_unnamed_function993$$MobileMail:</w:t>
      </w:r>
    </w:p>
    <w:p w14:paraId="35865826" w14:textId="3FFEE293"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-&gt; 0xefe48:  push   {r4, r5, r6, r7, lr}</w:t>
      </w:r>
    </w:p>
    <w:p w14:paraId="7DF074E1" w14:textId="2EA2A561"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0xefe4a:  add    r7, sp, #12</w:t>
      </w:r>
    </w:p>
    <w:p w14:paraId="0CC0DC18" w14:textId="4C5CACEF"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0xefe4c:  push.w {r8, r10, r11}</w:t>
      </w:r>
    </w:p>
    <w:p w14:paraId="5DC83E0A" w14:textId="6BB1D831"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0xefe50:  sub.w  r4, sp, #24</w:t>
      </w:r>
    </w:p>
    <w:p w14:paraId="6600DDBF" w14:textId="760C5107" w:rsidR="00075A96" w:rsidRPr="00075A96"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75A96">
        <w:rPr>
          <w:rFonts w:ascii="Monaco" w:hAnsi="Monaco" w:cs="Monaco"/>
          <w:kern w:val="0"/>
          <w:sz w:val="16"/>
          <w:szCs w:val="16"/>
          <w:shd w:val="pct15" w:color="auto" w:fill="FFFFFF"/>
        </w:rPr>
        <w:t xml:space="preserve"> (lldb) po [[[[$r2 object] copyAllMessages] anyObject] copyMessageInfo]</w:t>
      </w:r>
    </w:p>
    <w:p w14:paraId="4A47D99A" w14:textId="3BC0C358" w:rsidR="00075A96" w:rsidRPr="00075A96"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75A96">
        <w:rPr>
          <w:rFonts w:ascii="Monaco" w:hAnsi="Monaco" w:cs="Monaco"/>
          <w:kern w:val="0"/>
          <w:sz w:val="16"/>
          <w:szCs w:val="16"/>
          <w:shd w:val="pct15" w:color="auto" w:fill="FFFFFF"/>
        </w:rPr>
        <w:t>&lt;MFMessageInfo: 0x157c8040&gt; uid=89, conversation=594030790676622907</w:t>
      </w:r>
    </w:p>
    <w:p w14:paraId="4173D465" w14:textId="6142BC60" w:rsidR="00DA4497" w:rsidRPr="009A00E4" w:rsidRDefault="00685EFB" w:rsidP="00E21E1D">
      <w:pPr>
        <w:rPr>
          <w:rFonts w:hAnsi="Times New Roman"/>
        </w:rPr>
      </w:pPr>
      <w:r w:rsidRPr="009A00E4">
        <w:rPr>
          <w:rFonts w:hAnsi="Times New Roman"/>
        </w:rPr>
        <w:t xml:space="preserve">We’ve got an object </w:t>
      </w:r>
      <w:r>
        <w:rPr>
          <w:rFonts w:hAnsi="Times New Roman"/>
        </w:rPr>
        <w:t xml:space="preserve">of </w:t>
      </w:r>
      <w:r w:rsidRPr="009A00E4">
        <w:rPr>
          <w:rFonts w:hAnsi="Times New Roman"/>
        </w:rPr>
        <w:t xml:space="preserve">MFMessageInfo, which has been mentioned in section 8.2.5. </w:t>
      </w:r>
      <w:r>
        <w:rPr>
          <w:rFonts w:hAnsi="Times New Roman"/>
        </w:rPr>
        <w:t xml:space="preserve">Is email summary </w:t>
      </w:r>
      <w:r w:rsidRPr="009A00E4">
        <w:rPr>
          <w:rFonts w:hAnsi="Times New Roman"/>
        </w:rPr>
        <w:t>in MFMessageInfo.h? Let’s try it.</w:t>
      </w:r>
    </w:p>
    <w:p w14:paraId="13A7EC4E" w14:textId="651846CC"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@interface MFMessageInfo : NSObject</w:t>
      </w:r>
    </w:p>
    <w:p w14:paraId="2C2115FF" w14:textId="749B4E28"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w:t>
      </w:r>
    </w:p>
    <w:p w14:paraId="0C55B12E" w14:textId="2BD37BD6"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_flagged:1;</w:t>
      </w:r>
    </w:p>
    <w:p w14:paraId="4E7AE782" w14:textId="754536E4"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_read:1;</w:t>
      </w:r>
    </w:p>
    <w:p w14:paraId="5C105019" w14:textId="7326B9DF"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_deleted:1;</w:t>
      </w:r>
    </w:p>
    <w:p w14:paraId="78DDC22B" w14:textId="6631EB54"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_uidIsLibraryID:1;</w:t>
      </w:r>
    </w:p>
    <w:p w14:paraId="6E6EEBD2" w14:textId="29A26576"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lastRenderedPageBreak/>
        <w:t xml:space="preserve">    unsigned int _hasAttachments:1;</w:t>
      </w:r>
    </w:p>
    <w:p w14:paraId="3059CF67" w14:textId="6AC1661C"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_isVIP:1;</w:t>
      </w:r>
    </w:p>
    <w:p w14:paraId="00765C7E" w14:textId="2DF10275"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_uid;</w:t>
      </w:r>
    </w:p>
    <w:p w14:paraId="57C6F87B" w14:textId="7719457D"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_dateReceivedInterval;</w:t>
      </w:r>
    </w:p>
    <w:p w14:paraId="0737750F" w14:textId="527A4618"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_dateSentInterval;</w:t>
      </w:r>
    </w:p>
    <w:p w14:paraId="75926E61" w14:textId="21D94995"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_mailboxID;</w:t>
      </w:r>
    </w:p>
    <w:p w14:paraId="0DA16658" w14:textId="20E536C8"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long long _conversationHash;</w:t>
      </w:r>
    </w:p>
    <w:p w14:paraId="03DFEF0D" w14:textId="29F7BD99"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long long _generationNumber;</w:t>
      </w:r>
    </w:p>
    <w:p w14:paraId="40E27839" w14:textId="2062B70F"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w:t>
      </w:r>
    </w:p>
    <w:p w14:paraId="4B2B0CE1" w14:textId="77777777" w:rsidR="00CC33F6" w:rsidRPr="00CC33F6" w:rsidRDefault="00CC33F6"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4D99FC56" w14:textId="030C61E6"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(long long)newGenerationNumber;</w:t>
      </w:r>
    </w:p>
    <w:p w14:paraId="27725EF6" w14:textId="4611923C"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@property(readonly, nonatomic) long long generationNumber; // @synthesize generationNumber=_generationNumber;</w:t>
      </w:r>
    </w:p>
    <w:p w14:paraId="69B1D689" w14:textId="1B1DF5AE"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unsigned int mailboxID; // @synthesize mailboxID=_mailboxID;</w:t>
      </w:r>
    </w:p>
    <w:p w14:paraId="6680376F" w14:textId="7A3E187D"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long long conversationHash; // @synthesize conversationHash=_conversationHash;</w:t>
      </w:r>
    </w:p>
    <w:p w14:paraId="5FDB8C37" w14:textId="6439D2FA"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unsigned int dateSentInterval; // @synthesize dateSentInterval=_dateSentInterval;</w:t>
      </w:r>
    </w:p>
    <w:p w14:paraId="049F1398" w14:textId="03B47775"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unsigned int dateReceivedInterval; // @synthesize dateReceivedInterval=_dateReceivedInterval;</w:t>
      </w:r>
    </w:p>
    <w:p w14:paraId="65BF5A20" w14:textId="3F1D76BE"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unsigned int uid; // @synthesize uid=_uid;</w:t>
      </w:r>
    </w:p>
    <w:p w14:paraId="78F16865" w14:textId="73D2FD7F"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(id)description;</w:t>
      </w:r>
    </w:p>
    <w:p w14:paraId="603EE4AC" w14:textId="2F10CBC5"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(unsigned int)hash;</w:t>
      </w:r>
    </w:p>
    <w:p w14:paraId="67D78F98" w14:textId="12058337"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(BOOL)isEqual:(id)arg1;</w:t>
      </w:r>
    </w:p>
    <w:p w14:paraId="53ACB6C0" w14:textId="0276A316"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(int)generationCompare:(id)arg1;</w:t>
      </w:r>
    </w:p>
    <w:p w14:paraId="23EBB93F" w14:textId="7B842979"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(id)initWithUid:(unsigned int)arg1 mailboxID:(unsigned int)arg2 dateReceivedInterval:(unsigned int)arg3 dateSentInterval:(unsigned int)arg4 conversationHash:(long long)arg5 read:(BOOL)arg6 knownToHaveAttachments:(BOOL)arg7 flagged:(BOOL)arg8 isVIP:(BOOL)arg9;</w:t>
      </w:r>
    </w:p>
    <w:p w14:paraId="252E6308" w14:textId="372730B3"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(id)init;</w:t>
      </w:r>
    </w:p>
    <w:p w14:paraId="7F99E5C5" w14:textId="65C7BFAD"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isVIP;</w:t>
      </w:r>
    </w:p>
    <w:p w14:paraId="4E10BBCA" w14:textId="7B60B2F7"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getter=isKnownToHaveAttachments) BOOL knownToHaveAttachments;</w:t>
      </w:r>
    </w:p>
    <w:p w14:paraId="73010CB8" w14:textId="792EFB0D"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uidIsLibraryID;</w:t>
      </w:r>
    </w:p>
    <w:p w14:paraId="0A51F4F8" w14:textId="403E03F8"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deleted;</w:t>
      </w:r>
    </w:p>
    <w:p w14:paraId="052F86F8" w14:textId="604A6242"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flagged;</w:t>
      </w:r>
    </w:p>
    <w:p w14:paraId="0B598667" w14:textId="7A14A6DB"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read;</w:t>
      </w:r>
    </w:p>
    <w:p w14:paraId="0485DAA3" w14:textId="77777777" w:rsidR="00CC33F6" w:rsidRPr="00CC33F6" w:rsidRDefault="00CC33F6"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1E21620E" w14:textId="38D04213"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@end</w:t>
      </w:r>
    </w:p>
    <w:p w14:paraId="01BB6777" w14:textId="107CD387" w:rsidR="00697D12" w:rsidRPr="00525526" w:rsidRDefault="00685EFB" w:rsidP="00E21E1D">
      <w:pPr>
        <w:rPr>
          <w:rFonts w:hAnsi="Times New Roman"/>
        </w:rPr>
      </w:pPr>
      <w:r w:rsidRPr="00525526">
        <w:rPr>
          <w:rFonts w:hAnsi="Times New Roman"/>
        </w:rPr>
        <w:t xml:space="preserve">MFMessageInfo can tell if an email is read, but it </w:t>
      </w:r>
      <w:r>
        <w:rPr>
          <w:rFonts w:hAnsi="Times New Roman"/>
        </w:rPr>
        <w:t xml:space="preserve">still </w:t>
      </w:r>
      <w:r w:rsidRPr="00525526">
        <w:rPr>
          <w:rFonts w:hAnsi="Times New Roman"/>
        </w:rPr>
        <w:t xml:space="preserve">doesn’t contain </w:t>
      </w:r>
      <w:r>
        <w:rPr>
          <w:rFonts w:hAnsi="Times New Roman"/>
        </w:rPr>
        <w:t>the</w:t>
      </w:r>
      <w:r w:rsidRPr="00525526">
        <w:rPr>
          <w:rFonts w:hAnsi="Times New Roman"/>
        </w:rPr>
        <w:t xml:space="preserve"> summary. Go back to MFLibraryMessage</w:t>
      </w:r>
      <w:r>
        <w:rPr>
          <w:rFonts w:hAnsi="Times New Roman"/>
        </w:rPr>
        <w:t>.h again</w:t>
      </w:r>
      <w:r w:rsidRPr="00525526">
        <w:rPr>
          <w:rFonts w:hAnsi="Times New Roman"/>
        </w:rPr>
        <w:t xml:space="preserve">, we </w:t>
      </w:r>
      <w:r>
        <w:rPr>
          <w:rFonts w:hAnsi="Times New Roman"/>
        </w:rPr>
        <w:t>see</w:t>
      </w:r>
      <w:r w:rsidRPr="00525526">
        <w:rPr>
          <w:rFonts w:hAnsi="Times New Roman"/>
        </w:rPr>
        <w:t xml:space="preserve"> it inherits from MFMailMessage</w:t>
      </w:r>
      <w:r>
        <w:rPr>
          <w:rFonts w:hAnsi="Times New Roman"/>
        </w:rPr>
        <w:t xml:space="preserve">. Judging from its name, </w:t>
      </w:r>
      <w:r w:rsidRPr="00525526">
        <w:rPr>
          <w:rFonts w:hAnsi="Times New Roman"/>
        </w:rPr>
        <w:t xml:space="preserve">MailMessage is </w:t>
      </w:r>
      <w:r>
        <w:rPr>
          <w:rFonts w:hAnsi="Times New Roman"/>
        </w:rPr>
        <w:t xml:space="preserve">certainly </w:t>
      </w:r>
      <w:r w:rsidRPr="00525526">
        <w:rPr>
          <w:rFonts w:hAnsi="Times New Roman"/>
        </w:rPr>
        <w:t xml:space="preserve">more appropriate to represent </w:t>
      </w:r>
      <w:r>
        <w:rPr>
          <w:rFonts w:hAnsi="Times New Roman"/>
        </w:rPr>
        <w:t>an</w:t>
      </w:r>
      <w:r w:rsidRPr="00525526">
        <w:rPr>
          <w:rFonts w:hAnsi="Times New Roman"/>
        </w:rPr>
        <w:t xml:space="preserve"> email than LibraryMessage. Take a look at MFMailMessage.h</w:t>
      </w:r>
      <w:r>
        <w:rPr>
          <w:rFonts w:hAnsi="Times New Roman"/>
        </w:rPr>
        <w:t>:</w:t>
      </w:r>
    </w:p>
    <w:p w14:paraId="0D7CF270" w14:textId="61AF4FEA"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lastRenderedPageBreak/>
        <w:t>@interface MFMailMessage : MFMessage</w:t>
      </w:r>
    </w:p>
    <w:p w14:paraId="0D6D5AA1" w14:textId="2DEF69F7"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w:t>
      </w:r>
    </w:p>
    <w:p w14:paraId="373A95DA" w14:textId="08C38CCA"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 (BOOL)shouldSetSummary;</w:t>
      </w:r>
    </w:p>
    <w:p w14:paraId="5D938AFC" w14:textId="0C5CA62B"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 (void)setSummary:(id)arg1;</w:t>
      </w:r>
    </w:p>
    <w:p w14:paraId="0047C7A2" w14:textId="5160EC74"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 (void)setSubject:(id)arg1 to:(id)arg2 cc:(id)arg3 bcc:(id)arg4 sender:(id)arg5 dateReceived:(double)arg6 dateSent:(double)arg7 messageIDHash:(long long)arg8 conversationIDHash:(long long)arg9 summary:(id)arg10 withOptions:(unsigned int)arg11;</w:t>
      </w:r>
    </w:p>
    <w:p w14:paraId="5CC23C69" w14:textId="78BB300F"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 (id)subject;</w:t>
      </w:r>
    </w:p>
    <w:p w14:paraId="22946895" w14:textId="014721D9" w:rsidR="00E21E1D"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@end</w:t>
      </w:r>
    </w:p>
    <w:p w14:paraId="327CD53A" w14:textId="49377C7C" w:rsidR="00035A20" w:rsidRPr="00B63A5C" w:rsidRDefault="00685EFB" w:rsidP="00606780">
      <w:pPr>
        <w:rPr>
          <w:rFonts w:hAnsi="Times New Roman"/>
        </w:rPr>
      </w:pPr>
      <w:r w:rsidRPr="00B63A5C">
        <w:rPr>
          <w:rFonts w:hAnsi="Times New Roman"/>
        </w:rPr>
        <w:t xml:space="preserve">summary, subject, sender, cc, bcc and some other frequently used phrases in emails come into our eyes. However, </w:t>
      </w:r>
      <w:r>
        <w:rPr>
          <w:rFonts w:hAnsi="Times New Roman"/>
        </w:rPr>
        <w:t xml:space="preserve">except subject, </w:t>
      </w:r>
      <w:r w:rsidRPr="00B63A5C">
        <w:rPr>
          <w:rFonts w:hAnsi="Times New Roman"/>
        </w:rPr>
        <w:t>most of them are only setters, where are the getters? If you still remember how we</w:t>
      </w:r>
      <w:r>
        <w:rPr>
          <w:rFonts w:hAnsi="Times New Roman"/>
        </w:rPr>
        <w:t>’ve</w:t>
      </w:r>
      <w:r w:rsidRPr="00B63A5C">
        <w:rPr>
          <w:rFonts w:hAnsi="Times New Roman"/>
        </w:rPr>
        <w:t xml:space="preserve"> shift</w:t>
      </w:r>
      <w:r>
        <w:rPr>
          <w:rFonts w:hAnsi="Times New Roman"/>
        </w:rPr>
        <w:t>ed</w:t>
      </w:r>
      <w:r w:rsidRPr="00B63A5C">
        <w:rPr>
          <w:rFonts w:hAnsi="Times New Roman"/>
        </w:rPr>
        <w:t xml:space="preserve"> our attention from MFLibraryMessage.h to MFMailMessage.h, you will notice that MFMailMessage inherits from MFMessage. Before inspecting MFMessage</w:t>
      </w:r>
      <w:r>
        <w:rPr>
          <w:rFonts w:hAnsi="Times New Roman"/>
        </w:rPr>
        <w:t>.h</w:t>
      </w:r>
      <w:r w:rsidRPr="00B63A5C">
        <w:rPr>
          <w:rFonts w:hAnsi="Times New Roman"/>
        </w:rPr>
        <w:t xml:space="preserve">, let’s take a look at the return value of [MFMailMessage subject] through LLDB to verify the analysis </w:t>
      </w:r>
      <w:r>
        <w:rPr>
          <w:rFonts w:hAnsi="Times New Roman"/>
        </w:rPr>
        <w:t>by now</w:t>
      </w:r>
      <w:r w:rsidRPr="00B63A5C">
        <w:rPr>
          <w:rFonts w:hAnsi="Times New Roman"/>
        </w:rPr>
        <w:t>.</w:t>
      </w:r>
    </w:p>
    <w:p w14:paraId="7A0CD547" w14:textId="17A56128"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Process 73130 stopped</w:t>
      </w:r>
    </w:p>
    <w:p w14:paraId="595F025F" w14:textId="610FC8F3"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7B7FF3">
        <w:rPr>
          <w:rFonts w:ascii="Monaco" w:hAnsi="Monaco" w:cs="Monaco"/>
          <w:kern w:val="0"/>
          <w:sz w:val="16"/>
          <w:szCs w:val="16"/>
          <w:shd w:val="pct15" w:color="auto" w:fill="FFFFFF"/>
        </w:rPr>
        <w:t>.1</w:t>
      </w:r>
    </w:p>
    <w:p w14:paraId="2CEAE0D6" w14:textId="606B88F3"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frame #0: 0x000efe48 MobileMail`___lldb_unnamed_function993$$MobileMail</w:t>
      </w:r>
    </w:p>
    <w:p w14:paraId="49C041EA" w14:textId="5BC80DDD"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MobileMail`___lldb_unnamed_function993$$MobileMail:</w:t>
      </w:r>
    </w:p>
    <w:p w14:paraId="6FAD957B" w14:textId="429BE629"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-&gt; 0xefe48:  push   {r4, r5, r6, r7, lr}</w:t>
      </w:r>
    </w:p>
    <w:p w14:paraId="714C89F7" w14:textId="3F63B7B7"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0xefe4a:  add    r7, sp, #12</w:t>
      </w:r>
    </w:p>
    <w:p w14:paraId="2055B35B" w14:textId="5DC3CCA2"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0xefe4c:  push.w {r8, r10, r11}</w:t>
      </w:r>
    </w:p>
    <w:p w14:paraId="12CE6FD2" w14:textId="2E81F721" w:rsidR="003D1A2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0xefe50:  sub.w  r4, sp, #24</w:t>
      </w:r>
      <w:r w:rsidRPr="00706ACD">
        <w:rPr>
          <w:rFonts w:ascii="Monaco" w:hAnsi="Monaco" w:cs="Monaco"/>
          <w:kern w:val="0"/>
          <w:sz w:val="16"/>
          <w:szCs w:val="16"/>
          <w:shd w:val="pct15" w:color="auto" w:fill="FFFFFF"/>
        </w:rPr>
        <w:t xml:space="preserve"> </w:t>
      </w:r>
    </w:p>
    <w:p w14:paraId="14A482E4" w14:textId="11708322"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subject]</w:t>
      </w:r>
    </w:p>
    <w:p w14:paraId="063E0FC4" w14:textId="144BEB42" w:rsid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Asian Morning: Told to End Protests, Organizers in Hong Kong Vow to Expand Them</w:t>
      </w:r>
    </w:p>
    <w:p w14:paraId="15EF88C1" w14:textId="5AA4C198" w:rsidR="00907A18" w:rsidRPr="00551071" w:rsidRDefault="00685EFB" w:rsidP="00706ACD">
      <w:bookmarkStart w:id="24" w:name="到此"/>
      <w:bookmarkEnd w:id="24"/>
      <w:r>
        <w:t xml:space="preserve">We can see that the return value of </w:t>
      </w:r>
      <w:r w:rsidRPr="00B847EC">
        <w:t xml:space="preserve">[MFMailMessage </w:t>
      </w:r>
      <w:r>
        <w:t>subject</w:t>
      </w:r>
      <w:r w:rsidRPr="00B847EC">
        <w:t>]</w:t>
      </w:r>
      <w:r>
        <w:t xml:space="preserve"> is exactly the email title. Take a look at </w:t>
      </w:r>
      <w:r w:rsidRPr="00B847EC">
        <w:t>MFMessage</w:t>
      </w:r>
      <w:r>
        <w:t>.h (Attention, MFMessage is a class in MIME.framework).</w:t>
      </w:r>
    </w:p>
    <w:p w14:paraId="215E1095" w14:textId="10B5F4FB"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@interface MFMessage : NSObject &lt;NSCopying&gt;</w:t>
      </w:r>
    </w:p>
    <w:p w14:paraId="30AEEE02" w14:textId="77EB5F6C"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w:t>
      </w:r>
    </w:p>
    <w:p w14:paraId="41EDA050" w14:textId="142CEC45"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(id)headerData;</w:t>
      </w:r>
    </w:p>
    <w:p w14:paraId="542BF1E1" w14:textId="74F62339"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(id)bodyData;</w:t>
      </w:r>
    </w:p>
    <w:p w14:paraId="34EB3641" w14:textId="4E1BBEE0"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(id)summary;</w:t>
      </w:r>
    </w:p>
    <w:p w14:paraId="3E8D3C92" w14:textId="7360146E"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(id)bccIfCached;</w:t>
      </w:r>
    </w:p>
    <w:p w14:paraId="4B598887" w14:textId="43FAD8BC"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(id)bcc;</w:t>
      </w:r>
    </w:p>
    <w:p w14:paraId="44D77491" w14:textId="49C470D3"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(id)ccIfCached;</w:t>
      </w:r>
    </w:p>
    <w:p w14:paraId="189FAA22" w14:textId="18228301"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(id)cc;</w:t>
      </w:r>
    </w:p>
    <w:p w14:paraId="404E8A75" w14:textId="04593ED8"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(id)toIfCached;</w:t>
      </w:r>
    </w:p>
    <w:p w14:paraId="20227582" w14:textId="3BAE5C69"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(id)to;</w:t>
      </w:r>
    </w:p>
    <w:p w14:paraId="6502CF3F" w14:textId="6DD822F5"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(id)firstSender;</w:t>
      </w:r>
    </w:p>
    <w:p w14:paraId="37D5879E" w14:textId="07271D87"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(id)sendersIfCached;</w:t>
      </w:r>
    </w:p>
    <w:p w14:paraId="15C0892D" w14:textId="7A701C26"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(id)senders;</w:t>
      </w:r>
    </w:p>
    <w:p w14:paraId="165B2F7C" w14:textId="01B3BE4E"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lastRenderedPageBreak/>
        <w:t>- (id)dateSent;</w:t>
      </w:r>
    </w:p>
    <w:p w14:paraId="43395B00" w14:textId="5D5C7F85"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(id)subject;</w:t>
      </w:r>
    </w:p>
    <w:p w14:paraId="0A64D643" w14:textId="2DF6D938"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(id)messageData;</w:t>
      </w:r>
    </w:p>
    <w:p w14:paraId="597C71D9" w14:textId="537255DA"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(id)messageBody;</w:t>
      </w:r>
    </w:p>
    <w:p w14:paraId="162883CD" w14:textId="15037722"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(id)headers;</w:t>
      </w:r>
    </w:p>
    <w:p w14:paraId="2B550D84" w14:textId="6F21A49D"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w:t>
      </w:r>
    </w:p>
    <w:p w14:paraId="78F443B6" w14:textId="5322B01A" w:rsidR="00B847EC"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@end</w:t>
      </w:r>
    </w:p>
    <w:p w14:paraId="4DD69740" w14:textId="0A92E387" w:rsidR="00566CE5" w:rsidRDefault="00685EFB" w:rsidP="00551071">
      <w:pPr>
        <w:rPr>
          <w:rFonts w:hAnsi="Times New Roman" w:cs="宋体"/>
        </w:rPr>
      </w:pPr>
      <w:r>
        <w:rPr>
          <w:rFonts w:hAnsi="Times New Roman" w:cs="宋体"/>
        </w:rPr>
        <w:t>to, sender, subject, messageBody, getters for all email information are available now. It’s time to check their values with LLDB.</w:t>
      </w:r>
    </w:p>
    <w:p w14:paraId="3C754F16" w14:textId="73F7C0C3"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Process 73130 stopped</w:t>
      </w:r>
    </w:p>
    <w:p w14:paraId="7B67DADA" w14:textId="5EFA8D9C"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7B7FF3">
        <w:rPr>
          <w:rFonts w:ascii="Monaco" w:hAnsi="Monaco" w:cs="Monaco"/>
          <w:kern w:val="0"/>
          <w:sz w:val="16"/>
          <w:szCs w:val="16"/>
          <w:shd w:val="pct15" w:color="auto" w:fill="FFFFFF"/>
        </w:rPr>
        <w:t>.1</w:t>
      </w:r>
    </w:p>
    <w:p w14:paraId="5A43D18F" w14:textId="17979BB0"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frame #0: 0x000efe48 MobileMail`___lldb_unnamed_function993$$MobileMail</w:t>
      </w:r>
    </w:p>
    <w:p w14:paraId="76CB383B" w14:textId="5E9262ED"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MobileMail`___lldb_unnamed_function993$$MobileMail:</w:t>
      </w:r>
    </w:p>
    <w:p w14:paraId="6D39351A" w14:textId="1E8B3950"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-&gt; 0xefe48:  push   {r4, r5, r6, r7, lr}</w:t>
      </w:r>
    </w:p>
    <w:p w14:paraId="46B72872" w14:textId="6C55A5FF"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0xefe4a:  add    r7, sp, #12</w:t>
      </w:r>
    </w:p>
    <w:p w14:paraId="7B977CF2" w14:textId="7896BA68"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0xefe4c:  push.w {r8, r10, r11}</w:t>
      </w:r>
    </w:p>
    <w:p w14:paraId="7DA14074" w14:textId="2CD33A6C" w:rsidR="003D1A2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0xefe50:  sub.w  r4, sp, #24</w:t>
      </w:r>
      <w:r w:rsidRPr="00706ACD">
        <w:rPr>
          <w:rFonts w:ascii="Monaco" w:hAnsi="Monaco" w:cs="Monaco"/>
          <w:kern w:val="0"/>
          <w:sz w:val="16"/>
          <w:szCs w:val="16"/>
          <w:shd w:val="pct15" w:color="auto" w:fill="FFFFFF"/>
        </w:rPr>
        <w:t xml:space="preserve"> </w:t>
      </w:r>
    </w:p>
    <w:p w14:paraId="2E329BC0" w14:textId="551C7C30" w:rsidR="00706ACD" w:rsidRPr="00706ACD"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 xml:space="preserve"> (lldb)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firstSender]</w:t>
      </w:r>
    </w:p>
    <w:p w14:paraId="668DE718" w14:textId="48FC3B33"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NYTimes.com &lt;nytdirect@nytimes.com&gt;</w:t>
      </w:r>
    </w:p>
    <w:p w14:paraId="6CE77575" w14:textId="1A04EE9D"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sendersIfCached]</w:t>
      </w:r>
    </w:p>
    <w:p w14:paraId="0691FF5F" w14:textId="00068EE4"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&lt;__NSArrayI 0x16850850&gt;(</w:t>
      </w:r>
    </w:p>
    <w:p w14:paraId="29FE8859" w14:textId="3B14E848"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NYTimes.com &lt;nytdirect@nytimes.com&gt;</w:t>
      </w:r>
    </w:p>
    <w:p w14:paraId="24C197F3" w14:textId="5E974BCD"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w:t>
      </w:r>
    </w:p>
    <w:p w14:paraId="31EF020C" w14:textId="77777777" w:rsidR="00706ACD" w:rsidRPr="00706ACD" w:rsidRDefault="00706ACD"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392E45C0" w14:textId="0BF0700E"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senders]</w:t>
      </w:r>
    </w:p>
    <w:p w14:paraId="3F36A3DA" w14:textId="12E6A1A3"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&lt;__NSArrayI 0x16850850&gt;(</w:t>
      </w:r>
    </w:p>
    <w:p w14:paraId="2E38B884" w14:textId="354141E1"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NYTimes.com &lt;nytdirect@nytimes.com&gt;</w:t>
      </w:r>
    </w:p>
    <w:p w14:paraId="510B5D05" w14:textId="5F4E66A3"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w:t>
      </w:r>
    </w:p>
    <w:p w14:paraId="3BFC6414" w14:textId="77777777" w:rsidR="00706ACD" w:rsidRPr="00706ACD" w:rsidRDefault="00706ACD"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5C98363F" w14:textId="186BD4C7"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to]</w:t>
      </w:r>
    </w:p>
    <w:p w14:paraId="5665E6B4" w14:textId="3DECB7B6"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&lt;__NSArrayI 0x16850840&gt;(</w:t>
      </w:r>
    </w:p>
    <w:p w14:paraId="1E505CBD" w14:textId="59A8AB6A"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snakeninny@gmail.com</w:t>
      </w:r>
    </w:p>
    <w:p w14:paraId="0C026DDE" w14:textId="3AEBA250"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w:t>
      </w:r>
    </w:p>
    <w:p w14:paraId="543DA1C2" w14:textId="77777777" w:rsidR="00706ACD" w:rsidRPr="00706ACD" w:rsidRDefault="00706ACD"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5B736D96" w14:textId="786D1345"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dateSent]</w:t>
      </w:r>
    </w:p>
    <w:p w14:paraId="763FF2B9" w14:textId="2B23CEDF"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2014-10-01 21:30:32 +0000</w:t>
      </w:r>
    </w:p>
    <w:p w14:paraId="0E4F9E3E" w14:textId="0AD9E725"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subject]</w:t>
      </w:r>
    </w:p>
    <w:p w14:paraId="1F766DE4" w14:textId="66F5E7E4"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Asian Morning: Told to End Protests, Organizers in Hong Kong Vow to Expand Them</w:t>
      </w:r>
    </w:p>
    <w:p w14:paraId="1D62949A" w14:textId="298B3AF4"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messageBody]</w:t>
      </w:r>
    </w:p>
    <w:p w14:paraId="69EBAA70" w14:textId="4FC6E59E"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 xml:space="preserve">&lt;MFMimeBody: 0x16852fc0&gt; </w:t>
      </w:r>
    </w:p>
    <w:p w14:paraId="10F68A5E" w14:textId="7CE9F588" w:rsidR="00D63614" w:rsidRPr="000D3BAE" w:rsidRDefault="00685EFB" w:rsidP="0030089D">
      <w:pPr>
        <w:rPr>
          <w:rFonts w:hAnsi="Times New Roman"/>
        </w:rPr>
      </w:pPr>
      <w:r w:rsidRPr="000D3BAE">
        <w:rPr>
          <w:rFonts w:hAnsi="Times New Roman"/>
        </w:rPr>
        <w:t xml:space="preserve">Everything is too distinct to explain. firstSender returns a </w:t>
      </w:r>
      <w:r>
        <w:rPr>
          <w:rFonts w:hAnsi="Times New Roman"/>
        </w:rPr>
        <w:t xml:space="preserve">single </w:t>
      </w:r>
      <w:ins w:id="25" w:author="user" w:date="2015-02-13T21:49:00Z">
        <w:r w:rsidRPr="000D3BAE">
          <w:rPr>
            <w:rFonts w:hAnsi="Times New Roman"/>
          </w:rPr>
          <w:t>sender</w:t>
        </w:r>
      </w:ins>
      <w:r>
        <w:rPr>
          <w:rFonts w:hAnsi="Times New Roman"/>
        </w:rPr>
        <w:t>, while</w:t>
      </w:r>
      <w:r w:rsidRPr="000D3BAE">
        <w:rPr>
          <w:rFonts w:hAnsi="Times New Roman"/>
        </w:rPr>
        <w:t xml:space="preserve"> </w:t>
      </w:r>
      <w:r w:rsidRPr="000D3BAE">
        <w:rPr>
          <w:rFonts w:hAnsi="Times New Roman" w:cs="宋体"/>
        </w:rPr>
        <w:t>sendersIfCached and senders both return a</w:t>
      </w:r>
      <w:r>
        <w:rPr>
          <w:rFonts w:hAnsi="Times New Roman" w:cs="宋体"/>
        </w:rPr>
        <w:t>n</w:t>
      </w:r>
      <w:r w:rsidRPr="000D3BAE">
        <w:rPr>
          <w:rFonts w:hAnsi="Times New Roman" w:cs="宋体"/>
        </w:rPr>
        <w:t xml:space="preserve"> NSArray, which means </w:t>
      </w:r>
      <w:r>
        <w:rPr>
          <w:rFonts w:hAnsi="Times New Roman" w:cs="宋体"/>
        </w:rPr>
        <w:t>on iOS, there could</w:t>
      </w:r>
      <w:r w:rsidRPr="000D3BAE">
        <w:rPr>
          <w:rFonts w:hAnsi="Times New Roman" w:cs="宋体"/>
        </w:rPr>
        <w:t xml:space="preserve"> be multiple senders in an email. </w:t>
      </w:r>
      <w:r w:rsidRPr="000D3BAE">
        <w:rPr>
          <w:rFonts w:hAnsi="Times New Roman" w:cs="宋体"/>
        </w:rPr>
        <w:lastRenderedPageBreak/>
        <w:t xml:space="preserve">Although </w:t>
      </w:r>
      <w:r>
        <w:rPr>
          <w:rFonts w:hAnsi="Times New Roman" w:cs="宋体"/>
        </w:rPr>
        <w:t>this situation</w:t>
      </w:r>
      <w:r w:rsidRPr="000D3BAE">
        <w:rPr>
          <w:rFonts w:hAnsi="Times New Roman" w:cs="宋体"/>
        </w:rPr>
        <w:t xml:space="preserve"> is </w:t>
      </w:r>
      <w:r>
        <w:rPr>
          <w:rFonts w:hAnsi="Times New Roman" w:cs="宋体"/>
        </w:rPr>
        <w:t xml:space="preserve">quite </w:t>
      </w:r>
      <w:r w:rsidRPr="000D3BAE">
        <w:rPr>
          <w:rFonts w:hAnsi="Times New Roman" w:cs="宋体"/>
        </w:rPr>
        <w:t>rare</w:t>
      </w:r>
      <w:r>
        <w:rPr>
          <w:rFonts w:hAnsi="Times New Roman" w:cs="宋体"/>
        </w:rPr>
        <w:t xml:space="preserve"> </w:t>
      </w:r>
      <w:r w:rsidRPr="000D3BAE">
        <w:rPr>
          <w:rFonts w:hAnsi="Times New Roman" w:cs="宋体"/>
        </w:rPr>
        <w:t>(at least for me, I have</w:t>
      </w:r>
      <w:r>
        <w:rPr>
          <w:rFonts w:hAnsi="Times New Roman" w:cs="宋体"/>
        </w:rPr>
        <w:t xml:space="preserve"> never</w:t>
      </w:r>
      <w:r w:rsidRPr="000D3BAE">
        <w:rPr>
          <w:rFonts w:hAnsi="Times New Roman" w:cs="宋体"/>
        </w:rPr>
        <w:t xml:space="preserve"> seen multiple</w:t>
      </w:r>
      <w:r>
        <w:rPr>
          <w:rFonts w:hAnsi="Times New Roman" w:cs="宋体"/>
        </w:rPr>
        <w:t xml:space="preserve"> senders</w:t>
      </w:r>
      <w:r w:rsidRPr="000D3BAE">
        <w:rPr>
          <w:rFonts w:hAnsi="Times New Roman" w:cs="宋体"/>
        </w:rPr>
        <w:t xml:space="preserve">), </w:t>
      </w:r>
      <w:r>
        <w:rPr>
          <w:rFonts w:hAnsi="Times New Roman" w:cs="宋体"/>
        </w:rPr>
        <w:t xml:space="preserve">to avoid missing any sender, </w:t>
      </w:r>
      <w:r w:rsidRPr="000D3BAE">
        <w:rPr>
          <w:rFonts w:hAnsi="Times New Roman" w:cs="宋体"/>
        </w:rPr>
        <w:t>I</w:t>
      </w:r>
      <w:r>
        <w:rPr>
          <w:rFonts w:hAnsi="Times New Roman" w:cs="宋体"/>
        </w:rPr>
        <w:t>’ll</w:t>
      </w:r>
      <w:r w:rsidRPr="000D3BAE">
        <w:rPr>
          <w:rFonts w:hAnsi="Times New Roman" w:cs="宋体"/>
        </w:rPr>
        <w:t xml:space="preserve"> still use </w:t>
      </w:r>
      <w:r>
        <w:rPr>
          <w:rFonts w:hAnsi="Times New Roman" w:cs="宋体"/>
        </w:rPr>
        <w:t>“</w:t>
      </w:r>
      <w:r w:rsidRPr="000D3BAE">
        <w:rPr>
          <w:rFonts w:hAnsi="Times New Roman" w:cs="宋体"/>
        </w:rPr>
        <w:t>senders</w:t>
      </w:r>
      <w:r>
        <w:rPr>
          <w:rFonts w:hAnsi="Times New Roman" w:cs="宋体"/>
        </w:rPr>
        <w:t>”</w:t>
      </w:r>
      <w:r w:rsidRPr="000D3BAE">
        <w:rPr>
          <w:rFonts w:hAnsi="Times New Roman" w:cs="宋体"/>
        </w:rPr>
        <w:t xml:space="preserve"> to get all possible senders. The final t</w:t>
      </w:r>
      <w:r>
        <w:rPr>
          <w:rFonts w:hAnsi="Times New Roman" w:cs="宋体"/>
        </w:rPr>
        <w:t>ask is to mark messages as read; d</w:t>
      </w:r>
      <w:r w:rsidRPr="000D3BAE">
        <w:rPr>
          <w:rFonts w:hAnsi="Times New Roman" w:cs="宋体"/>
        </w:rPr>
        <w:t xml:space="preserve">o you still remember </w:t>
      </w:r>
      <w:r w:rsidRPr="000D3BAE">
        <w:rPr>
          <w:rFonts w:hAnsi="Times New Roman"/>
        </w:rPr>
        <w:t xml:space="preserve">[MessageMegaMall markMessagesAsViewed:] </w:t>
      </w:r>
      <w:r>
        <w:rPr>
          <w:rFonts w:hAnsi="Times New Roman"/>
        </w:rPr>
        <w:t xml:space="preserve">in </w:t>
      </w:r>
      <w:r w:rsidRPr="000D3BAE">
        <w:rPr>
          <w:rFonts w:hAnsi="Times New Roman"/>
        </w:rPr>
        <w:t xml:space="preserve">section 8.2.5? Is it the right method for marking messages as read? Let’s set a breakpoint </w:t>
      </w:r>
      <w:r>
        <w:rPr>
          <w:rFonts w:hAnsi="Times New Roman"/>
        </w:rPr>
        <w:t>on</w:t>
      </w:r>
      <w:r w:rsidRPr="000D3BAE">
        <w:rPr>
          <w:rFonts w:hAnsi="Times New Roman"/>
        </w:rPr>
        <w:t xml:space="preserve"> this method and check whether it will be called when we mark </w:t>
      </w:r>
      <w:r>
        <w:rPr>
          <w:rFonts w:hAnsi="Times New Roman"/>
        </w:rPr>
        <w:t>an</w:t>
      </w:r>
      <w:r w:rsidRPr="000D3BAE">
        <w:rPr>
          <w:rFonts w:hAnsi="Times New Roman"/>
        </w:rPr>
        <w:t xml:space="preserve"> email as read.</w:t>
      </w:r>
    </w:p>
    <w:p w14:paraId="5D26FF67" w14:textId="0F6DB999" w:rsidR="00313478" w:rsidRDefault="00685EFB" w:rsidP="0030089D">
      <w:r>
        <w:t>At first, we need to locate [</w:t>
      </w:r>
      <w:r w:rsidRPr="000F2465">
        <w:t>MessageMegaMall</w:t>
      </w:r>
      <w:r>
        <w:t xml:space="preserve"> </w:t>
      </w:r>
      <w:r w:rsidRPr="00FB2B7D">
        <w:t>markMessagesAsViewed:</w:t>
      </w:r>
      <w:r>
        <w:t>] in IDA and check its base address, as shown in figure 8-17.</w:t>
      </w:r>
    </w:p>
    <w:p w14:paraId="3C2108A8" w14:textId="3FEBE51C" w:rsidR="0078509B" w:rsidRDefault="00217DC8" w:rsidP="0078509B">
      <w:pPr>
        <w:keepNext/>
        <w:ind w:firstLineChars="0" w:firstLine="0"/>
        <w:jc w:val="center"/>
      </w:pPr>
      <w:r>
        <w:rPr>
          <w:rFonts w:hint="eastAsia"/>
          <w:noProof/>
        </w:rPr>
        <w:drawing>
          <wp:inline distT="0" distB="0" distL="0" distR="0" wp14:anchorId="2E5E9447" wp14:editId="6D325B77">
            <wp:extent cx="4318635" cy="1159510"/>
            <wp:effectExtent l="0" t="0" r="0" b="8890"/>
            <wp:docPr id="17" name="Picture 17"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635" cy="1159510"/>
                    </a:xfrm>
                    <a:prstGeom prst="rect">
                      <a:avLst/>
                    </a:prstGeom>
                    <a:noFill/>
                    <a:ln>
                      <a:noFill/>
                    </a:ln>
                  </pic:spPr>
                </pic:pic>
              </a:graphicData>
            </a:graphic>
          </wp:inline>
        </w:drawing>
      </w:r>
    </w:p>
    <w:p w14:paraId="5A55E0A2" w14:textId="47D8888A" w:rsidR="00F479C9" w:rsidRDefault="00685EFB" w:rsidP="0078509B">
      <w:pPr>
        <w:pStyle w:val="af6"/>
        <w:ind w:firstLineChars="0" w:firstLine="0"/>
        <w:jc w:val="center"/>
      </w:pPr>
      <w:r>
        <w:t xml:space="preserve">Figure 8- </w:t>
      </w:r>
      <w:r w:rsidR="0078509B">
        <w:fldChar w:fldCharType="begin"/>
      </w:r>
      <w:r w:rsidR="0078509B">
        <w:instrText xml:space="preserve"> SEQ </w:instrText>
      </w:r>
      <w:r w:rsidR="0078509B">
        <w:instrText>图</w:instrText>
      </w:r>
      <w:r w:rsidR="0078509B">
        <w:instrText xml:space="preserve">8- \* ARABIC </w:instrText>
      </w:r>
      <w:r w:rsidR="0078509B">
        <w:fldChar w:fldCharType="separate"/>
      </w:r>
      <w:r>
        <w:rPr>
          <w:noProof/>
        </w:rPr>
        <w:t>17</w:t>
      </w:r>
      <w:r w:rsidR="0078509B">
        <w:fldChar w:fldCharType="end"/>
      </w:r>
      <w:r>
        <w:t xml:space="preserve"> [</w:t>
      </w:r>
      <w:r w:rsidRPr="000F2465">
        <w:t>MessageMegaMall</w:t>
      </w:r>
      <w:r>
        <w:t xml:space="preserve"> </w:t>
      </w:r>
      <w:r w:rsidRPr="00FB2B7D">
        <w:t>markMessagesAsViewed:</w:t>
      </w:r>
      <w:r>
        <w:t>]</w:t>
      </w:r>
    </w:p>
    <w:p w14:paraId="2B978B42" w14:textId="2CE655DF" w:rsidR="00BA7CAA" w:rsidRDefault="00685EFB" w:rsidP="0030089D">
      <w:r>
        <w:t>Its base address is 0x13b648. Since the ASLR offset of MobileMail is 0xb2000, we can set a breakpoint like this:</w:t>
      </w:r>
    </w:p>
    <w:p w14:paraId="6FC625BC" w14:textId="5C8E295C"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(lldb) br s -a '</w:t>
      </w:r>
      <w:r>
        <w:rPr>
          <w:rFonts w:ascii="Monaco" w:hAnsi="Monaco" w:cs="Monaco"/>
          <w:kern w:val="0"/>
          <w:sz w:val="16"/>
          <w:szCs w:val="16"/>
          <w:shd w:val="pct15" w:color="auto" w:fill="FFFFFF"/>
        </w:rPr>
        <w:t>0x000b2000</w:t>
      </w:r>
      <w:r w:rsidRPr="002A476C">
        <w:rPr>
          <w:rFonts w:ascii="Monaco" w:hAnsi="Monaco" w:cs="Monaco"/>
          <w:kern w:val="0"/>
          <w:sz w:val="16"/>
          <w:szCs w:val="16"/>
          <w:shd w:val="pct15" w:color="auto" w:fill="FFFFFF"/>
        </w:rPr>
        <w:t>+0x0013B648'</w:t>
      </w:r>
    </w:p>
    <w:p w14:paraId="1FA2976F" w14:textId="2C60CEC2" w:rsidR="00855DAF" w:rsidRPr="00855DAF" w:rsidRDefault="00685EFB" w:rsidP="00855D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855DAF">
        <w:rPr>
          <w:rFonts w:ascii="Monaco" w:hAnsi="Monaco" w:cs="Monaco"/>
          <w:kern w:val="0"/>
          <w:sz w:val="16"/>
          <w:szCs w:val="16"/>
          <w:shd w:val="pct15" w:color="auto" w:fill="FFFFFF"/>
        </w:rPr>
        <w:t>Breakpoint 4: where = MobileMail`___lldb_unnamed_function7357$$MobileMail, address = 0x001</w:t>
      </w:r>
      <w:r>
        <w:rPr>
          <w:rFonts w:ascii="Monaco" w:hAnsi="Monaco" w:cs="Monaco"/>
          <w:kern w:val="0"/>
          <w:sz w:val="16"/>
          <w:szCs w:val="16"/>
          <w:shd w:val="pct15" w:color="auto" w:fill="FFFFFF"/>
        </w:rPr>
        <w:t>ed</w:t>
      </w:r>
      <w:r w:rsidRPr="00855DAF">
        <w:rPr>
          <w:rFonts w:ascii="Monaco" w:hAnsi="Monaco" w:cs="Monaco"/>
          <w:kern w:val="0"/>
          <w:sz w:val="16"/>
          <w:szCs w:val="16"/>
          <w:shd w:val="pct15" w:color="auto" w:fill="FFFFFF"/>
        </w:rPr>
        <w:t>648</w:t>
      </w:r>
    </w:p>
    <w:p w14:paraId="3B9833CC" w14:textId="335C9BA5"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Process 103910 stopped</w:t>
      </w:r>
    </w:p>
    <w:p w14:paraId="5907F4F8" w14:textId="06FA1A66"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thread #1: tid = 0x195e6, 0x001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648 MobileMail`___lldb_unnamed_function7357$$MobileMail, queue = 'com.apple.main-thread, stop reason = breakpoint 4.1</w:t>
      </w:r>
    </w:p>
    <w:p w14:paraId="214DC276" w14:textId="1FA63BB4"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frame #0: 0x001df648 MobileMail`___lldb_unnamed_function7357$$MobileMail</w:t>
      </w:r>
    </w:p>
    <w:p w14:paraId="3F29DFB7" w14:textId="76D3870E"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MobileMail`___lldb_unnamed_function7357$$MobileMail:</w:t>
      </w:r>
    </w:p>
    <w:p w14:paraId="447847D2" w14:textId="1058677A"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-&gt; 0x1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648:  push   {r4, r5, r6, r7, lr}</w:t>
      </w:r>
    </w:p>
    <w:p w14:paraId="5568230C" w14:textId="17628C4E"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0x1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64a:  add    r7, sp, #12</w:t>
      </w:r>
    </w:p>
    <w:p w14:paraId="17156272" w14:textId="5A2E5BEB"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0x1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64c:  str    r8, [sp, #-4]!</w:t>
      </w:r>
    </w:p>
    <w:p w14:paraId="2A6E7626" w14:textId="3F0C0546"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0x1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650:  mov    r8, r0</w:t>
      </w:r>
    </w:p>
    <w:p w14:paraId="6AB75543" w14:textId="0523CAAA"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(lldb) po $r2</w:t>
      </w:r>
    </w:p>
    <w:p w14:paraId="164ED3CB" w14:textId="4D84A67A"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w:t>
      </w:r>
    </w:p>
    <w:p w14:paraId="691FCE29" w14:textId="45F36553"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&lt;MFLibraryMessage 0x157b70b0: library id 906, remote id 13142, 2014-12-17 22:34:30 +0000, 'Asian Morning: Obama Announces U.S. and Cuba Will Resume Relations'&gt;</w:t>
      </w:r>
    </w:p>
    <w:p w14:paraId="0434FCAD" w14:textId="2A5FD0EA"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w:t>
      </w:r>
    </w:p>
    <w:p w14:paraId="7FCE1D09" w14:textId="4A666524" w:rsidR="00855DAF" w:rsidRPr="00855DAF" w:rsidRDefault="00685EFB" w:rsidP="00855D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855DAF">
        <w:rPr>
          <w:rFonts w:ascii="Monaco" w:hAnsi="Monaco" w:cs="Monaco"/>
          <w:kern w:val="0"/>
          <w:sz w:val="16"/>
          <w:szCs w:val="16"/>
          <w:shd w:val="pct15" w:color="auto" w:fill="FFFFFF"/>
        </w:rPr>
        <w:t>(lldb) po [$r2 class]</w:t>
      </w:r>
    </w:p>
    <w:p w14:paraId="213CD835" w14:textId="051A4F1D" w:rsidR="002A476C" w:rsidRPr="00855DAF" w:rsidRDefault="00685EFB" w:rsidP="00855D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855DAF">
        <w:rPr>
          <w:rFonts w:ascii="Monaco" w:hAnsi="Monaco" w:cs="Monaco"/>
          <w:kern w:val="0"/>
          <w:sz w:val="16"/>
          <w:szCs w:val="16"/>
          <w:shd w:val="pct15" w:color="auto" w:fill="FFFFFF"/>
        </w:rPr>
        <w:t>__NSSetI</w:t>
      </w:r>
    </w:p>
    <w:p w14:paraId="363F3F7F" w14:textId="11478200" w:rsidR="00A25662" w:rsidRPr="00736B88" w:rsidRDefault="00685EFB" w:rsidP="0030089D">
      <w:pPr>
        <w:rPr>
          <w:rFonts w:hAnsi="Times New Roman"/>
        </w:rPr>
      </w:pPr>
      <w:r w:rsidRPr="00736B88">
        <w:rPr>
          <w:rFonts w:hAnsi="Times New Roman"/>
        </w:rPr>
        <w:t xml:space="preserve">The output of LLDB validates our assumption. [MessageMegaMall markMessagesAsViewed:] is the right method for marking messages as read and its argument is an NSSet of MFLibraryMessage objects. Till now, we have successfully added the whitelist button, captured the refresh completion event, got all emails and their senders, as well marked them as read. </w:t>
      </w:r>
      <w:r>
        <w:rPr>
          <w:rFonts w:hAnsi="Times New Roman"/>
        </w:rPr>
        <w:t>Tweak</w:t>
      </w:r>
      <w:r w:rsidRPr="00736B88">
        <w:rPr>
          <w:rFonts w:hAnsi="Times New Roman"/>
        </w:rPr>
        <w:t xml:space="preserve"> prototy</w:t>
      </w:r>
      <w:r>
        <w:rPr>
          <w:rFonts w:hAnsi="Times New Roman"/>
        </w:rPr>
        <w:t>ping comes to an end;</w:t>
      </w:r>
      <w:r w:rsidRPr="00736B88">
        <w:rPr>
          <w:rFonts w:hAnsi="Times New Roman"/>
        </w:rPr>
        <w:t xml:space="preserve"> let’s </w:t>
      </w:r>
      <w:r>
        <w:rPr>
          <w:rFonts w:hAnsi="Times New Roman"/>
        </w:rPr>
        <w:t>comb</w:t>
      </w:r>
      <w:r w:rsidRPr="00736B88">
        <w:rPr>
          <w:rFonts w:hAnsi="Times New Roman"/>
        </w:rPr>
        <w:t xml:space="preserve"> our </w:t>
      </w:r>
      <w:r>
        <w:rPr>
          <w:rFonts w:hAnsi="Times New Roman"/>
        </w:rPr>
        <w:lastRenderedPageBreak/>
        <w:t>thoughts</w:t>
      </w:r>
      <w:r w:rsidRPr="00736B88">
        <w:rPr>
          <w:rFonts w:hAnsi="Times New Roman"/>
        </w:rPr>
        <w:t xml:space="preserve"> before writing </w:t>
      </w:r>
      <w:r>
        <w:rPr>
          <w:rFonts w:hAnsi="Times New Roman"/>
        </w:rPr>
        <w:t>code</w:t>
      </w:r>
      <w:r w:rsidRPr="00736B88">
        <w:rPr>
          <w:rFonts w:hAnsi="Times New Roman"/>
        </w:rPr>
        <w:t>.</w:t>
      </w:r>
    </w:p>
    <w:p w14:paraId="3373C799" w14:textId="024BBE18" w:rsidR="00B33F03" w:rsidRPr="00B33F03" w:rsidRDefault="00685EFB" w:rsidP="00C3667F">
      <w:pPr>
        <w:pStyle w:val="2"/>
        <w:rPr>
          <w:lang w:eastAsia="zh-CN"/>
        </w:rPr>
      </w:pPr>
      <w:r>
        <w:t xml:space="preserve">8.3 </w:t>
      </w:r>
      <w:r>
        <w:rPr>
          <w:lang w:eastAsia="zh-CN"/>
        </w:rPr>
        <w:t>Result interpretation</w:t>
      </w:r>
    </w:p>
    <w:p w14:paraId="7BBD17F6" w14:textId="250690DA" w:rsidR="00925F85" w:rsidRPr="00BF6F09" w:rsidRDefault="00685EFB" w:rsidP="0030225D">
      <w:pPr>
        <w:rPr>
          <w:rFonts w:hAnsi="Times New Roman"/>
        </w:rPr>
      </w:pPr>
      <w:r w:rsidRPr="00BF6F09">
        <w:rPr>
          <w:rFonts w:hAnsi="Times New Roman"/>
        </w:rPr>
        <w:t xml:space="preserve">The </w:t>
      </w:r>
      <w:r>
        <w:rPr>
          <w:rFonts w:hAnsi="Times New Roman"/>
        </w:rPr>
        <w:t>practice in</w:t>
      </w:r>
      <w:r w:rsidRPr="00BF6F09">
        <w:rPr>
          <w:rFonts w:hAnsi="Times New Roman"/>
        </w:rPr>
        <w:t xml:space="preserve"> this chapter is </w:t>
      </w:r>
      <w:r>
        <w:rPr>
          <w:rFonts w:hAnsi="Times New Roman"/>
        </w:rPr>
        <w:t xml:space="preserve">highly modularized; every part in Mail has a </w:t>
      </w:r>
      <w:r w:rsidRPr="00BF6F09">
        <w:rPr>
          <w:rFonts w:hAnsi="Times New Roman"/>
        </w:rPr>
        <w:t xml:space="preserve">clear </w:t>
      </w:r>
      <w:r>
        <w:rPr>
          <w:rFonts w:hAnsi="Times New Roman"/>
        </w:rPr>
        <w:t>division of work, which speeds up our tweak prototyping.</w:t>
      </w:r>
    </w:p>
    <w:p w14:paraId="204D4157" w14:textId="3F379048" w:rsidR="009E61D3" w:rsidRPr="00F65741" w:rsidRDefault="00685EFB" w:rsidP="00F65741">
      <w:pPr>
        <w:pStyle w:val="4"/>
        <w:numPr>
          <w:ilvl w:val="0"/>
          <w:numId w:val="30"/>
        </w:numPr>
        <w:rPr>
          <w:kern w:val="0"/>
          <w:lang w:val="en-US" w:eastAsia="zh-CN"/>
        </w:rPr>
      </w:pPr>
      <w:r w:rsidRPr="00F65741">
        <w:rPr>
          <w:kern w:val="0"/>
          <w:lang w:val="en-US" w:eastAsia="zh-CN"/>
        </w:rPr>
        <w:t>Find the place and method for adding whitelist button</w:t>
      </w:r>
    </w:p>
    <w:p w14:paraId="4ED05B94" w14:textId="0586F9AB" w:rsidR="00DA24AB" w:rsidRPr="002E5D80" w:rsidRDefault="00685EFB" w:rsidP="00BD3CA3">
      <w:pPr>
        <w:rPr>
          <w:rFonts w:hAnsi="Times New Roman"/>
        </w:rPr>
      </w:pPr>
      <w:r w:rsidRPr="002E5D80">
        <w:rPr>
          <w:rFonts w:hAnsi="Times New Roman"/>
        </w:rPr>
        <w:t>Sticking to the pursuit of both understandability and harmony, we have tried several solutions and finally decided to put the whitelist button at the top left corner of “Mailboxes” view. We are all familiar with the pattern to get MailboxPickerController with Cycript, so there is no difficulty for us to add a button on its navigation bar.</w:t>
      </w:r>
    </w:p>
    <w:p w14:paraId="2A5626B7" w14:textId="37CD5C7D" w:rsidR="00734B46" w:rsidRDefault="00685EFB" w:rsidP="00345190">
      <w:pPr>
        <w:pStyle w:val="4"/>
        <w:numPr>
          <w:ilvl w:val="0"/>
          <w:numId w:val="30"/>
        </w:numPr>
        <w:rPr>
          <w:kern w:val="0"/>
          <w:lang w:val="en-US" w:eastAsia="zh-CN"/>
        </w:rPr>
      </w:pPr>
      <w:r w:rsidRPr="00345190">
        <w:rPr>
          <w:kern w:val="0"/>
          <w:lang w:val="en-US" w:eastAsia="zh-CN"/>
        </w:rPr>
        <w:t xml:space="preserve">Find the </w:t>
      </w:r>
      <w:r>
        <w:rPr>
          <w:kern w:val="0"/>
          <w:lang w:val="en-US" w:eastAsia="zh-CN"/>
        </w:rPr>
        <w:t>refresh completion callback</w:t>
      </w:r>
      <w:r w:rsidRPr="00345190">
        <w:rPr>
          <w:kern w:val="0"/>
          <w:lang w:val="en-US" w:eastAsia="zh-CN"/>
        </w:rPr>
        <w:t xml:space="preserve"> method</w:t>
      </w:r>
      <w:r>
        <w:rPr>
          <w:kern w:val="0"/>
          <w:lang w:val="en-US" w:eastAsia="zh-CN"/>
        </w:rPr>
        <w:t>s in protocol</w:t>
      </w:r>
    </w:p>
    <w:p w14:paraId="46180E2D" w14:textId="7BB68A2A" w:rsidR="00024199" w:rsidRPr="0026501F" w:rsidRDefault="00685EFB" w:rsidP="0030225D">
      <w:pPr>
        <w:rPr>
          <w:rFonts w:hAnsi="Times New Roman"/>
        </w:rPr>
      </w:pPr>
      <w:r w:rsidRPr="0026501F">
        <w:rPr>
          <w:rFonts w:hAnsi="Times New Roman"/>
        </w:rPr>
        <w:t>Again in this chapter, we’ve used the protocols in MailboxContentViewController.h as clues, walked through all corresponding headers and guessed the keywords, then finally found the refresh completion callback method</w:t>
      </w:r>
      <w:r>
        <w:rPr>
          <w:rFonts w:hAnsi="Times New Roman"/>
        </w:rPr>
        <w:t>s, just like what we’ve done in “</w:t>
      </w:r>
      <w:r>
        <w:rPr>
          <w:lang w:eastAsia="zh-TW"/>
        </w:rPr>
        <w:t>f</w:t>
      </w:r>
      <w:r w:rsidRPr="005218F8">
        <w:rPr>
          <w:lang w:eastAsia="zh-TW"/>
        </w:rPr>
        <w:t>ind a method to monitor note text change</w:t>
      </w:r>
      <w:r>
        <w:rPr>
          <w:lang w:eastAsia="zh-TW"/>
        </w:rPr>
        <w:t>s</w:t>
      </w:r>
      <w:r w:rsidRPr="005218F8">
        <w:rPr>
          <w:lang w:eastAsia="zh-TW"/>
        </w:rPr>
        <w:t xml:space="preserve"> in real time</w:t>
      </w:r>
      <w:r>
        <w:rPr>
          <w:rFonts w:hAnsi="Times New Roman"/>
        </w:rPr>
        <w:t>”, chapter 7</w:t>
      </w:r>
      <w:r w:rsidRPr="0026501F">
        <w:rPr>
          <w:rFonts w:hAnsi="Times New Roman"/>
        </w:rPr>
        <w:t>. After testing, megaMallMessageCountChanged:</w:t>
      </w:r>
      <w:r>
        <w:rPr>
          <w:rFonts w:hAnsi="Times New Roman"/>
        </w:rPr>
        <w:t xml:space="preserve"> is</w:t>
      </w:r>
      <w:r w:rsidRPr="0026501F">
        <w:rPr>
          <w:rFonts w:hAnsi="Times New Roman"/>
        </w:rPr>
        <w:t xml:space="preserve"> called when </w:t>
      </w:r>
      <w:r>
        <w:rPr>
          <w:rFonts w:hAnsi="Times New Roman"/>
        </w:rPr>
        <w:t>email</w:t>
      </w:r>
      <w:r w:rsidRPr="0026501F">
        <w:rPr>
          <w:rFonts w:hAnsi="Times New Roman"/>
        </w:rPr>
        <w:t xml:space="preserve"> count changes</w:t>
      </w:r>
      <w:r>
        <w:rPr>
          <w:rFonts w:hAnsi="Times New Roman"/>
        </w:rPr>
        <w:t>, thus meet our requirements.</w:t>
      </w:r>
    </w:p>
    <w:p w14:paraId="23E4AA11" w14:textId="2982D013" w:rsidR="00D723EA" w:rsidRPr="000A4002" w:rsidRDefault="00685EFB" w:rsidP="000A4002">
      <w:pPr>
        <w:pStyle w:val="4"/>
        <w:numPr>
          <w:ilvl w:val="0"/>
          <w:numId w:val="30"/>
        </w:numPr>
        <w:rPr>
          <w:kern w:val="0"/>
          <w:lang w:val="en-US" w:eastAsia="zh-CN"/>
        </w:rPr>
      </w:pPr>
      <w:r w:rsidRPr="000A4002">
        <w:rPr>
          <w:kern w:val="0"/>
          <w:lang w:val="en-US" w:eastAsia="zh-CN"/>
        </w:rPr>
        <w:t>Get all emails from MessageMegaMall.</w:t>
      </w:r>
    </w:p>
    <w:p w14:paraId="165D203A" w14:textId="7C72AE24" w:rsidR="00D723EA" w:rsidRPr="00BC2D21" w:rsidRDefault="00685EFB" w:rsidP="0030225D">
      <w:pPr>
        <w:rPr>
          <w:rFonts w:hAnsi="Times New Roman"/>
        </w:rPr>
      </w:pPr>
      <w:r w:rsidRPr="00BC2D21">
        <w:rPr>
          <w:rFonts w:hAnsi="Times New Roman"/>
        </w:rPr>
        <w:t>According to the experience that “</w:t>
      </w:r>
      <w:r w:rsidRPr="00BC2D21">
        <w:rPr>
          <w:rFonts w:hAnsi="Times New Roman" w:cs="宋体"/>
          <w:lang w:val="zh-TW" w:eastAsia="zh-TW"/>
        </w:rPr>
        <w:t>The reason a protocol method gets called is generally that the corresponding event mentioned in the method name happened. And the thing that triggers the event is usually the method’s arguments</w:t>
      </w:r>
      <w:r w:rsidRPr="00BC2D21">
        <w:rPr>
          <w:rFonts w:hAnsi="Times New Roman" w:cs="宋体"/>
          <w:lang w:val="zh-TW"/>
        </w:rPr>
        <w:t>”</w:t>
      </w:r>
      <w:r w:rsidRPr="00BC2D21">
        <w:rPr>
          <w:rFonts w:hAnsi="Times New Roman"/>
        </w:rPr>
        <w:t xml:space="preserve">, we’ve found </w:t>
      </w:r>
      <w:r>
        <w:rPr>
          <w:rFonts w:hAnsi="Times New Roman"/>
        </w:rPr>
        <w:t xml:space="preserve">class </w:t>
      </w:r>
      <w:r w:rsidRPr="00BC2D21">
        <w:rPr>
          <w:rFonts w:hAnsi="Times New Roman"/>
        </w:rPr>
        <w:t xml:space="preserve">MessageMegaMall from the </w:t>
      </w:r>
      <w:r>
        <w:rPr>
          <w:rFonts w:hAnsi="Times New Roman"/>
        </w:rPr>
        <w:t>argument</w:t>
      </w:r>
      <w:r w:rsidRPr="00BC2D21">
        <w:rPr>
          <w:rFonts w:hAnsi="Times New Roman"/>
        </w:rPr>
        <w:t xml:space="preserve"> of megaMallMessageCountChanged:. The name, MegaMall, is</w:t>
      </w:r>
      <w:r>
        <w:rPr>
          <w:rFonts w:hAnsi="Times New Roman"/>
        </w:rPr>
        <w:t xml:space="preserve"> very</w:t>
      </w:r>
      <w:r w:rsidRPr="00BC2D21">
        <w:rPr>
          <w:rFonts w:hAnsi="Times New Roman"/>
        </w:rPr>
        <w:t xml:space="preserve"> obscure. </w:t>
      </w:r>
      <w:r>
        <w:rPr>
          <w:rFonts w:hAnsi="Times New Roman"/>
        </w:rPr>
        <w:t>With wild guesses and programmatic checks,</w:t>
      </w:r>
      <w:r w:rsidRPr="00BC2D21">
        <w:rPr>
          <w:rFonts w:hAnsi="Times New Roman"/>
        </w:rPr>
        <w:t xml:space="preserve"> </w:t>
      </w:r>
      <w:r>
        <w:rPr>
          <w:rFonts w:hAnsi="Times New Roman"/>
        </w:rPr>
        <w:t>we’ve</w:t>
      </w:r>
      <w:r w:rsidRPr="00BC2D21">
        <w:rPr>
          <w:rFonts w:hAnsi="Times New Roman"/>
        </w:rPr>
        <w:t xml:space="preserve"> </w:t>
      </w:r>
      <w:r>
        <w:rPr>
          <w:rFonts w:hAnsi="Times New Roman"/>
        </w:rPr>
        <w:t xml:space="preserve">discovered </w:t>
      </w:r>
      <w:r w:rsidRPr="00BC2D21">
        <w:rPr>
          <w:rFonts w:hAnsi="Times New Roman"/>
        </w:rPr>
        <w:t xml:space="preserve">that it is the model for </w:t>
      </w:r>
      <w:r>
        <w:rPr>
          <w:rFonts w:hAnsi="Times New Roman"/>
        </w:rPr>
        <w:t>email managements</w:t>
      </w:r>
      <w:r w:rsidRPr="00BC2D21">
        <w:rPr>
          <w:rFonts w:hAnsi="Times New Roman"/>
        </w:rPr>
        <w:t>. By calling [MessageMegaMall copyAllMessages], we can get all emails.</w:t>
      </w:r>
    </w:p>
    <w:p w14:paraId="0DAA0094" w14:textId="4F679C76" w:rsidR="005E4D97" w:rsidRPr="00ED6A44" w:rsidRDefault="00685EFB" w:rsidP="00ED6A44">
      <w:pPr>
        <w:pStyle w:val="4"/>
        <w:numPr>
          <w:ilvl w:val="0"/>
          <w:numId w:val="30"/>
        </w:numPr>
        <w:rPr>
          <w:kern w:val="0"/>
          <w:lang w:val="en-US" w:eastAsia="zh-CN"/>
        </w:rPr>
      </w:pPr>
      <w:ins w:id="26" w:author="user" w:date="2015-02-13T21:50:00Z">
        <w:r w:rsidRPr="00ED6A44">
          <w:rPr>
            <w:kern w:val="0"/>
            <w:lang w:val="en-US" w:eastAsia="zh-CN"/>
          </w:rPr>
          <w:lastRenderedPageBreak/>
          <w:t xml:space="preserve">Get </w:t>
        </w:r>
      </w:ins>
      <w:r>
        <w:rPr>
          <w:kern w:val="0"/>
          <w:lang w:val="en-US" w:eastAsia="zh-CN"/>
        </w:rPr>
        <w:t xml:space="preserve">the </w:t>
      </w:r>
      <w:ins w:id="27" w:author="user" w:date="2015-02-13T21:50:00Z">
        <w:r w:rsidRPr="00ED6A44">
          <w:rPr>
            <w:kern w:val="0"/>
            <w:lang w:val="en-US" w:eastAsia="zh-CN"/>
          </w:rPr>
          <w:t>sender’s address from MFLibraryMessage</w:t>
        </w:r>
      </w:ins>
    </w:p>
    <w:p w14:paraId="4DE4E763" w14:textId="4AAD2D44" w:rsidR="002A1828" w:rsidRPr="00C712FB" w:rsidRDefault="00685EFB" w:rsidP="000342CB">
      <w:pPr>
        <w:rPr>
          <w:rFonts w:hAnsi="Times New Roman"/>
        </w:rPr>
      </w:pPr>
      <w:r w:rsidRPr="00C712FB">
        <w:rPr>
          <w:rFonts w:hAnsi="Times New Roman"/>
        </w:rPr>
        <w:t xml:space="preserve"> [MessageMegaMall copyAllMessages] returns an array of MFLibraryMessage objects. By inspecting MFLibraryMessage.h and related headers, as well testing some suspicious properties and methods, we can easily get the sender’s addresses from </w:t>
      </w:r>
      <w:r>
        <w:rPr>
          <w:rFonts w:hAnsi="Times New Roman"/>
        </w:rPr>
        <w:t>this class</w:t>
      </w:r>
      <w:r w:rsidRPr="00C712FB">
        <w:rPr>
          <w:rFonts w:hAnsi="Times New Roman"/>
        </w:rPr>
        <w:t>.</w:t>
      </w:r>
    </w:p>
    <w:p w14:paraId="618D8E97" w14:textId="7BE3C412" w:rsidR="0077724B" w:rsidRPr="004031D6" w:rsidRDefault="00685EFB" w:rsidP="004031D6">
      <w:pPr>
        <w:pStyle w:val="4"/>
        <w:numPr>
          <w:ilvl w:val="0"/>
          <w:numId w:val="30"/>
        </w:numPr>
        <w:rPr>
          <w:kern w:val="0"/>
          <w:lang w:val="en-US" w:eastAsia="zh-CN"/>
        </w:rPr>
      </w:pPr>
      <w:r w:rsidRPr="004031D6">
        <w:rPr>
          <w:kern w:val="0"/>
          <w:lang w:val="en-US" w:eastAsia="zh-CN"/>
        </w:rPr>
        <w:t>Mark emails as read with MessageMegaMall</w:t>
      </w:r>
    </w:p>
    <w:p w14:paraId="0EA41797" w14:textId="7B423852" w:rsidR="00FB424B" w:rsidRDefault="00685EFB" w:rsidP="0030225D">
      <w:r>
        <w:t xml:space="preserve">When we were studying MessageMegaMall.h, we have noticed the uncertain target method, </w:t>
      </w:r>
      <w:r w:rsidRPr="001201C0">
        <w:t>markMessagesAsViewed</w:t>
      </w:r>
      <w:r>
        <w:t>:. We could even say for sure it was what we were looking for without any test. Of course, the result from LLDB proved our conclusion directly.</w:t>
      </w:r>
    </w:p>
    <w:p w14:paraId="4829C270" w14:textId="7154BEF0" w:rsidR="005E4D97" w:rsidRDefault="00685EFB" w:rsidP="00E76D55">
      <w:pPr>
        <w:ind w:firstLineChars="0" w:firstLine="0"/>
      </w:pPr>
      <w:r>
        <w:t>Notice</w:t>
      </w:r>
      <w:ins w:id="28" w:author="user" w:date="2015-02-13T21:55:00Z">
        <w:r>
          <w:t>:</w:t>
        </w:r>
      </w:ins>
      <w:r>
        <w:t xml:space="preserve"> </w:t>
      </w:r>
      <w:ins w:id="29" w:author="user" w:date="2015-02-13T21:55:00Z">
        <w:r>
          <w:t xml:space="preserve">In order to simplify the </w:t>
        </w:r>
      </w:ins>
      <w:r>
        <w:t>tweak</w:t>
      </w:r>
      <w:ins w:id="30" w:author="user" w:date="2015-02-13T21:55:00Z">
        <w:r>
          <w:t xml:space="preserve">, </w:t>
        </w:r>
      </w:ins>
      <w:r>
        <w:t xml:space="preserve">the whitelist in section 8.4 consists of only one single email address, </w:t>
      </w:r>
      <w:ins w:id="31" w:author="user" w:date="2015-02-13T21:57:00Z">
        <w:r>
          <w:t xml:space="preserve">and </w:t>
        </w:r>
      </w:ins>
      <w:r>
        <w:t>it</w:t>
      </w:r>
      <w:r>
        <w:t>’</w:t>
      </w:r>
      <w:r>
        <w:t xml:space="preserve">s </w:t>
      </w:r>
      <w:ins w:id="32" w:author="user" w:date="2015-02-13T21:57:00Z">
        <w:r>
          <w:t>present</w:t>
        </w:r>
      </w:ins>
      <w:r>
        <w:t>ed</w:t>
      </w:r>
      <w:ins w:id="33" w:author="user" w:date="2015-02-13T21:57:00Z">
        <w:r>
          <w:t xml:space="preserve"> </w:t>
        </w:r>
      </w:ins>
      <w:r>
        <w:t>as</w:t>
      </w:r>
      <w:ins w:id="34" w:author="user" w:date="2015-02-13T21:57:00Z">
        <w:r>
          <w:t xml:space="preserve"> </w:t>
        </w:r>
      </w:ins>
      <w:r>
        <w:t>a</w:t>
      </w:r>
      <w:ins w:id="35" w:author="user" w:date="2015-02-13T21:57:00Z">
        <w:r>
          <w:t xml:space="preserve"> UIAlertView.</w:t>
        </w:r>
      </w:ins>
      <w:ins w:id="36" w:author="user" w:date="2015-02-13T21:55:00Z">
        <w:r>
          <w:t xml:space="preserve"> </w:t>
        </w:r>
      </w:ins>
      <w:r>
        <w:t>As an exercise, it</w:t>
      </w:r>
      <w:r>
        <w:t>’</w:t>
      </w:r>
      <w:r>
        <w:t>s your turn to</w:t>
      </w:r>
      <w:ins w:id="37" w:author="user" w:date="2015-02-13T21:57:00Z">
        <w:r>
          <w:t xml:space="preserve"> extend it with more addresses and use a UITableView to present it</w:t>
        </w:r>
      </w:ins>
      <w:r>
        <w:t xml:space="preserve">, </w:t>
      </w:r>
      <w:ins w:id="38" w:author="user" w:date="2015-02-13T21:58:00Z">
        <w:r>
          <w:t xml:space="preserve">make this </w:t>
        </w:r>
      </w:ins>
      <w:r>
        <w:t>tweak</w:t>
      </w:r>
      <w:ins w:id="39" w:author="user" w:date="2015-02-13T21:58:00Z">
        <w:r>
          <w:t xml:space="preserve"> more </w:t>
        </w:r>
      </w:ins>
      <w:r>
        <w:t>useful</w:t>
      </w:r>
      <w:ins w:id="40" w:author="user" w:date="2015-02-13T21:58:00Z">
        <w:r>
          <w:t>.</w:t>
        </w:r>
      </w:ins>
    </w:p>
    <w:p w14:paraId="05152094" w14:textId="0DDC3808" w:rsidR="002E5E07" w:rsidRPr="002E5E07" w:rsidRDefault="00685EFB" w:rsidP="00B26CCA">
      <w:pPr>
        <w:pStyle w:val="2"/>
        <w:rPr>
          <w:lang w:eastAsia="zh-CN"/>
        </w:rPr>
      </w:pPr>
      <w:r>
        <w:rPr>
          <w:lang w:eastAsia="zh-CN"/>
        </w:rPr>
        <w:t>8.4 Tweak writing</w:t>
      </w:r>
    </w:p>
    <w:p w14:paraId="168F71BC" w14:textId="036FD362" w:rsidR="00BF5B92" w:rsidRPr="0016661A" w:rsidRDefault="00685EFB" w:rsidP="008E5D53">
      <w:r>
        <w:t>All difficulties have been overcome during the stage of prototyping. Now we just need to follow the conclusion we get in section 8.3 and write the tweak with elegant code.</w:t>
      </w:r>
    </w:p>
    <w:p w14:paraId="180AF3F8" w14:textId="161DFDA5" w:rsidR="001D6797" w:rsidRPr="00DC5CDF" w:rsidRDefault="00685EFB" w:rsidP="00685EFB">
      <w:pPr>
        <w:pStyle w:val="3"/>
      </w:pPr>
      <w:r>
        <w:rPr>
          <w:lang w:eastAsia="zh-CN"/>
        </w:rPr>
        <w:t xml:space="preserve">8.4.1 </w:t>
      </w:r>
      <w:r w:rsidRPr="00DC5CDF">
        <w:t xml:space="preserve">Create tweak project “iOSREMailMarker” </w:t>
      </w:r>
      <w:r>
        <w:t>using</w:t>
      </w:r>
      <w:r w:rsidRPr="00DC5CDF">
        <w:t xml:space="preserve"> Theos</w:t>
      </w:r>
    </w:p>
    <w:p w14:paraId="773E2D2F" w14:textId="6F3608A1" w:rsidR="006639FE" w:rsidRPr="001A773A" w:rsidRDefault="00685EFB" w:rsidP="006639FE">
      <w:pPr>
        <w:pStyle w:val="11"/>
        <w:rPr>
          <w:rFonts w:ascii="Times New Roman" w:eastAsia="宋体" w:hAnsi="Times New Roman" w:cs="宋体" w:hint="default"/>
          <w:lang w:val="zh-TW" w:eastAsia="zh-TW"/>
        </w:rPr>
      </w:pPr>
      <w:r>
        <w:rPr>
          <w:rFonts w:ascii="Times New Roman" w:eastAsia="宋体" w:hAnsi="Times New Roman" w:cs="宋体" w:hint="default"/>
          <w:lang w:val="zh-TW" w:eastAsia="zh-TW"/>
        </w:rPr>
        <w:t>The Theos commands are as follows:</w:t>
      </w:r>
      <w:r w:rsidRPr="001A773A">
        <w:rPr>
          <w:rFonts w:ascii="Times New Roman" w:eastAsia="宋体" w:hAnsi="Times New Roman" w:cs="宋体" w:hint="default"/>
          <w:lang w:val="zh-TW" w:eastAsia="zh-TW"/>
        </w:rPr>
        <w:t xml:space="preserve"> </w:t>
      </w:r>
    </w:p>
    <w:p w14:paraId="275857D7" w14:textId="24656654" w:rsidR="008E5D53" w:rsidRPr="0072642B" w:rsidRDefault="00685EFB" w:rsidP="008E5D5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2642B">
        <w:rPr>
          <w:rFonts w:ascii="Monaco" w:hAnsi="Monaco" w:cs="Monaco"/>
          <w:kern w:val="0"/>
          <w:sz w:val="16"/>
          <w:szCs w:val="16"/>
          <w:shd w:val="pct15" w:color="auto" w:fill="FFFFFF"/>
        </w:rPr>
        <w:t xml:space="preserve">hangcom-mba:Documents sam$ /opt/theos/bin/nic.pl </w:t>
      </w:r>
    </w:p>
    <w:p w14:paraId="032E9F03" w14:textId="43B25CE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NIC 2.0 - New Instance Creator</w:t>
      </w:r>
    </w:p>
    <w:p w14:paraId="2E96E9A4" w14:textId="273577EF"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w:t>
      </w:r>
    </w:p>
    <w:p w14:paraId="6E8E1138" w14:textId="3B4251D8"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[1.] iphone/application</w:t>
      </w:r>
    </w:p>
    <w:p w14:paraId="5B377D9D" w14:textId="18FD242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[2.] iphone/cydget</w:t>
      </w:r>
    </w:p>
    <w:p w14:paraId="7ADADC01" w14:textId="3B3C5AE6"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[3.] iphone/framework</w:t>
      </w:r>
    </w:p>
    <w:p w14:paraId="393708C0" w14:textId="37A2D150"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[4.] iphone/library</w:t>
      </w:r>
    </w:p>
    <w:p w14:paraId="0F57874B" w14:textId="74B4CB3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[5.] iphone/notification_center_widget</w:t>
      </w:r>
    </w:p>
    <w:p w14:paraId="2BEDFE0C" w14:textId="513B3FE3"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[6.] iphone/preference_bundle</w:t>
      </w:r>
    </w:p>
    <w:p w14:paraId="6437D5DE" w14:textId="76C9F71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[7.] iphone/sbsettingstoggle</w:t>
      </w:r>
    </w:p>
    <w:p w14:paraId="4D1498BD" w14:textId="2EF50E7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[8.] iphone/tool</w:t>
      </w:r>
    </w:p>
    <w:p w14:paraId="2A346480" w14:textId="675C2382"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[9.] iphone/tweak</w:t>
      </w:r>
    </w:p>
    <w:p w14:paraId="3700542C" w14:textId="0D894F1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lastRenderedPageBreak/>
        <w:t xml:space="preserve">  [10.] iphone/xpc_service</w:t>
      </w:r>
    </w:p>
    <w:p w14:paraId="22A9F560" w14:textId="77E84DF9"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Choose a Template (required): 9</w:t>
      </w:r>
    </w:p>
    <w:p w14:paraId="6D373219" w14:textId="0EE67A6C"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Project Name (required): iOSREMailMarker</w:t>
      </w:r>
    </w:p>
    <w:p w14:paraId="7989DB32" w14:textId="1F2B9C70"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Package Name [com.yourcompany.iosremailmarker]: com.iosre.mailmarker</w:t>
      </w:r>
    </w:p>
    <w:p w14:paraId="38AAFF95" w14:textId="007E735F"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Author/Maintainer Name [</w:t>
      </w:r>
      <w:r>
        <w:rPr>
          <w:rFonts w:ascii="Monaco" w:hAnsi="Monaco" w:cs="Monaco"/>
          <w:kern w:val="0"/>
          <w:sz w:val="16"/>
          <w:szCs w:val="16"/>
          <w:shd w:val="pct15" w:color="auto" w:fill="FFFFFF"/>
        </w:rPr>
        <w:t>sam</w:t>
      </w:r>
      <w:r w:rsidRPr="00D65407">
        <w:rPr>
          <w:rFonts w:ascii="Monaco" w:hAnsi="Monaco" w:cs="Monaco"/>
          <w:kern w:val="0"/>
          <w:sz w:val="16"/>
          <w:szCs w:val="16"/>
          <w:shd w:val="pct15" w:color="auto" w:fill="FFFFFF"/>
        </w:rPr>
        <w:t xml:space="preserve">]: </w:t>
      </w:r>
      <w:r>
        <w:rPr>
          <w:rFonts w:ascii="Monaco" w:hAnsi="Monaco" w:cs="Monaco"/>
          <w:kern w:val="0"/>
          <w:sz w:val="16"/>
          <w:szCs w:val="16"/>
          <w:shd w:val="pct15" w:color="auto" w:fill="FFFFFF"/>
        </w:rPr>
        <w:t>sam</w:t>
      </w:r>
    </w:p>
    <w:p w14:paraId="131BB8B2" w14:textId="00DDFFFB"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[iphone/tweak] MobileSubstrate Bundle filter [com.apple.springboard]: com.apple.mobilemail</w:t>
      </w:r>
    </w:p>
    <w:p w14:paraId="298935AB" w14:textId="5C5C3BF9"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[iphone/tweak] List of applications to terminate upon installation (space-separated, '-' for none) [SpringBoard]: MobileMail</w:t>
      </w:r>
    </w:p>
    <w:p w14:paraId="0FDCB305" w14:textId="13F63733"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Instantiating iphone/tweak in iosremailmarker/...</w:t>
      </w:r>
    </w:p>
    <w:p w14:paraId="20CC8EC0" w14:textId="75A05A2D"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Done.</w:t>
      </w:r>
    </w:p>
    <w:p w14:paraId="628D1D9C" w14:textId="64174373" w:rsidR="00291801" w:rsidRPr="00B10B54" w:rsidRDefault="00685EFB" w:rsidP="00685EFB">
      <w:pPr>
        <w:pStyle w:val="3"/>
      </w:pPr>
      <w:r>
        <w:rPr>
          <w:lang w:eastAsia="zh-CN"/>
        </w:rPr>
        <w:t>8.4.</w:t>
      </w:r>
      <w:r>
        <w:t>2</w:t>
      </w:r>
      <w:r w:rsidRPr="00B10B54">
        <w:t xml:space="preserve"> </w:t>
      </w:r>
      <w:r>
        <w:t>Compose</w:t>
      </w:r>
      <w:r w:rsidRPr="00B10B54">
        <w:t xml:space="preserve"> iOSREMailMarker.h</w:t>
      </w:r>
    </w:p>
    <w:p w14:paraId="5AB5DCE9" w14:textId="58A077A9" w:rsidR="00B32EDA" w:rsidRPr="00B32EDA" w:rsidRDefault="00685EFB" w:rsidP="00B32EDA">
      <w:pPr>
        <w:pStyle w:val="11"/>
        <w:rPr>
          <w:rFonts w:ascii="Times New Roman" w:eastAsia="宋体" w:hAnsi="Times New Roman" w:cs="宋体" w:hint="default"/>
          <w:lang w:val="zh-TW" w:eastAsia="zh-TW"/>
        </w:rPr>
      </w:pPr>
      <w:r>
        <w:rPr>
          <w:rFonts w:ascii="Times New Roman" w:eastAsia="宋体" w:hAnsi="Times New Roman" w:cs="宋体" w:hint="default"/>
          <w:lang w:val="zh-TW" w:eastAsia="zh-TW"/>
        </w:rPr>
        <w:t>The finalized</w:t>
      </w:r>
      <w:r w:rsidRPr="001A773A">
        <w:rPr>
          <w:rFonts w:ascii="Times New Roman" w:eastAsia="宋体" w:hAnsi="Times New Roman" w:cs="宋体" w:hint="default"/>
          <w:lang w:val="zh-TW" w:eastAsia="zh-TW"/>
        </w:rPr>
        <w:t xml:space="preserve"> </w:t>
      </w:r>
      <w:r w:rsidRPr="00B32EDA">
        <w:rPr>
          <w:rFonts w:ascii="Times New Roman" w:eastAsia="宋体" w:hAnsi="Times New Roman" w:cs="宋体" w:hint="default"/>
          <w:lang w:val="zh-TW" w:eastAsia="zh-TW"/>
        </w:rPr>
        <w:t>iOSREMailMarker.h looks like this:</w:t>
      </w:r>
    </w:p>
    <w:p w14:paraId="0DE8BE6C" w14:textId="79C5541A"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MailboxPickerController : UITableViewController</w:t>
      </w:r>
    </w:p>
    <w:p w14:paraId="34DDFEAA" w14:textId="6A594A1E"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437F99E6" w14:textId="77777777" w:rsidR="00AE006E" w:rsidRPr="00AE006E" w:rsidRDefault="00AE006E"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113FD3BD" w14:textId="27B8BA03"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NSConcreteNotification : NSNotification</w:t>
      </w:r>
    </w:p>
    <w:p w14:paraId="58AAC290" w14:textId="3C958592"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29F70467" w14:textId="77777777" w:rsidR="00AE006E" w:rsidRPr="00AE006E" w:rsidRDefault="00AE006E"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0470A117" w14:textId="4AABAEB1"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MessageMegaMall : NSObject</w:t>
      </w:r>
    </w:p>
    <w:p w14:paraId="6FE08F46" w14:textId="01A582FB"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 (void)markMessagesAsViewed:(NSSet *)arg1;</w:t>
      </w:r>
    </w:p>
    <w:p w14:paraId="14E558CF" w14:textId="6D1AD3FF"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 (NSSet *)copyAllMessages;</w:t>
      </w:r>
    </w:p>
    <w:p w14:paraId="3D8CB1B9" w14:textId="7BCD70D6"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598AECB5" w14:textId="77777777" w:rsidR="00AE006E" w:rsidRPr="00AE006E" w:rsidRDefault="00AE006E"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41A7C82D" w14:textId="553A24A5"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MFMessageInfo : NSObject</w:t>
      </w:r>
    </w:p>
    <w:p w14:paraId="5CB739D1" w14:textId="3E61DAE4"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@property (nonatomic) BOOL read;</w:t>
      </w:r>
    </w:p>
    <w:p w14:paraId="7C31EE19" w14:textId="525749C9"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228839DB" w14:textId="77777777" w:rsidR="00AE006E" w:rsidRPr="00AE006E" w:rsidRDefault="00AE006E"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5F205B4D" w14:textId="6C5CEC2E"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MFLibraryMessage : NSObject</w:t>
      </w:r>
    </w:p>
    <w:p w14:paraId="775B8385" w14:textId="28F17D11"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 (NSArray *)senders;</w:t>
      </w:r>
    </w:p>
    <w:p w14:paraId="0CD16A66" w14:textId="677A62FB"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 (MFMessageInfo *)copyMessageInfo;</w:t>
      </w:r>
    </w:p>
    <w:p w14:paraId="58EB7FE1" w14:textId="34F61CE4"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5D95B6C0" w14:textId="085C61CD" w:rsidR="00BC1B14" w:rsidRPr="001A773A" w:rsidRDefault="00685EFB" w:rsidP="00BC1B14">
      <w:pPr>
        <w:pStyle w:val="11"/>
        <w:rPr>
          <w:rFonts w:ascii="Times New Roman" w:eastAsia="宋体" w:hAnsi="Times New Roman" w:cs="宋体" w:hint="default"/>
          <w:lang w:val="zh-TW" w:eastAsia="zh-TW"/>
        </w:rPr>
      </w:pPr>
      <w:r>
        <w:rPr>
          <w:rFonts w:ascii="Times New Roman" w:eastAsia="宋体" w:hAnsi="Times New Roman" w:cs="宋体" w:hint="default"/>
          <w:lang w:val="zh-TW" w:eastAsia="zh-TW"/>
        </w:rPr>
        <w:t xml:space="preserve">This header is composed by picking snippets from other class-dump headers. The existence of this header is simply for </w:t>
      </w:r>
      <w:r w:rsidRPr="001A773A">
        <w:rPr>
          <w:rFonts w:ascii="Times New Roman" w:eastAsia="宋体" w:hAnsi="Times New Roman" w:cs="宋体" w:hint="default"/>
          <w:lang w:val="zh-TW" w:eastAsia="zh-TW"/>
        </w:rPr>
        <w:t>avoid</w:t>
      </w:r>
      <w:r>
        <w:rPr>
          <w:rFonts w:ascii="Times New Roman" w:eastAsia="宋体" w:hAnsi="Times New Roman" w:cs="宋体" w:hint="default"/>
          <w:lang w:val="zh-TW" w:eastAsia="zh-TW"/>
        </w:rPr>
        <w:t>ing any</w:t>
      </w:r>
      <w:r w:rsidRPr="001A773A">
        <w:rPr>
          <w:rFonts w:ascii="Times New Roman" w:eastAsia="宋体" w:hAnsi="Times New Roman" w:cs="宋体" w:hint="default"/>
          <w:lang w:val="zh-TW" w:eastAsia="zh-TW"/>
        </w:rPr>
        <w:t xml:space="preserve"> warnings or errors when compil</w:t>
      </w:r>
      <w:r>
        <w:rPr>
          <w:rFonts w:ascii="Times New Roman" w:eastAsia="宋体" w:hAnsi="Times New Roman" w:cs="宋体" w:hint="default"/>
          <w:lang w:val="zh-TW" w:eastAsia="zh-TW"/>
        </w:rPr>
        <w:t>ing</w:t>
      </w:r>
      <w:r w:rsidRPr="001A773A">
        <w:rPr>
          <w:rFonts w:ascii="Times New Roman" w:eastAsia="宋体" w:hAnsi="Times New Roman" w:cs="宋体" w:hint="default"/>
          <w:lang w:val="zh-TW" w:eastAsia="zh-TW"/>
        </w:rPr>
        <w:t xml:space="preserve"> th</w:t>
      </w:r>
      <w:r>
        <w:rPr>
          <w:rFonts w:ascii="Times New Roman" w:eastAsia="宋体" w:hAnsi="Times New Roman" w:cs="宋体" w:hint="default"/>
          <w:lang w:val="zh-TW" w:eastAsia="zh-TW"/>
        </w:rPr>
        <w:t>e</w:t>
      </w:r>
      <w:r w:rsidRPr="001A773A">
        <w:rPr>
          <w:rFonts w:ascii="Times New Roman" w:eastAsia="宋体" w:hAnsi="Times New Roman" w:cs="宋体" w:hint="default"/>
          <w:lang w:val="zh-TW" w:eastAsia="zh-TW"/>
        </w:rPr>
        <w:t xml:space="preserve"> tweak. </w:t>
      </w:r>
    </w:p>
    <w:p w14:paraId="5390BFB0" w14:textId="3FF3BF30" w:rsidR="0035435B" w:rsidRPr="00B81E86" w:rsidRDefault="00685EFB" w:rsidP="00685EFB">
      <w:pPr>
        <w:pStyle w:val="3"/>
      </w:pPr>
      <w:r w:rsidRPr="00B81E86">
        <w:t>8.4.3 Edit Tweak.xm</w:t>
      </w:r>
    </w:p>
    <w:p w14:paraId="731697E7" w14:textId="07660F94" w:rsidR="00EF176B" w:rsidRPr="001A773A" w:rsidRDefault="00685EFB" w:rsidP="00EF176B">
      <w:pPr>
        <w:pStyle w:val="11"/>
        <w:rPr>
          <w:rFonts w:ascii="Times New Roman" w:hAnsi="Times New Roman" w:hint="default"/>
          <w:lang w:eastAsia="zh-TW"/>
        </w:rPr>
      </w:pPr>
      <w:r>
        <w:rPr>
          <w:rFonts w:ascii="Times New Roman" w:eastAsia="宋体" w:hAnsi="Times New Roman" w:cs="宋体" w:hint="default"/>
          <w:lang w:val="zh-TW" w:eastAsia="zh-TW"/>
        </w:rPr>
        <w:t>The finalized Tweak.xm looks like this:</w:t>
      </w:r>
      <w:r w:rsidRPr="001A773A">
        <w:rPr>
          <w:rFonts w:ascii="Times New Roman" w:eastAsia="宋体" w:hAnsi="Times New Roman" w:cs="宋体" w:hint="default"/>
          <w:lang w:val="zh-TW" w:eastAsia="zh-TW"/>
        </w:rPr>
        <w:t xml:space="preserve"> </w:t>
      </w:r>
    </w:p>
    <w:p w14:paraId="44CE785F" w14:textId="241517A3"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#import "iOSREMailMarker.h"</w:t>
      </w:r>
    </w:p>
    <w:p w14:paraId="3FECAD4D" w14:textId="77777777" w:rsidR="00B73C2F" w:rsidRPr="00B73C2F" w:rsidRDefault="00B73C2F"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75C1462D" w14:textId="0A10856D"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lastRenderedPageBreak/>
        <w:t>%hook MailboxPickerController</w:t>
      </w:r>
    </w:p>
    <w:p w14:paraId="12AE1912" w14:textId="1660B07E"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%new</w:t>
      </w:r>
    </w:p>
    <w:p w14:paraId="3C049098" w14:textId="6C9596BE"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 (void)iOSREShowWhitelist</w:t>
      </w:r>
    </w:p>
    <w:p w14:paraId="162BF4E2" w14:textId="3AFA0D14"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2F5E3787" w14:textId="512D6E1C"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UIAlertController *alertController = [UIAlertController alertControllerWithTitle:@"Whitelist" message:@"Please input an email address" preferredStyle:UIAlertControllerStyleAlert];</w:t>
      </w:r>
    </w:p>
    <w:p w14:paraId="4C84FD13" w14:textId="50414643"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UIAlertAction *okAction = [UIAlertAction actionWithTitle:@"OK" style:UIAlertActionStyleDefault handler:^(UIAlertAction * action) {</w:t>
      </w:r>
    </w:p>
    <w:p w14:paraId="24EDA33C" w14:textId="476C71E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UITextField *whitelistField = alertController.textFields.firstObject;</w:t>
      </w:r>
    </w:p>
    <w:p w14:paraId="4B9C0CC3" w14:textId="7060172F"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if ([whitelistField.text length] != 0) [[NSUserDefaults standardUserDefaults] setObject:whitelistField.text forKey:@"whitelist"];</w:t>
      </w:r>
    </w:p>
    <w:p w14:paraId="3CA2781F" w14:textId="3F7A2E7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w:t>
      </w:r>
    </w:p>
    <w:p w14:paraId="3FE70A97" w14:textId="554311C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UIAlertAction *cancelAction = [UIAlertAction actionWithTitle:@"Cancel" style:UIAlertActionStyleCancel handler:nil];</w:t>
      </w:r>
    </w:p>
    <w:p w14:paraId="1D8E07B8" w14:textId="4D9291B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[alertController addAction:okAction];</w:t>
      </w:r>
    </w:p>
    <w:p w14:paraId="6CCACE8B" w14:textId="17320FC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[alertController addAction:cancelAction];</w:t>
      </w:r>
    </w:p>
    <w:p w14:paraId="3B62AD3F" w14:textId="1B2A88F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[alertController addTextFieldWithConfigurationHandler:^(UITextField *textField) {</w:t>
      </w:r>
    </w:p>
    <w:p w14:paraId="539D2260" w14:textId="684A1083"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textField.placeholder = @"snakeninny@gmail.com";</w:t>
      </w:r>
    </w:p>
    <w:p w14:paraId="4E3CAA92" w14:textId="0D2002D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textField.text = [[NSUserDefaults standardUserDefaults] objectForKey:@"whitelist"];</w:t>
      </w:r>
    </w:p>
    <w:p w14:paraId="086879E2" w14:textId="0D6BD66F"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w:t>
      </w:r>
    </w:p>
    <w:p w14:paraId="2B189A96" w14:textId="1F2EBBC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[self presentViewController:alertController animated:YES completion:nil];</w:t>
      </w:r>
    </w:p>
    <w:p w14:paraId="69EF2AE8" w14:textId="267115FB"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174DEBE3" w14:textId="77777777" w:rsidR="00B73C2F" w:rsidRPr="00B73C2F" w:rsidRDefault="00B73C2F"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235F22A2" w14:textId="4B83677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 (void)viewWillAppear:(BOOL)arg1</w:t>
      </w:r>
    </w:p>
    <w:p w14:paraId="13C0590D" w14:textId="24AEAC88"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5525040A" w14:textId="70508B09"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self.navigationItem.leftBarButtonItem = [[[UIBarButtonItem alloc] initWithTitle:@"Whitelist" style:UIBarButtonItemStylePlain target:self action:@selector(iOSREShowWhitelist)] autorelease];</w:t>
      </w:r>
    </w:p>
    <w:p w14:paraId="0818D5F1" w14:textId="6A959511"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%orig;</w:t>
      </w:r>
    </w:p>
    <w:p w14:paraId="3BD43E04" w14:textId="07021F2A"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585BF386" w14:textId="773C24DA"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%end</w:t>
      </w:r>
    </w:p>
    <w:p w14:paraId="5A9A2DE0" w14:textId="77777777" w:rsidR="00B73C2F" w:rsidRPr="00B73C2F" w:rsidRDefault="00B73C2F"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67DECE2D" w14:textId="20B3D6E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%hook MailboxContentViewController</w:t>
      </w:r>
    </w:p>
    <w:p w14:paraId="69989273" w14:textId="12124B2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 (void)megaMallMessageCountChanged:(NSConcreteNotification *)arg1</w:t>
      </w:r>
    </w:p>
    <w:p w14:paraId="1D373A85" w14:textId="551831F4"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6ACCB3A4" w14:textId="0DFA0FD9"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%orig;</w:t>
      </w:r>
    </w:p>
    <w:p w14:paraId="4A1484AD" w14:textId="7AB44B0C"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NSMutableSet *targetMessages = [NSMutableSet setWithCapacity:600];</w:t>
      </w:r>
    </w:p>
    <w:p w14:paraId="1032C27C" w14:textId="06A1E88E"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NSString *whitelist = [[NSUserDefaults standardUserDefaults] objectForKey:@"whitelist"];</w:t>
      </w:r>
    </w:p>
    <w:p w14:paraId="065BB62A" w14:textId="545EAD8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MessageMegaMall</w:t>
      </w:r>
      <w:r w:rsidRPr="00B73C2F">
        <w:rPr>
          <w:rFonts w:ascii="Monaco" w:hAnsi="Monaco" w:cs="Monaco"/>
          <w:kern w:val="0"/>
          <w:sz w:val="16"/>
          <w:szCs w:val="16"/>
          <w:shd w:val="pct15" w:color="auto" w:fill="FFFFFF"/>
        </w:rPr>
        <w:tab/>
        <w:t>*mall = [arg1 object];</w:t>
      </w:r>
    </w:p>
    <w:p w14:paraId="076815B2" w14:textId="0F26DA41"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NSSet *messages = [mall copyAllMessages]; // Remember to release it later</w:t>
      </w:r>
    </w:p>
    <w:p w14:paraId="3F14F620" w14:textId="7F82114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for (MFLibraryMessage *message in messages)</w:t>
      </w:r>
    </w:p>
    <w:p w14:paraId="223306C3" w14:textId="3914804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w:t>
      </w:r>
    </w:p>
    <w:p w14:paraId="1A973837" w14:textId="6BA54FE3"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MFMessageInfo *messageInfo = [message copyMessageInfo]; // Remember to release it later</w:t>
      </w:r>
    </w:p>
    <w:p w14:paraId="3654537F" w14:textId="66A3EDE7"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lastRenderedPageBreak/>
        <w:tab/>
      </w:r>
      <w:r w:rsidRPr="00B73C2F">
        <w:rPr>
          <w:rFonts w:ascii="Monaco" w:hAnsi="Monaco" w:cs="Monaco"/>
          <w:kern w:val="0"/>
          <w:sz w:val="16"/>
          <w:szCs w:val="16"/>
          <w:shd w:val="pct15" w:color="auto" w:fill="FFFFFF"/>
        </w:rPr>
        <w:tab/>
        <w:t>for (NSString *sender in [message senders]) if (!messageInfo.read &amp;&amp; [sender rangeOfString:[NSString stringWithFormat:@"&lt;%@&gt;", whitelist]].location == NSNotFound) [targetMessages addObject:message];</w:t>
      </w:r>
    </w:p>
    <w:p w14:paraId="5C140DD8" w14:textId="7713906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[messageInfo release];</w:t>
      </w:r>
    </w:p>
    <w:p w14:paraId="08640817" w14:textId="0064B54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w:t>
      </w:r>
    </w:p>
    <w:p w14:paraId="00970E0F" w14:textId="174404E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[messages release];</w:t>
      </w:r>
    </w:p>
    <w:p w14:paraId="3E0315AA" w14:textId="72C86942"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[mall markMessagesAsViewed:targetMessages];</w:t>
      </w:r>
    </w:p>
    <w:p w14:paraId="1762E7CA" w14:textId="4092841F"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4862E4D5" w14:textId="62C3A9A0" w:rsid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%end</w:t>
      </w:r>
    </w:p>
    <w:p w14:paraId="14F19EEA" w14:textId="58053DBA" w:rsidR="001108CD" w:rsidRPr="00D91ED4" w:rsidRDefault="00685EFB" w:rsidP="00685EFB">
      <w:pPr>
        <w:pStyle w:val="3"/>
      </w:pPr>
      <w:r w:rsidRPr="00D91ED4">
        <w:t xml:space="preserve">8.4.4. Edit </w:t>
      </w:r>
      <w:r>
        <w:t>Makefile and control files</w:t>
      </w:r>
    </w:p>
    <w:p w14:paraId="146A4131" w14:textId="013BCB0E" w:rsidR="009F1B72" w:rsidRPr="001A773A" w:rsidRDefault="00685EFB" w:rsidP="009F1B72">
      <w:pPr>
        <w:pStyle w:val="11"/>
        <w:rPr>
          <w:rFonts w:ascii="Times New Roman" w:eastAsia="宋体" w:hAnsi="Times New Roman" w:cs="宋体" w:hint="default"/>
          <w:lang w:val="zh-TW" w:eastAsia="zh-TW"/>
        </w:rPr>
      </w:pPr>
      <w:r w:rsidRPr="001A773A">
        <w:rPr>
          <w:rFonts w:ascii="Times New Roman" w:eastAsia="宋体" w:hAnsi="Times New Roman" w:cs="宋体" w:hint="default"/>
          <w:lang w:val="zh-TW" w:eastAsia="zh-TW"/>
        </w:rPr>
        <w:t xml:space="preserve">The finalized Makefile looks like this: </w:t>
      </w:r>
    </w:p>
    <w:p w14:paraId="4B53A188" w14:textId="1364EFC4"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THEOS_DEVICE_IP = iOSIP</w:t>
      </w:r>
    </w:p>
    <w:p w14:paraId="6268C91A" w14:textId="160E3EC0"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ARCHS = armv7 arm64</w:t>
      </w:r>
    </w:p>
    <w:p w14:paraId="68F7DD75" w14:textId="3730EFD5"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TARGET = iphone:latest:8.0</w:t>
      </w:r>
    </w:p>
    <w:p w14:paraId="07F7CABE" w14:textId="77777777" w:rsidR="00FE4EDD" w:rsidRPr="00FE4EDD" w:rsidRDefault="00FE4EDD"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48298A74" w14:textId="62D217EA"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include theos/makefiles/common.mk</w:t>
      </w:r>
    </w:p>
    <w:p w14:paraId="7CB15D27" w14:textId="77777777" w:rsidR="00FE4EDD" w:rsidRPr="00FE4EDD" w:rsidRDefault="00FE4EDD"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3B4F9947" w14:textId="77CF72FF"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TWEAK_NAME = iOSREMailMarker</w:t>
      </w:r>
    </w:p>
    <w:p w14:paraId="77B81939" w14:textId="5A3E533C"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iOSREMailMarker_FILES = Tweak.xm</w:t>
      </w:r>
    </w:p>
    <w:p w14:paraId="6CAC9724" w14:textId="7E5960AC"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iOSREMailMarker_FRAMEWORKS = UIKit</w:t>
      </w:r>
    </w:p>
    <w:p w14:paraId="342F2E99" w14:textId="77777777" w:rsidR="00FE4EDD" w:rsidRPr="00FE4EDD" w:rsidRDefault="00FE4EDD"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111B7A6D" w14:textId="092945A3"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include $(THEOS_MAKE_PATH)/tweak.mk</w:t>
      </w:r>
    </w:p>
    <w:p w14:paraId="66346F14" w14:textId="77777777" w:rsidR="00FE4EDD" w:rsidRPr="00FE4EDD" w:rsidRDefault="00FE4EDD"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0496370C" w14:textId="1F5FFD9A"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after-install::</w:t>
      </w:r>
    </w:p>
    <w:p w14:paraId="11CA869A" w14:textId="50E7D789"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ab/>
        <w:t>install.exec "killall -9 MobileMail"</w:t>
      </w:r>
    </w:p>
    <w:p w14:paraId="219A811D" w14:textId="77777777" w:rsidR="00FE4EDD" w:rsidRPr="00DA071C" w:rsidRDefault="00FE4EDD" w:rsidP="00FE4EDD">
      <w:pPr>
        <w:ind w:firstLineChars="0" w:firstLine="0"/>
      </w:pPr>
    </w:p>
    <w:p w14:paraId="3F57EDBB" w14:textId="033C608C" w:rsidR="009D5B28" w:rsidRPr="001A773A" w:rsidRDefault="00685EFB" w:rsidP="009D5B28">
      <w:pPr>
        <w:pStyle w:val="11"/>
        <w:rPr>
          <w:rFonts w:ascii="Times New Roman" w:eastAsia="宋体" w:hAnsi="Times New Roman" w:cs="宋体" w:hint="default"/>
          <w:lang w:val="zh-TW" w:eastAsia="zh-TW"/>
        </w:rPr>
      </w:pPr>
      <w:r w:rsidRPr="001A773A">
        <w:rPr>
          <w:rFonts w:ascii="Times New Roman" w:eastAsia="宋体" w:hAnsi="Times New Roman" w:cs="宋体" w:hint="default"/>
          <w:lang w:val="zh-TW" w:eastAsia="zh-TW"/>
        </w:rPr>
        <w:t>The finalized control looks like this:</w:t>
      </w:r>
    </w:p>
    <w:p w14:paraId="2B48019E" w14:textId="32603734"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Package: com.iosre.mailmarker</w:t>
      </w:r>
    </w:p>
    <w:p w14:paraId="0472C658" w14:textId="1FF5E851"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Name: iOSREMailMarker</w:t>
      </w:r>
    </w:p>
    <w:p w14:paraId="422FDD6F" w14:textId="617C3CC2" w:rsidR="00A83ABA" w:rsidRPr="005815D4" w:rsidRDefault="00685EFB" w:rsidP="00A83A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815D4">
        <w:rPr>
          <w:rFonts w:ascii="Monaco" w:hAnsi="Monaco" w:cs="Monaco"/>
          <w:kern w:val="0"/>
          <w:sz w:val="16"/>
          <w:szCs w:val="16"/>
          <w:shd w:val="pct15" w:color="auto" w:fill="FFFFFF"/>
        </w:rPr>
        <w:t>Depends: mobilesubstrate, firmware (&gt;= 8.0)</w:t>
      </w:r>
    </w:p>
    <w:p w14:paraId="414EBF65" w14:textId="296462E6"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Version: 1.0</w:t>
      </w:r>
    </w:p>
    <w:p w14:paraId="051157E4" w14:textId="38F3B097"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Architecture: iphoneos-arm</w:t>
      </w:r>
    </w:p>
    <w:p w14:paraId="05658346" w14:textId="176AFF13"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 xml:space="preserve">Description: </w:t>
      </w:r>
      <w:r>
        <w:rPr>
          <w:rFonts w:ascii="Monaco" w:hAnsi="Monaco" w:cs="Monaco"/>
          <w:kern w:val="0"/>
          <w:sz w:val="16"/>
          <w:szCs w:val="16"/>
          <w:shd w:val="pct15" w:color="auto" w:fill="FFFFFF"/>
        </w:rPr>
        <w:t>Mark non-whitelist emails as read</w:t>
      </w:r>
      <w:r w:rsidRPr="007D0679">
        <w:rPr>
          <w:rFonts w:ascii="Monaco" w:hAnsi="Monaco" w:cs="Monaco"/>
          <w:kern w:val="0"/>
          <w:sz w:val="16"/>
          <w:szCs w:val="16"/>
          <w:shd w:val="pct15" w:color="auto" w:fill="FFFFFF"/>
        </w:rPr>
        <w:t>!</w:t>
      </w:r>
    </w:p>
    <w:p w14:paraId="2269C5CF" w14:textId="5FCBB98C"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Maintainer: sam</w:t>
      </w:r>
    </w:p>
    <w:p w14:paraId="4ED66493" w14:textId="2538BE3F"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Author: sam</w:t>
      </w:r>
    </w:p>
    <w:p w14:paraId="11DD3518" w14:textId="2075883A" w:rsidR="005029DF"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Section: Tweaks</w:t>
      </w:r>
    </w:p>
    <w:p w14:paraId="6E4A9D74" w14:textId="01A42C42" w:rsidR="00426E27"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815D4">
        <w:rPr>
          <w:rFonts w:ascii="Monaco" w:hAnsi="Monaco" w:cs="Monaco"/>
          <w:kern w:val="0"/>
          <w:sz w:val="16"/>
          <w:szCs w:val="16"/>
          <w:shd w:val="pct15" w:color="auto" w:fill="FFFFFF"/>
        </w:rPr>
        <w:t xml:space="preserve">Homepage: </w:t>
      </w:r>
      <w:hyperlink r:id="rId26" w:history="1">
        <w:r w:rsidRPr="00A70972">
          <w:rPr>
            <w:rStyle w:val="ab"/>
            <w:rFonts w:ascii="Monaco" w:hAnsi="Monaco" w:cs="Monaco"/>
            <w:kern w:val="0"/>
            <w:sz w:val="16"/>
            <w:szCs w:val="16"/>
            <w:shd w:val="pct15" w:color="auto" w:fill="FFFFFF"/>
          </w:rPr>
          <w:t>http://bbs.iosre.com</w:t>
        </w:r>
      </w:hyperlink>
    </w:p>
    <w:p w14:paraId="3F874CC6" w14:textId="31D949F9" w:rsidR="004966CD" w:rsidRPr="008F76DC" w:rsidRDefault="00685EFB" w:rsidP="00685EFB">
      <w:pPr>
        <w:pStyle w:val="3"/>
      </w:pPr>
      <w:r w:rsidRPr="008F76DC">
        <w:lastRenderedPageBreak/>
        <w:t>8.4.5 Test</w:t>
      </w:r>
    </w:p>
    <w:p w14:paraId="4499157B" w14:textId="62F99ADA" w:rsidR="00D13630" w:rsidRPr="00C85EBD" w:rsidRDefault="00685EFB" w:rsidP="00426E27">
      <w:pPr>
        <w:rPr>
          <w:rFonts w:hAnsi="Times New Roman"/>
        </w:rPr>
      </w:pPr>
      <w:r w:rsidRPr="00C85EBD">
        <w:rPr>
          <w:rFonts w:hAnsi="Times New Roman"/>
        </w:rPr>
        <w:t xml:space="preserve">Compile the tweak and install it on iOS. Open Mail </w:t>
      </w:r>
      <w:r>
        <w:rPr>
          <w:rFonts w:hAnsi="Times New Roman"/>
        </w:rPr>
        <w:t>but</w:t>
      </w:r>
      <w:r w:rsidRPr="00C85EBD">
        <w:rPr>
          <w:rFonts w:hAnsi="Times New Roman"/>
        </w:rPr>
        <w:t xml:space="preserve"> </w:t>
      </w:r>
      <w:r>
        <w:rPr>
          <w:rFonts w:hAnsi="Times New Roman"/>
        </w:rPr>
        <w:t xml:space="preserve">it </w:t>
      </w:r>
      <w:r w:rsidRPr="00C85EBD">
        <w:rPr>
          <w:rFonts w:hAnsi="Times New Roman"/>
        </w:rPr>
        <w:t>seems nothing changed. That is because we haven’t configured iOSREMailMarker yet. As shown in figure 8-18, there are 44 unread message</w:t>
      </w:r>
      <w:r>
        <w:rPr>
          <w:rFonts w:hAnsi="Times New Roman"/>
        </w:rPr>
        <w:t>s</w:t>
      </w:r>
      <w:r w:rsidRPr="007B22EF">
        <w:rPr>
          <w:rFonts w:hAnsi="Times New Roman"/>
        </w:rPr>
        <w:t xml:space="preserve"> </w:t>
      </w:r>
      <w:r>
        <w:rPr>
          <w:rFonts w:hAnsi="Times New Roman"/>
        </w:rPr>
        <w:t>currently</w:t>
      </w:r>
      <w:r w:rsidRPr="00C85EBD">
        <w:rPr>
          <w:rFonts w:hAnsi="Times New Roman"/>
        </w:rPr>
        <w:t>.</w:t>
      </w:r>
    </w:p>
    <w:p w14:paraId="3FD9E973" w14:textId="7A121789" w:rsidR="00426E27" w:rsidRDefault="00217DC8" w:rsidP="00426E27">
      <w:pPr>
        <w:keepNext/>
        <w:ind w:firstLineChars="0" w:firstLine="0"/>
        <w:jc w:val="center"/>
      </w:pPr>
      <w:r>
        <w:rPr>
          <w:rFonts w:hint="eastAsia"/>
          <w:noProof/>
        </w:rPr>
        <w:drawing>
          <wp:inline distT="0" distB="0" distL="0" distR="0" wp14:anchorId="7D6B39D6" wp14:editId="3E08FE57">
            <wp:extent cx="2040890" cy="3632835"/>
            <wp:effectExtent l="0" t="0" r="0" b="0"/>
            <wp:docPr id="18" name="Picture 18"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8-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25DDAB7C" w14:textId="73DD3F28" w:rsidR="00426E27" w:rsidRDefault="00685EFB" w:rsidP="00426E27">
      <w:pPr>
        <w:pStyle w:val="af6"/>
        <w:ind w:firstLineChars="0" w:firstLine="0"/>
        <w:jc w:val="center"/>
      </w:pPr>
      <w:r>
        <w:t xml:space="preserve">Figure 8- </w:t>
      </w:r>
      <w:r w:rsidR="00426E27">
        <w:fldChar w:fldCharType="begin"/>
      </w:r>
      <w:r w:rsidR="00426E27">
        <w:instrText xml:space="preserve"> SEQ </w:instrText>
      </w:r>
      <w:r w:rsidR="00426E27">
        <w:instrText>图</w:instrText>
      </w:r>
      <w:r w:rsidR="00426E27">
        <w:instrText xml:space="preserve">8- \* ARABIC </w:instrText>
      </w:r>
      <w:r w:rsidR="00426E27">
        <w:fldChar w:fldCharType="separate"/>
      </w:r>
      <w:r>
        <w:t>18</w:t>
      </w:r>
      <w:r w:rsidR="00426E27">
        <w:fldChar w:fldCharType="end"/>
      </w:r>
      <w:r>
        <w:t xml:space="preserve"> 44 unread emails</w:t>
      </w:r>
    </w:p>
    <w:p w14:paraId="44086B32" w14:textId="3C0CA4C2" w:rsidR="00215D3D" w:rsidRPr="00B62D73" w:rsidRDefault="00685EFB" w:rsidP="00426E27">
      <w:pPr>
        <w:rPr>
          <w:rFonts w:hAnsi="Times New Roman"/>
        </w:rPr>
      </w:pPr>
      <w:r w:rsidRPr="00B62D73">
        <w:rPr>
          <w:rFonts w:hAnsi="Times New Roman"/>
        </w:rPr>
        <w:t xml:space="preserve">After entering the “Mailboxes” view, there is a new whitelist button on </w:t>
      </w:r>
      <w:r>
        <w:rPr>
          <w:rFonts w:hAnsi="Times New Roman"/>
        </w:rPr>
        <w:t>the</w:t>
      </w:r>
      <w:r w:rsidRPr="00B62D73">
        <w:rPr>
          <w:rFonts w:hAnsi="Times New Roman"/>
        </w:rPr>
        <w:t xml:space="preserve"> left</w:t>
      </w:r>
      <w:r>
        <w:rPr>
          <w:rFonts w:hAnsi="Times New Roman"/>
        </w:rPr>
        <w:t xml:space="preserve"> side of navigation bar</w:t>
      </w:r>
      <w:r w:rsidRPr="00B62D73">
        <w:rPr>
          <w:rFonts w:hAnsi="Times New Roman"/>
        </w:rPr>
        <w:t xml:space="preserve">. </w:t>
      </w:r>
      <w:r>
        <w:rPr>
          <w:rFonts w:hAnsi="Times New Roman"/>
        </w:rPr>
        <w:t>Press</w:t>
      </w:r>
      <w:r w:rsidRPr="00B62D73">
        <w:rPr>
          <w:rFonts w:hAnsi="Times New Roman"/>
        </w:rPr>
        <w:t xml:space="preserve"> it and a new </w:t>
      </w:r>
      <w:r>
        <w:rPr>
          <w:rFonts w:hAnsi="Times New Roman"/>
        </w:rPr>
        <w:t xml:space="preserve">whitelist </w:t>
      </w:r>
      <w:r w:rsidRPr="00B62D73">
        <w:rPr>
          <w:rFonts w:hAnsi="Times New Roman"/>
        </w:rPr>
        <w:t>dialog will pop up, as shown in 8-19.</w:t>
      </w:r>
    </w:p>
    <w:p w14:paraId="12052B05" w14:textId="0127EED2" w:rsidR="00426E27" w:rsidRDefault="00217DC8" w:rsidP="00426E27">
      <w:pPr>
        <w:keepNext/>
        <w:ind w:firstLineChars="0" w:firstLine="0"/>
        <w:jc w:val="center"/>
      </w:pPr>
      <w:r>
        <w:rPr>
          <w:rFonts w:hint="eastAsia"/>
          <w:noProof/>
        </w:rPr>
        <w:lastRenderedPageBreak/>
        <w:drawing>
          <wp:inline distT="0" distB="0" distL="0" distR="0" wp14:anchorId="1596C2FA" wp14:editId="32DDC6FF">
            <wp:extent cx="2049145" cy="3632835"/>
            <wp:effectExtent l="0" t="0" r="8255" b="0"/>
            <wp:docPr id="19" name="Picture 19" descr="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9145" cy="3632835"/>
                    </a:xfrm>
                    <a:prstGeom prst="rect">
                      <a:avLst/>
                    </a:prstGeom>
                    <a:noFill/>
                    <a:ln>
                      <a:noFill/>
                    </a:ln>
                  </pic:spPr>
                </pic:pic>
              </a:graphicData>
            </a:graphic>
          </wp:inline>
        </w:drawing>
      </w:r>
    </w:p>
    <w:p w14:paraId="6B5007BA" w14:textId="5D678499" w:rsidR="00426E27" w:rsidRDefault="00685EFB" w:rsidP="00426E27">
      <w:pPr>
        <w:pStyle w:val="af6"/>
        <w:ind w:firstLineChars="0" w:firstLine="0"/>
        <w:jc w:val="center"/>
      </w:pPr>
      <w:r>
        <w:t xml:space="preserve">Figure 8- </w:t>
      </w:r>
      <w:r w:rsidR="00426E27">
        <w:fldChar w:fldCharType="begin"/>
      </w:r>
      <w:r w:rsidR="00426E27">
        <w:instrText xml:space="preserve"> SEQ </w:instrText>
      </w:r>
      <w:r w:rsidR="00426E27">
        <w:instrText>图</w:instrText>
      </w:r>
      <w:r w:rsidR="00426E27">
        <w:instrText xml:space="preserve">8- \* ARABIC </w:instrText>
      </w:r>
      <w:r w:rsidR="00426E27">
        <w:fldChar w:fldCharType="separate"/>
      </w:r>
      <w:r>
        <w:rPr>
          <w:noProof/>
        </w:rPr>
        <w:t>19</w:t>
      </w:r>
      <w:r w:rsidR="00426E27">
        <w:fldChar w:fldCharType="end"/>
      </w:r>
      <w:r>
        <w:t xml:space="preserve"> Whitelist dialog</w:t>
      </w:r>
    </w:p>
    <w:p w14:paraId="78454B26" w14:textId="5852C372" w:rsidR="00061A5C" w:rsidRPr="00675F3E" w:rsidRDefault="00685EFB" w:rsidP="00F728CF">
      <w:pPr>
        <w:rPr>
          <w:rFonts w:hAnsi="Times New Roman"/>
        </w:rPr>
      </w:pPr>
      <w:r w:rsidRPr="00675F3E">
        <w:rPr>
          <w:rFonts w:hAnsi="Times New Roman"/>
        </w:rPr>
        <w:t xml:space="preserve">I’ve subscribed </w:t>
      </w:r>
      <w:r>
        <w:rPr>
          <w:rFonts w:hAnsi="Times New Roman"/>
        </w:rPr>
        <w:t xml:space="preserve">a copy of </w:t>
      </w:r>
      <w:r w:rsidRPr="00675F3E">
        <w:rPr>
          <w:rFonts w:hAnsi="Times New Roman"/>
        </w:rPr>
        <w:t xml:space="preserve">NYTimes and spend about 15 minutes </w:t>
      </w:r>
      <w:r>
        <w:rPr>
          <w:rFonts w:hAnsi="Times New Roman"/>
        </w:rPr>
        <w:t>on it</w:t>
      </w:r>
      <w:r w:rsidRPr="00675F3E">
        <w:rPr>
          <w:rFonts w:hAnsi="Times New Roman"/>
        </w:rPr>
        <w:t xml:space="preserve"> every day. Let’s add NYTimes into whitelist, as shown in figure 8-20.</w:t>
      </w:r>
    </w:p>
    <w:p w14:paraId="1560F641" w14:textId="710DF9CE" w:rsidR="00F728CF" w:rsidRDefault="00217DC8" w:rsidP="00F728CF">
      <w:pPr>
        <w:keepNext/>
        <w:ind w:firstLineChars="0" w:firstLine="0"/>
        <w:jc w:val="center"/>
      </w:pPr>
      <w:r>
        <w:rPr>
          <w:rFonts w:hint="eastAsia"/>
          <w:noProof/>
        </w:rPr>
        <w:drawing>
          <wp:inline distT="0" distB="0" distL="0" distR="0" wp14:anchorId="53C2AA97" wp14:editId="6A8AFCB7">
            <wp:extent cx="2049145" cy="3632835"/>
            <wp:effectExtent l="0" t="0" r="8255" b="0"/>
            <wp:docPr id="20" name="Picture 20" descr="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8-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9145" cy="3632835"/>
                    </a:xfrm>
                    <a:prstGeom prst="rect">
                      <a:avLst/>
                    </a:prstGeom>
                    <a:noFill/>
                    <a:ln>
                      <a:noFill/>
                    </a:ln>
                  </pic:spPr>
                </pic:pic>
              </a:graphicData>
            </a:graphic>
          </wp:inline>
        </w:drawing>
      </w:r>
    </w:p>
    <w:p w14:paraId="43D3E26C" w14:textId="4C962125" w:rsidR="00F728CF" w:rsidRDefault="00685EFB" w:rsidP="00F728CF">
      <w:pPr>
        <w:pStyle w:val="af6"/>
        <w:ind w:firstLineChars="0" w:firstLine="0"/>
        <w:jc w:val="center"/>
      </w:pPr>
      <w:r>
        <w:t xml:space="preserve">Figure 8- </w:t>
      </w:r>
      <w:r w:rsidR="00F728CF">
        <w:fldChar w:fldCharType="begin"/>
      </w:r>
      <w:r w:rsidR="00F728CF">
        <w:instrText xml:space="preserve"> SEQ </w:instrText>
      </w:r>
      <w:r w:rsidR="00F728CF">
        <w:instrText>图</w:instrText>
      </w:r>
      <w:r w:rsidR="00F728CF">
        <w:instrText xml:space="preserve">8- \* ARABIC </w:instrText>
      </w:r>
      <w:r w:rsidR="00F728CF">
        <w:fldChar w:fldCharType="separate"/>
      </w:r>
      <w:r>
        <w:rPr>
          <w:noProof/>
        </w:rPr>
        <w:t>20</w:t>
      </w:r>
      <w:r w:rsidR="00F728CF">
        <w:fldChar w:fldCharType="end"/>
      </w:r>
      <w:r>
        <w:t xml:space="preserve"> Add NYTimes into whitelist</w:t>
      </w:r>
    </w:p>
    <w:p w14:paraId="32A215AA" w14:textId="15EA543B" w:rsidR="0043277F" w:rsidRDefault="00685EFB" w:rsidP="00F728CF">
      <w:r>
        <w:lastRenderedPageBreak/>
        <w:t xml:space="preserve">At last, send an email to myself to trigger </w:t>
      </w:r>
      <w:r w:rsidRPr="00F728CF">
        <w:t>megaMallMessageCountChanged</w:t>
      </w:r>
      <w:r>
        <w:t>:. After receiving the email, all emails except NYTimes are marked as read, as shown in 8-21.</w:t>
      </w:r>
    </w:p>
    <w:p w14:paraId="0F25D8BA" w14:textId="50EA30D8" w:rsidR="001A422D" w:rsidRDefault="00217DC8" w:rsidP="001A422D">
      <w:pPr>
        <w:keepNext/>
        <w:ind w:firstLineChars="0" w:firstLine="0"/>
        <w:jc w:val="center"/>
      </w:pPr>
      <w:r>
        <w:rPr>
          <w:rFonts w:hint="eastAsia"/>
          <w:noProof/>
        </w:rPr>
        <w:drawing>
          <wp:inline distT="0" distB="0" distL="0" distR="0" wp14:anchorId="6E173E6A" wp14:editId="00B23D66">
            <wp:extent cx="2049145" cy="3632835"/>
            <wp:effectExtent l="0" t="0" r="8255" b="0"/>
            <wp:docPr id="21" name="Picture 21" descr="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9145" cy="3632835"/>
                    </a:xfrm>
                    <a:prstGeom prst="rect">
                      <a:avLst/>
                    </a:prstGeom>
                    <a:noFill/>
                    <a:ln>
                      <a:noFill/>
                    </a:ln>
                  </pic:spPr>
                </pic:pic>
              </a:graphicData>
            </a:graphic>
          </wp:inline>
        </w:drawing>
      </w:r>
    </w:p>
    <w:p w14:paraId="39F8135D" w14:textId="3F801065" w:rsidR="00162F8E" w:rsidRPr="00162F8E" w:rsidRDefault="00685EFB" w:rsidP="00162F8E">
      <w:pPr>
        <w:jc w:val="center"/>
      </w:pPr>
      <w:r>
        <w:t xml:space="preserve">Figure 8-21 </w:t>
      </w:r>
      <w:ins w:id="41" w:author="user" w:date="2015-02-13T22:00:00Z">
        <w:r w:rsidRPr="001A422D">
          <w:t>iOSREMailMarker</w:t>
        </w:r>
        <w:r>
          <w:t xml:space="preserve"> </w:t>
        </w:r>
      </w:ins>
      <w:r>
        <w:t>marked a</w:t>
      </w:r>
      <w:ins w:id="42" w:author="user" w:date="2015-02-13T22:00:00Z">
        <w:r>
          <w:t xml:space="preserve">ll emails </w:t>
        </w:r>
      </w:ins>
      <w:r>
        <w:t>except</w:t>
      </w:r>
      <w:ins w:id="43" w:author="user" w:date="2015-02-13T22:00:00Z">
        <w:r>
          <w:t xml:space="preserve"> NYTimes as read</w:t>
        </w:r>
      </w:ins>
    </w:p>
    <w:p w14:paraId="7D0BAEAC" w14:textId="33EB3056" w:rsidR="00700864" w:rsidRPr="001A422D" w:rsidRDefault="00685EFB" w:rsidP="001A422D">
      <w:r>
        <w:t>So far, we have achieved all of our goals successfully.</w:t>
      </w:r>
    </w:p>
    <w:p w14:paraId="4438FF29" w14:textId="1E18BA49" w:rsidR="006F0A66" w:rsidRPr="006F0A66" w:rsidRDefault="00685EFB" w:rsidP="00F76F0E">
      <w:pPr>
        <w:pStyle w:val="2"/>
        <w:rPr>
          <w:lang w:eastAsia="zh-CN"/>
        </w:rPr>
      </w:pPr>
      <w:r w:rsidRPr="00AE006E">
        <w:rPr>
          <w:lang w:eastAsia="zh-CN"/>
        </w:rPr>
        <w:t>8</w:t>
      </w:r>
      <w:r w:rsidRPr="00560DD4">
        <w:rPr>
          <w:lang w:eastAsia="zh-CN"/>
        </w:rPr>
        <w:t>.</w:t>
      </w:r>
      <w:r w:rsidRPr="00AE006E">
        <w:rPr>
          <w:lang w:eastAsia="zh-CN"/>
        </w:rPr>
        <w:t>5</w:t>
      </w:r>
      <w:r w:rsidRPr="00560DD4">
        <w:rPr>
          <w:lang w:eastAsia="zh-CN"/>
        </w:rPr>
        <w:t xml:space="preserve"> </w:t>
      </w:r>
      <w:r>
        <w:rPr>
          <w:lang w:eastAsia="zh-CN"/>
        </w:rPr>
        <w:t>Conclusion</w:t>
      </w:r>
    </w:p>
    <w:p w14:paraId="59A19957" w14:textId="542F8E0A" w:rsidR="00162F8E" w:rsidRPr="00964046" w:rsidRDefault="00685EFB" w:rsidP="00560DD4">
      <w:pPr>
        <w:rPr>
          <w:ins w:id="44" w:author="user" w:date="2015-02-13T22:14:00Z"/>
          <w:rFonts w:hAnsi="Times New Roman"/>
        </w:rPr>
      </w:pPr>
      <w:ins w:id="45" w:author="user" w:date="2015-02-13T22:02:00Z">
        <w:r w:rsidRPr="00964046">
          <w:rPr>
            <w:rFonts w:hAnsi="Times New Roman" w:cs="宋体"/>
          </w:rPr>
          <w:t>In this chapter, we</w:t>
        </w:r>
      </w:ins>
      <w:r w:rsidRPr="00964046">
        <w:rPr>
          <w:rFonts w:hAnsi="Times New Roman" w:cs="宋体"/>
        </w:rPr>
        <w:t>’ve</w:t>
      </w:r>
      <w:ins w:id="46" w:author="user" w:date="2015-02-13T22:02:00Z">
        <w:r w:rsidRPr="00964046">
          <w:rPr>
            <w:rFonts w:hAnsi="Times New Roman" w:cs="宋体"/>
          </w:rPr>
          <w:t xml:space="preserve"> </w:t>
        </w:r>
      </w:ins>
      <w:r w:rsidRPr="00964046">
        <w:rPr>
          <w:rFonts w:hAnsi="Times New Roman" w:cs="宋体"/>
        </w:rPr>
        <w:t>taken</w:t>
      </w:r>
      <w:ins w:id="47" w:author="user" w:date="2015-02-13T22:02:00Z">
        <w:r w:rsidRPr="00964046">
          <w:rPr>
            <w:rFonts w:hAnsi="Times New Roman" w:cs="宋体"/>
          </w:rPr>
          <w:t xml:space="preserve"> Mail as an example and add</w:t>
        </w:r>
      </w:ins>
      <w:r w:rsidRPr="00964046">
        <w:rPr>
          <w:rFonts w:hAnsi="Times New Roman" w:cs="宋体"/>
        </w:rPr>
        <w:t>ed</w:t>
      </w:r>
      <w:ins w:id="48" w:author="user" w:date="2015-02-13T22:02:00Z">
        <w:r w:rsidRPr="00964046">
          <w:rPr>
            <w:rFonts w:hAnsi="Times New Roman" w:cs="宋体"/>
          </w:rPr>
          <w:t xml:space="preserve"> a feature that can automatically mark emails </w:t>
        </w:r>
      </w:ins>
      <w:r w:rsidRPr="00964046">
        <w:rPr>
          <w:rFonts w:hAnsi="Times New Roman" w:cs="宋体"/>
        </w:rPr>
        <w:t>outside</w:t>
      </w:r>
      <w:ins w:id="49" w:author="user" w:date="2015-02-13T22:03:00Z">
        <w:r w:rsidRPr="00964046">
          <w:rPr>
            <w:rFonts w:hAnsi="Times New Roman" w:cs="宋体"/>
          </w:rPr>
          <w:t xml:space="preserve"> </w:t>
        </w:r>
      </w:ins>
      <w:r w:rsidRPr="00964046">
        <w:rPr>
          <w:rFonts w:hAnsi="Times New Roman" w:cs="宋体"/>
        </w:rPr>
        <w:t>whitelist</w:t>
      </w:r>
      <w:ins w:id="50" w:author="user" w:date="2015-02-13T22:03:00Z">
        <w:r w:rsidRPr="00964046">
          <w:rPr>
            <w:rFonts w:hAnsi="Times New Roman" w:cs="宋体"/>
          </w:rPr>
          <w:t xml:space="preserve"> as read, which help</w:t>
        </w:r>
      </w:ins>
      <w:r>
        <w:rPr>
          <w:rFonts w:hAnsi="Times New Roman" w:cs="宋体"/>
        </w:rPr>
        <w:t>s</w:t>
      </w:r>
      <w:ins w:id="51" w:author="user" w:date="2015-02-13T22:03:00Z">
        <w:r w:rsidRPr="00964046">
          <w:rPr>
            <w:rFonts w:hAnsi="Times New Roman" w:cs="宋体"/>
          </w:rPr>
          <w:t xml:space="preserve"> us highlight the important </w:t>
        </w:r>
      </w:ins>
      <w:r>
        <w:rPr>
          <w:rFonts w:hAnsi="Times New Roman" w:cs="宋体"/>
        </w:rPr>
        <w:t>emails</w:t>
      </w:r>
      <w:ins w:id="52" w:author="user" w:date="2015-02-13T22:03:00Z">
        <w:r w:rsidRPr="00964046">
          <w:rPr>
            <w:rFonts w:hAnsi="Times New Roman" w:cs="宋体"/>
          </w:rPr>
          <w:t>.</w:t>
        </w:r>
      </w:ins>
      <w:ins w:id="53" w:author="user" w:date="2015-02-13T22:08:00Z">
        <w:r w:rsidRPr="00964046">
          <w:rPr>
            <w:rFonts w:hAnsi="Times New Roman" w:cs="宋体"/>
          </w:rPr>
          <w:t xml:space="preserve"> The filter condition of </w:t>
        </w:r>
        <w:r w:rsidRPr="00964046">
          <w:rPr>
            <w:rFonts w:hAnsi="Times New Roman"/>
          </w:rPr>
          <w:t xml:space="preserve">iOSREMailMarker is </w:t>
        </w:r>
      </w:ins>
      <w:r>
        <w:rPr>
          <w:rFonts w:hAnsi="Times New Roman"/>
        </w:rPr>
        <w:t>somewhat</w:t>
      </w:r>
      <w:ins w:id="54" w:author="user" w:date="2015-02-13T22:08:00Z">
        <w:r w:rsidRPr="00964046">
          <w:rPr>
            <w:rFonts w:hAnsi="Times New Roman"/>
          </w:rPr>
          <w:t xml:space="preserve"> simple</w:t>
        </w:r>
      </w:ins>
      <w:r>
        <w:rPr>
          <w:rFonts w:hAnsi="Times New Roman"/>
        </w:rPr>
        <w:t>,</w:t>
      </w:r>
      <w:ins w:id="55" w:author="user" w:date="2015-02-13T22:08:00Z">
        <w:r w:rsidRPr="00964046">
          <w:rPr>
            <w:rFonts w:hAnsi="Times New Roman"/>
          </w:rPr>
          <w:t xml:space="preserve"> and it may not be a good solution for everyone to </w:t>
        </w:r>
      </w:ins>
      <w:r>
        <w:rPr>
          <w:rFonts w:hAnsi="Times New Roman"/>
        </w:rPr>
        <w:t xml:space="preserve">simply </w:t>
      </w:r>
      <w:ins w:id="56" w:author="user" w:date="2015-02-13T22:08:00Z">
        <w:r w:rsidRPr="00964046">
          <w:rPr>
            <w:rFonts w:hAnsi="Times New Roman"/>
          </w:rPr>
          <w:t>mark emails as read</w:t>
        </w:r>
      </w:ins>
      <w:ins w:id="57" w:author="user" w:date="2015-02-13T22:12:00Z">
        <w:r w:rsidRPr="00964046">
          <w:rPr>
            <w:rFonts w:hAnsi="Times New Roman"/>
          </w:rPr>
          <w:t>. So I h</w:t>
        </w:r>
        <w:bookmarkStart w:id="58" w:name="_GoBack"/>
        <w:bookmarkEnd w:id="58"/>
        <w:r w:rsidRPr="00964046">
          <w:rPr>
            <w:rFonts w:hAnsi="Times New Roman"/>
          </w:rPr>
          <w:t xml:space="preserve">ope </w:t>
        </w:r>
      </w:ins>
      <w:r>
        <w:rPr>
          <w:rFonts w:hAnsi="Times New Roman"/>
        </w:rPr>
        <w:t>you</w:t>
      </w:r>
      <w:ins w:id="59" w:author="user" w:date="2015-02-13T22:12:00Z">
        <w:r w:rsidRPr="00964046">
          <w:rPr>
            <w:rFonts w:hAnsi="Times New Roman"/>
          </w:rPr>
          <w:t xml:space="preserve"> can learn this chapter by analogy and intim</w:t>
        </w:r>
      </w:ins>
      <w:r>
        <w:rPr>
          <w:rFonts w:hAnsi="Times New Roman"/>
        </w:rPr>
        <w:t>i</w:t>
      </w:r>
      <w:ins w:id="60" w:author="user" w:date="2015-02-13T22:12:00Z">
        <w:r w:rsidRPr="00964046">
          <w:rPr>
            <w:rFonts w:hAnsi="Times New Roman"/>
          </w:rPr>
          <w:t>date</w:t>
        </w:r>
      </w:ins>
      <w:ins w:id="61" w:author="user" w:date="2015-02-13T22:13:00Z">
        <w:r w:rsidRPr="00964046">
          <w:rPr>
            <w:rFonts w:hAnsi="Times New Roman"/>
          </w:rPr>
          <w:t xml:space="preserve"> the idea</w:t>
        </w:r>
      </w:ins>
      <w:r>
        <w:rPr>
          <w:rFonts w:hAnsi="Times New Roman"/>
        </w:rPr>
        <w:t>s</w:t>
      </w:r>
      <w:ins w:id="62" w:author="user" w:date="2015-02-13T22:13:00Z">
        <w:r w:rsidRPr="00964046">
          <w:rPr>
            <w:rFonts w:hAnsi="Times New Roman"/>
          </w:rPr>
          <w:t xml:space="preserve"> to make your own unique tweak</w:t>
        </w:r>
      </w:ins>
      <w:r>
        <w:rPr>
          <w:rFonts w:hAnsi="Times New Roman"/>
        </w:rPr>
        <w:t>s</w:t>
      </w:r>
      <w:ins w:id="63" w:author="user" w:date="2015-02-13T22:13:00Z">
        <w:r w:rsidRPr="00964046">
          <w:rPr>
            <w:rFonts w:hAnsi="Times New Roman"/>
          </w:rPr>
          <w:t xml:space="preserve">. Of course, you are welcome to share your </w:t>
        </w:r>
      </w:ins>
      <w:r>
        <w:rPr>
          <w:rFonts w:hAnsi="Times New Roman"/>
        </w:rPr>
        <w:t>works</w:t>
      </w:r>
      <w:ins w:id="64" w:author="user" w:date="2015-02-13T22:13:00Z">
        <w:r w:rsidRPr="00964046">
          <w:rPr>
            <w:rFonts w:hAnsi="Times New Roman"/>
          </w:rPr>
          <w:t xml:space="preserve"> on our website.</w:t>
        </w:r>
      </w:ins>
    </w:p>
    <w:p w14:paraId="27848974" w14:textId="43C8BDBE" w:rsidR="004427AD" w:rsidRPr="00131A38" w:rsidRDefault="00685EFB" w:rsidP="00560DD4">
      <w:pPr>
        <w:rPr>
          <w:rFonts w:hAnsi="Times New Roman" w:cs="宋体"/>
        </w:rPr>
      </w:pPr>
      <w:ins w:id="65" w:author="user" w:date="2015-02-13T22:14:00Z">
        <w:r w:rsidRPr="00131A38">
          <w:rPr>
            <w:rFonts w:hAnsi="Times New Roman"/>
          </w:rPr>
          <w:t xml:space="preserve">So far, </w:t>
        </w:r>
      </w:ins>
      <w:r w:rsidRPr="00131A38">
        <w:rPr>
          <w:rFonts w:hAnsi="Times New Roman"/>
        </w:rPr>
        <w:t>w</w:t>
      </w:r>
      <w:ins w:id="66" w:author="user" w:date="2015-02-13T22:14:00Z">
        <w:r w:rsidRPr="00131A38">
          <w:rPr>
            <w:rFonts w:hAnsi="Times New Roman"/>
          </w:rPr>
          <w:t xml:space="preserve">e have gone through </w:t>
        </w:r>
      </w:ins>
      <w:r w:rsidRPr="00131A38">
        <w:rPr>
          <w:rFonts w:hAnsi="Times New Roman"/>
        </w:rPr>
        <w:t>2</w:t>
      </w:r>
      <w:ins w:id="67" w:author="user" w:date="2015-02-13T22:14:00Z">
        <w:r w:rsidRPr="00131A38">
          <w:rPr>
            <w:rFonts w:hAnsi="Times New Roman"/>
          </w:rPr>
          <w:t xml:space="preserve"> practic</w:t>
        </w:r>
      </w:ins>
      <w:r w:rsidRPr="00131A38">
        <w:rPr>
          <w:rFonts w:hAnsi="Times New Roman"/>
        </w:rPr>
        <w:t>es</w:t>
      </w:r>
      <w:ins w:id="68" w:author="user" w:date="2015-02-13T22:14:00Z">
        <w:r w:rsidRPr="00131A38">
          <w:rPr>
            <w:rFonts w:hAnsi="Times New Roman"/>
          </w:rPr>
          <w:t>. I hope everyone enjoy</w:t>
        </w:r>
      </w:ins>
      <w:r w:rsidRPr="00131A38">
        <w:rPr>
          <w:rFonts w:hAnsi="Times New Roman"/>
        </w:rPr>
        <w:t>ed</w:t>
      </w:r>
      <w:ins w:id="69" w:author="user" w:date="2015-02-13T22:14:00Z">
        <w:r w:rsidRPr="00131A38">
          <w:rPr>
            <w:rFonts w:hAnsi="Times New Roman"/>
          </w:rPr>
          <w:t xml:space="preserve"> </w:t>
        </w:r>
      </w:ins>
      <w:r w:rsidRPr="00131A38">
        <w:rPr>
          <w:rFonts w:hAnsi="Times New Roman"/>
        </w:rPr>
        <w:t>them</w:t>
      </w:r>
      <w:ins w:id="70" w:author="user" w:date="2015-02-13T22:14:00Z">
        <w:r w:rsidRPr="00131A38">
          <w:rPr>
            <w:rFonts w:hAnsi="Times New Roman"/>
          </w:rPr>
          <w:t xml:space="preserve"> and ha</w:t>
        </w:r>
      </w:ins>
      <w:r w:rsidRPr="00131A38">
        <w:rPr>
          <w:rFonts w:hAnsi="Times New Roman"/>
        </w:rPr>
        <w:t>d</w:t>
      </w:r>
      <w:ins w:id="71" w:author="user" w:date="2015-02-13T22:14:00Z">
        <w:r w:rsidRPr="00131A38">
          <w:rPr>
            <w:rFonts w:hAnsi="Times New Roman"/>
          </w:rPr>
          <w:t xml:space="preserve"> the feeling that </w:t>
        </w:r>
      </w:ins>
      <w:r w:rsidRPr="00131A38">
        <w:rPr>
          <w:rFonts w:hAnsi="Times New Roman"/>
        </w:rPr>
        <w:t>our brains should keep one step ahead</w:t>
      </w:r>
      <w:ins w:id="72" w:author="user" w:date="2015-02-13T22:17:00Z">
        <w:r w:rsidRPr="00131A38">
          <w:rPr>
            <w:rFonts w:hAnsi="Times New Roman"/>
          </w:rPr>
          <w:t xml:space="preserve"> </w:t>
        </w:r>
      </w:ins>
      <w:r w:rsidRPr="00131A38">
        <w:rPr>
          <w:rFonts w:hAnsi="Times New Roman"/>
        </w:rPr>
        <w:t xml:space="preserve">of our hands in </w:t>
      </w:r>
      <w:ins w:id="73" w:author="user" w:date="2015-02-13T22:17:00Z">
        <w:r w:rsidRPr="00131A38">
          <w:rPr>
            <w:rFonts w:hAnsi="Times New Roman"/>
          </w:rPr>
          <w:t xml:space="preserve">iOS reverse engineering. Only when you get </w:t>
        </w:r>
      </w:ins>
      <w:r w:rsidRPr="00131A38">
        <w:rPr>
          <w:rFonts w:hAnsi="Times New Roman"/>
        </w:rPr>
        <w:t>fully</w:t>
      </w:r>
      <w:ins w:id="74" w:author="user" w:date="2015-02-13T22:18:00Z">
        <w:r w:rsidRPr="00131A38">
          <w:rPr>
            <w:rFonts w:hAnsi="Times New Roman"/>
          </w:rPr>
          <w:t xml:space="preserve"> </w:t>
        </w:r>
      </w:ins>
      <w:ins w:id="75" w:author="user" w:date="2015-02-13T22:17:00Z">
        <w:r w:rsidRPr="00131A38">
          <w:rPr>
            <w:rFonts w:hAnsi="Times New Roman"/>
          </w:rPr>
          <w:t xml:space="preserve">prepared </w:t>
        </w:r>
      </w:ins>
      <w:ins w:id="76" w:author="user" w:date="2015-02-13T22:18:00Z">
        <w:r w:rsidRPr="00131A38">
          <w:rPr>
            <w:rFonts w:hAnsi="Times New Roman"/>
          </w:rPr>
          <w:t xml:space="preserve">during </w:t>
        </w:r>
      </w:ins>
      <w:ins w:id="77" w:author="user" w:date="2015-02-13T22:17:00Z">
        <w:r w:rsidRPr="00131A38">
          <w:rPr>
            <w:rFonts w:hAnsi="Times New Roman"/>
          </w:rPr>
          <w:t>early stage</w:t>
        </w:r>
      </w:ins>
      <w:r w:rsidRPr="00131A38">
        <w:rPr>
          <w:rFonts w:hAnsi="Times New Roman"/>
        </w:rPr>
        <w:t xml:space="preserve"> </w:t>
      </w:r>
      <w:ins w:id="78" w:author="user" w:date="2015-02-13T22:17:00Z">
        <w:r w:rsidRPr="00131A38">
          <w:rPr>
            <w:rFonts w:hAnsi="Times New Roman"/>
          </w:rPr>
          <w:t xml:space="preserve">analysis can you write </w:t>
        </w:r>
      </w:ins>
      <w:r>
        <w:rPr>
          <w:rFonts w:hAnsi="Times New Roman"/>
        </w:rPr>
        <w:t xml:space="preserve">an </w:t>
      </w:r>
      <w:r w:rsidRPr="00131A38">
        <w:rPr>
          <w:rFonts w:hAnsi="Times New Roman"/>
        </w:rPr>
        <w:t>excellent</w:t>
      </w:r>
      <w:ins w:id="79" w:author="user" w:date="2015-02-13T22:17:00Z">
        <w:r w:rsidRPr="00131A38">
          <w:rPr>
            <w:rFonts w:hAnsi="Times New Roman"/>
          </w:rPr>
          <w:t xml:space="preserve"> tweak lat</w:t>
        </w:r>
      </w:ins>
      <w:ins w:id="80" w:author="user" w:date="2015-02-13T22:19:00Z">
        <w:r w:rsidRPr="00131A38">
          <w:rPr>
            <w:rFonts w:hAnsi="Times New Roman"/>
          </w:rPr>
          <w:t>er</w:t>
        </w:r>
      </w:ins>
      <w:ins w:id="81" w:author="user" w:date="2015-02-13T22:21:00Z">
        <w:r w:rsidRPr="00131A38">
          <w:rPr>
            <w:rFonts w:hAnsi="Times New Roman"/>
          </w:rPr>
          <w:t>. Ti</w:t>
        </w:r>
      </w:ins>
      <w:r w:rsidRPr="00131A38">
        <w:rPr>
          <w:rFonts w:hAnsi="Times New Roman"/>
        </w:rPr>
        <w:t>G</w:t>
      </w:r>
      <w:ins w:id="82" w:author="user" w:date="2015-02-13T22:21:00Z">
        <w:r w:rsidRPr="00131A38">
          <w:rPr>
            <w:rFonts w:hAnsi="Times New Roman"/>
          </w:rPr>
          <w:t xml:space="preserve">a, </w:t>
        </w:r>
      </w:ins>
      <w:r w:rsidRPr="00131A38">
        <w:rPr>
          <w:rFonts w:hAnsi="Times New Roman"/>
        </w:rPr>
        <w:t>a</w:t>
      </w:r>
      <w:ins w:id="83" w:author="user" w:date="2015-02-13T22:21:00Z">
        <w:r w:rsidRPr="00131A38">
          <w:rPr>
            <w:rFonts w:hAnsi="Times New Roman"/>
          </w:rPr>
          <w:t xml:space="preserve"> </w:t>
        </w:r>
      </w:ins>
      <w:r w:rsidRPr="00131A38">
        <w:rPr>
          <w:rFonts w:hAnsi="Times New Roman"/>
        </w:rPr>
        <w:t xml:space="preserve">veteran </w:t>
      </w:r>
      <w:ins w:id="84" w:author="user" w:date="2015-02-13T22:22:00Z">
        <w:r w:rsidRPr="00131A38">
          <w:rPr>
            <w:rFonts w:hAnsi="Times New Roman"/>
          </w:rPr>
          <w:t>reverse</w:t>
        </w:r>
      </w:ins>
      <w:ins w:id="85" w:author="user" w:date="2015-02-13T22:25:00Z">
        <w:r w:rsidRPr="00131A38">
          <w:rPr>
            <w:rFonts w:hAnsi="Times New Roman"/>
          </w:rPr>
          <w:t xml:space="preserve"> engineer, once </w:t>
        </w:r>
      </w:ins>
      <w:r w:rsidRPr="00131A38">
        <w:rPr>
          <w:rFonts w:hAnsi="Times New Roman"/>
        </w:rPr>
        <w:t>said</w:t>
      </w:r>
      <w:r>
        <w:rPr>
          <w:rFonts w:hAnsi="Times New Roman"/>
        </w:rPr>
        <w:t>:</w:t>
      </w:r>
      <w:r w:rsidRPr="00131A38">
        <w:rPr>
          <w:rFonts w:hAnsi="Times New Roman"/>
        </w:rPr>
        <w:t xml:space="preserve"> “A</w:t>
      </w:r>
      <w:ins w:id="86" w:author="user" w:date="2015-02-13T22:25:00Z">
        <w:r w:rsidRPr="00131A38">
          <w:rPr>
            <w:rFonts w:hAnsi="Times New Roman"/>
          </w:rPr>
          <w:t xml:space="preserve"> reverser should know how/what is done before grabbing tools to complete the tasks automatically.</w:t>
        </w:r>
      </w:ins>
      <w:r w:rsidRPr="00131A38">
        <w:rPr>
          <w:rFonts w:hAnsi="Times New Roman"/>
        </w:rPr>
        <w:t>”</w:t>
      </w:r>
      <w:ins w:id="87" w:author="user" w:date="2015-02-13T22:25:00Z">
        <w:r w:rsidRPr="00131A38">
          <w:rPr>
            <w:rFonts w:hAnsi="Times New Roman"/>
          </w:rPr>
          <w:t xml:space="preserve"> I believe that everyone will </w:t>
        </w:r>
      </w:ins>
      <w:ins w:id="88" w:author="user" w:date="2015-02-13T22:26:00Z">
        <w:r w:rsidRPr="00131A38">
          <w:rPr>
            <w:rFonts w:hAnsi="Times New Roman"/>
          </w:rPr>
          <w:t>gradually</w:t>
        </w:r>
      </w:ins>
      <w:ins w:id="89" w:author="user" w:date="2015-02-13T22:25:00Z">
        <w:r w:rsidRPr="00131A38">
          <w:rPr>
            <w:rFonts w:hAnsi="Times New Roman"/>
          </w:rPr>
          <w:t xml:space="preserve"> </w:t>
        </w:r>
      </w:ins>
      <w:ins w:id="90" w:author="user" w:date="2015-02-13T22:26:00Z">
        <w:r w:rsidRPr="00131A38">
          <w:rPr>
            <w:rFonts w:hAnsi="Times New Roman"/>
          </w:rPr>
          <w:t xml:space="preserve">realize the meaning of this sentence during </w:t>
        </w:r>
        <w:r w:rsidRPr="00131A38">
          <w:rPr>
            <w:rFonts w:hAnsi="Times New Roman"/>
          </w:rPr>
          <w:lastRenderedPageBreak/>
          <w:t xml:space="preserve">continuously </w:t>
        </w:r>
      </w:ins>
      <w:ins w:id="91" w:author="user" w:date="2015-02-13T22:27:00Z">
        <w:r w:rsidRPr="00131A38">
          <w:rPr>
            <w:rFonts w:hAnsi="Times New Roman"/>
          </w:rPr>
          <w:t>studying reverse engineering.</w:t>
        </w:r>
      </w:ins>
    </w:p>
    <w:sectPr w:rsidR="004427AD" w:rsidRPr="00131A38" w:rsidSect="00DC5B68">
      <w:headerReference w:type="even" r:id="rId31"/>
      <w:headerReference w:type="default" r:id="rId32"/>
      <w:footerReference w:type="even" r:id="rId33"/>
      <w:footerReference w:type="default" r:id="rId34"/>
      <w:headerReference w:type="first" r:id="rId35"/>
      <w:footerReference w:type="first" r:id="rId36"/>
      <w:pgSz w:w="11906" w:h="16838"/>
      <w:pgMar w:top="1440" w:right="1558" w:bottom="1440" w:left="1418" w:header="851" w:footer="992" w:gutter="0"/>
      <w:pgNumType w:start="256"/>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D4A149" w14:textId="77777777" w:rsidR="002265CB" w:rsidRDefault="002265CB" w:rsidP="00353525">
      <w:r>
        <w:separator/>
      </w:r>
    </w:p>
  </w:endnote>
  <w:endnote w:type="continuationSeparator" w:id="0">
    <w:p w14:paraId="3388B6CB" w14:textId="77777777" w:rsidR="002265CB" w:rsidRDefault="002265CB" w:rsidP="00353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FFF Intelligent Condensed">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Monaco">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charset w:val="00"/>
    <w:family w:val="auto"/>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D800F" w14:textId="77777777" w:rsidR="004C7E09" w:rsidRDefault="004C7E09" w:rsidP="0035352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7D8B6" w14:textId="77777777" w:rsidR="004C7E09" w:rsidRDefault="004C7E09" w:rsidP="00ED1FF2">
    <w:pPr>
      <w:pStyle w:val="a6"/>
      <w:ind w:firstLine="360"/>
      <w:jc w:val="center"/>
      <w:rPr>
        <w:lang w:eastAsia="zh-CN"/>
      </w:rPr>
    </w:pPr>
    <w:r>
      <w:fldChar w:fldCharType="begin"/>
    </w:r>
    <w:r>
      <w:instrText xml:space="preserve"> PAGE   \* MERGEFORMAT </w:instrText>
    </w:r>
    <w:r>
      <w:fldChar w:fldCharType="separate"/>
    </w:r>
    <w:r w:rsidR="00685EFB" w:rsidRPr="00685EFB">
      <w:rPr>
        <w:noProof/>
        <w:lang w:val="zh-CN"/>
      </w:rPr>
      <w:t>288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9BE0C" w14:textId="77777777" w:rsidR="004C7E09" w:rsidRDefault="004C7E09" w:rsidP="0035352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946AEF" w14:textId="77777777" w:rsidR="002265CB" w:rsidRDefault="002265CB" w:rsidP="00353525">
      <w:r>
        <w:separator/>
      </w:r>
    </w:p>
  </w:footnote>
  <w:footnote w:type="continuationSeparator" w:id="0">
    <w:p w14:paraId="1FBEBA8E" w14:textId="77777777" w:rsidR="002265CB" w:rsidRDefault="002265CB" w:rsidP="003535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37E525" w14:textId="77777777" w:rsidR="004C7E09" w:rsidRDefault="004C7E09" w:rsidP="0035352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CE0D1" w14:textId="77777777" w:rsidR="004C7E09" w:rsidRDefault="0024787A" w:rsidP="00316565">
    <w:pPr>
      <w:pStyle w:val="a5"/>
      <w:ind w:firstLineChars="0" w:firstLine="0"/>
      <w:jc w:val="left"/>
      <w:rPr>
        <w:lang w:eastAsia="zh-CN"/>
      </w:rPr>
    </w:pPr>
    <w:r>
      <w:rPr>
        <w:rFonts w:hint="eastAsia"/>
      </w:rPr>
      <w:t>iOS</w:t>
    </w:r>
    <w:r w:rsidR="004C7E09">
      <w:rPr>
        <w:rFonts w:hint="eastAsia"/>
      </w:rPr>
      <w:t xml:space="preserve"> A</w:t>
    </w:r>
    <w:r w:rsidR="004C7E09">
      <w:t>p</w:t>
    </w:r>
    <w:r w:rsidR="004C7E09">
      <w:rPr>
        <w:rFonts w:hint="eastAsia"/>
      </w:rPr>
      <w:t>p Reverse Engineering Chapter 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43F8B" w14:textId="77777777" w:rsidR="004C7E09" w:rsidRDefault="004C7E09" w:rsidP="00353525">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081B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200B3"/>
    <w:multiLevelType w:val="hybridMultilevel"/>
    <w:tmpl w:val="11FC2E94"/>
    <w:lvl w:ilvl="0" w:tplc="02EC62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887A9C"/>
    <w:multiLevelType w:val="hybridMultilevel"/>
    <w:tmpl w:val="FBF698D6"/>
    <w:lvl w:ilvl="0" w:tplc="05B2DAC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05A65DDB"/>
    <w:multiLevelType w:val="multilevel"/>
    <w:tmpl w:val="6E261A94"/>
    <w:lvl w:ilvl="0">
      <w:start w:val="37"/>
      <w:numFmt w:val="decimal"/>
      <w:lvlText w:val="%1."/>
      <w:lvlJc w:val="left"/>
      <w:pPr>
        <w:tabs>
          <w:tab w:val="num" w:pos="644"/>
        </w:tabs>
        <w:ind w:left="644" w:hanging="360"/>
      </w:pPr>
      <w:rPr>
        <w:rFonts w:hint="eastAsia"/>
      </w:rPr>
    </w:lvl>
    <w:lvl w:ilvl="1">
      <w:start w:val="5"/>
      <w:numFmt w:val="decimal"/>
      <w:lvlText w:val="（%2）"/>
      <w:lvlJc w:val="left"/>
      <w:pPr>
        <w:tabs>
          <w:tab w:val="num" w:pos="786"/>
        </w:tabs>
        <w:ind w:left="786" w:hanging="360"/>
      </w:pPr>
      <w:rPr>
        <w:rFonts w:hint="eastAsia"/>
      </w:rPr>
    </w:lvl>
    <w:lvl w:ilvl="2">
      <w:start w:val="1"/>
      <w:numFmt w:val="decimal"/>
      <w:lvlText w:val="%3."/>
      <w:lvlJc w:val="left"/>
      <w:pPr>
        <w:tabs>
          <w:tab w:val="num" w:pos="1495"/>
        </w:tabs>
        <w:ind w:left="1495" w:hanging="360"/>
      </w:pPr>
      <w:rPr>
        <w:rFonts w:hint="eastAsia"/>
      </w:rPr>
    </w:lvl>
    <w:lvl w:ilvl="3">
      <w:start w:val="1"/>
      <w:numFmt w:val="decimal"/>
      <w:lvlText w:val="%4."/>
      <w:lvlJc w:val="left"/>
      <w:pPr>
        <w:tabs>
          <w:tab w:val="num" w:pos="2804"/>
        </w:tabs>
        <w:ind w:left="2804" w:hanging="360"/>
      </w:pPr>
      <w:rPr>
        <w:rFonts w:hint="eastAsia"/>
      </w:rPr>
    </w:lvl>
    <w:lvl w:ilvl="4">
      <w:start w:val="1"/>
      <w:numFmt w:val="decimal"/>
      <w:lvlText w:val="%5."/>
      <w:lvlJc w:val="left"/>
      <w:pPr>
        <w:tabs>
          <w:tab w:val="num" w:pos="3524"/>
        </w:tabs>
        <w:ind w:left="3524" w:hanging="360"/>
      </w:pPr>
      <w:rPr>
        <w:rFonts w:hint="eastAsia"/>
      </w:rPr>
    </w:lvl>
    <w:lvl w:ilvl="5">
      <w:start w:val="1"/>
      <w:numFmt w:val="decimal"/>
      <w:lvlText w:val="%6."/>
      <w:lvlJc w:val="left"/>
      <w:pPr>
        <w:tabs>
          <w:tab w:val="num" w:pos="4244"/>
        </w:tabs>
        <w:ind w:left="4244" w:hanging="360"/>
      </w:pPr>
      <w:rPr>
        <w:rFonts w:hint="eastAsia"/>
      </w:rPr>
    </w:lvl>
    <w:lvl w:ilvl="6">
      <w:start w:val="1"/>
      <w:numFmt w:val="decimal"/>
      <w:lvlText w:val="%7."/>
      <w:lvlJc w:val="left"/>
      <w:pPr>
        <w:tabs>
          <w:tab w:val="num" w:pos="4964"/>
        </w:tabs>
        <w:ind w:left="4964" w:hanging="360"/>
      </w:pPr>
      <w:rPr>
        <w:rFonts w:hint="eastAsia"/>
      </w:rPr>
    </w:lvl>
    <w:lvl w:ilvl="7">
      <w:start w:val="1"/>
      <w:numFmt w:val="decimal"/>
      <w:lvlText w:val="%8."/>
      <w:lvlJc w:val="left"/>
      <w:pPr>
        <w:tabs>
          <w:tab w:val="num" w:pos="5684"/>
        </w:tabs>
        <w:ind w:left="5684" w:hanging="360"/>
      </w:pPr>
      <w:rPr>
        <w:rFonts w:hint="eastAsia"/>
      </w:rPr>
    </w:lvl>
    <w:lvl w:ilvl="8">
      <w:start w:val="1"/>
      <w:numFmt w:val="decimal"/>
      <w:lvlText w:val="%9."/>
      <w:lvlJc w:val="left"/>
      <w:pPr>
        <w:tabs>
          <w:tab w:val="num" w:pos="6404"/>
        </w:tabs>
        <w:ind w:left="6404" w:hanging="360"/>
      </w:pPr>
      <w:rPr>
        <w:rFonts w:hint="eastAsia"/>
      </w:rPr>
    </w:lvl>
  </w:abstractNum>
  <w:abstractNum w:abstractNumId="4">
    <w:nsid w:val="08FB4725"/>
    <w:multiLevelType w:val="hybridMultilevel"/>
    <w:tmpl w:val="C4ACAFD6"/>
    <w:lvl w:ilvl="0" w:tplc="697653F0">
      <w:start w:val="1"/>
      <w:numFmt w:val="decimal"/>
      <w:lvlText w:val="%1)"/>
      <w:lvlJc w:val="left"/>
      <w:pPr>
        <w:ind w:left="900" w:hanging="4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B77401"/>
    <w:multiLevelType w:val="hybridMultilevel"/>
    <w:tmpl w:val="BAFE5320"/>
    <w:lvl w:ilvl="0" w:tplc="8F1E0666">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205D4947"/>
    <w:multiLevelType w:val="hybridMultilevel"/>
    <w:tmpl w:val="9898AF22"/>
    <w:lvl w:ilvl="0" w:tplc="8B64F50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25276FBF"/>
    <w:multiLevelType w:val="hybridMultilevel"/>
    <w:tmpl w:val="BAFE5320"/>
    <w:lvl w:ilvl="0" w:tplc="8F1E0666">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289D4E67"/>
    <w:multiLevelType w:val="multilevel"/>
    <w:tmpl w:val="A13AB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9300CA"/>
    <w:multiLevelType w:val="hybridMultilevel"/>
    <w:tmpl w:val="C4ACAFD6"/>
    <w:lvl w:ilvl="0" w:tplc="697653F0">
      <w:start w:val="1"/>
      <w:numFmt w:val="decimal"/>
      <w:lvlText w:val="%1)"/>
      <w:lvlJc w:val="left"/>
      <w:pPr>
        <w:ind w:left="900" w:hanging="4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6A0079"/>
    <w:multiLevelType w:val="hybridMultilevel"/>
    <w:tmpl w:val="183E7486"/>
    <w:lvl w:ilvl="0" w:tplc="8B64F50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395E0762"/>
    <w:multiLevelType w:val="hybridMultilevel"/>
    <w:tmpl w:val="6EA2D43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nsid w:val="45A75ADF"/>
    <w:multiLevelType w:val="hybridMultilevel"/>
    <w:tmpl w:val="3F10A81E"/>
    <w:lvl w:ilvl="0" w:tplc="FB9631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B25FEA"/>
    <w:multiLevelType w:val="hybridMultilevel"/>
    <w:tmpl w:val="861EA2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2E71C59"/>
    <w:multiLevelType w:val="hybridMultilevel"/>
    <w:tmpl w:val="7A34A12C"/>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5">
    <w:nsid w:val="534713AF"/>
    <w:multiLevelType w:val="multilevel"/>
    <w:tmpl w:val="A13AB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1E1A92"/>
    <w:multiLevelType w:val="hybridMultilevel"/>
    <w:tmpl w:val="C6F07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6083C7D"/>
    <w:multiLevelType w:val="hybridMultilevel"/>
    <w:tmpl w:val="AE987A0E"/>
    <w:lvl w:ilvl="0" w:tplc="6108E32C">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57371034"/>
    <w:multiLevelType w:val="multilevel"/>
    <w:tmpl w:val="90EE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B271A7"/>
    <w:multiLevelType w:val="multilevel"/>
    <w:tmpl w:val="B67AF26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5FDB1436"/>
    <w:multiLevelType w:val="hybridMultilevel"/>
    <w:tmpl w:val="8E1421FE"/>
    <w:lvl w:ilvl="0" w:tplc="62FA7060">
      <w:start w:val="1"/>
      <w:numFmt w:val="decimal"/>
      <w:pStyle w:val="a"/>
      <w:lvlText w:val="%1."/>
      <w:lvlJc w:val="left"/>
      <w:pPr>
        <w:ind w:left="1380" w:hanging="81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1">
    <w:nsid w:val="61F25E36"/>
    <w:multiLevelType w:val="hybridMultilevel"/>
    <w:tmpl w:val="183E7486"/>
    <w:lvl w:ilvl="0" w:tplc="8B64F50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635616F7"/>
    <w:multiLevelType w:val="multilevel"/>
    <w:tmpl w:val="7542FF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DB749D2"/>
    <w:multiLevelType w:val="hybridMultilevel"/>
    <w:tmpl w:val="D018AA78"/>
    <w:lvl w:ilvl="0" w:tplc="8B64F50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702A456A"/>
    <w:multiLevelType w:val="hybridMultilevel"/>
    <w:tmpl w:val="4ED0DB8A"/>
    <w:lvl w:ilvl="0" w:tplc="BCDA7C22">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5">
    <w:nsid w:val="702B794D"/>
    <w:multiLevelType w:val="multilevel"/>
    <w:tmpl w:val="2D44DDDA"/>
    <w:lvl w:ilvl="0">
      <w:start w:val="1"/>
      <w:numFmt w:val="decimal"/>
      <w:lvlText w:val="%1."/>
      <w:lvlJc w:val="left"/>
      <w:pPr>
        <w:ind w:left="647" w:hanging="420"/>
      </w:pPr>
      <w:rPr>
        <w:rFonts w:hint="default"/>
      </w:rPr>
    </w:lvl>
    <w:lvl w:ilvl="1">
      <w:start w:val="2"/>
      <w:numFmt w:val="decimal"/>
      <w:isLgl/>
      <w:lvlText w:val="%1.%2"/>
      <w:lvlJc w:val="left"/>
      <w:pPr>
        <w:ind w:left="587" w:hanging="360"/>
      </w:pPr>
      <w:rPr>
        <w:rFonts w:hint="default"/>
      </w:rPr>
    </w:lvl>
    <w:lvl w:ilvl="2">
      <w:start w:val="1"/>
      <w:numFmt w:val="decimal"/>
      <w:isLgl/>
      <w:lvlText w:val="%1.%2.%3"/>
      <w:lvlJc w:val="left"/>
      <w:pPr>
        <w:ind w:left="947" w:hanging="720"/>
      </w:pPr>
      <w:rPr>
        <w:rFonts w:hint="default"/>
      </w:rPr>
    </w:lvl>
    <w:lvl w:ilvl="3">
      <w:start w:val="1"/>
      <w:numFmt w:val="decimal"/>
      <w:isLgl/>
      <w:lvlText w:val="%1.%2.%3.%4"/>
      <w:lvlJc w:val="left"/>
      <w:pPr>
        <w:ind w:left="947" w:hanging="720"/>
      </w:pPr>
      <w:rPr>
        <w:rFonts w:hint="default"/>
      </w:rPr>
    </w:lvl>
    <w:lvl w:ilvl="4">
      <w:start w:val="1"/>
      <w:numFmt w:val="decimal"/>
      <w:isLgl/>
      <w:lvlText w:val="%1.%2.%3.%4.%5"/>
      <w:lvlJc w:val="left"/>
      <w:pPr>
        <w:ind w:left="1307" w:hanging="1080"/>
      </w:pPr>
      <w:rPr>
        <w:rFonts w:hint="default"/>
      </w:rPr>
    </w:lvl>
    <w:lvl w:ilvl="5">
      <w:start w:val="1"/>
      <w:numFmt w:val="decimal"/>
      <w:isLgl/>
      <w:lvlText w:val="%1.%2.%3.%4.%5.%6"/>
      <w:lvlJc w:val="left"/>
      <w:pPr>
        <w:ind w:left="1307" w:hanging="1080"/>
      </w:pPr>
      <w:rPr>
        <w:rFonts w:hint="default"/>
      </w:rPr>
    </w:lvl>
    <w:lvl w:ilvl="6">
      <w:start w:val="1"/>
      <w:numFmt w:val="decimal"/>
      <w:isLgl/>
      <w:lvlText w:val="%1.%2.%3.%4.%5.%6.%7"/>
      <w:lvlJc w:val="left"/>
      <w:pPr>
        <w:ind w:left="1307" w:hanging="1080"/>
      </w:pPr>
      <w:rPr>
        <w:rFonts w:hint="default"/>
      </w:rPr>
    </w:lvl>
    <w:lvl w:ilvl="7">
      <w:start w:val="1"/>
      <w:numFmt w:val="decimal"/>
      <w:isLgl/>
      <w:lvlText w:val="%1.%2.%3.%4.%5.%6.%7.%8"/>
      <w:lvlJc w:val="left"/>
      <w:pPr>
        <w:ind w:left="1667" w:hanging="1440"/>
      </w:pPr>
      <w:rPr>
        <w:rFonts w:hint="default"/>
      </w:rPr>
    </w:lvl>
    <w:lvl w:ilvl="8">
      <w:start w:val="1"/>
      <w:numFmt w:val="decimal"/>
      <w:isLgl/>
      <w:lvlText w:val="%1.%2.%3.%4.%5.%6.%7.%8.%9"/>
      <w:lvlJc w:val="left"/>
      <w:pPr>
        <w:ind w:left="1667" w:hanging="1440"/>
      </w:pPr>
      <w:rPr>
        <w:rFonts w:hint="default"/>
      </w:rPr>
    </w:lvl>
  </w:abstractNum>
  <w:abstractNum w:abstractNumId="26">
    <w:nsid w:val="72CE0A33"/>
    <w:multiLevelType w:val="hybridMultilevel"/>
    <w:tmpl w:val="5A9EC4C4"/>
    <w:lvl w:ilvl="0" w:tplc="04090001">
      <w:start w:val="1"/>
      <w:numFmt w:val="decimal"/>
      <w:lvlText w:val="%1."/>
      <w:lvlJc w:val="left"/>
      <w:pPr>
        <w:ind w:left="1942" w:hanging="810"/>
      </w:pPr>
      <w:rPr>
        <w:rFonts w:hint="default"/>
      </w:rPr>
    </w:lvl>
    <w:lvl w:ilvl="1" w:tplc="04090003">
      <w:start w:val="1"/>
      <w:numFmt w:val="decimal"/>
      <w:lvlText w:val="%2."/>
      <w:lvlJc w:val="left"/>
      <w:pPr>
        <w:ind w:left="1402" w:hanging="420"/>
      </w:pPr>
      <w:rPr>
        <w:rFonts w:hint="default"/>
      </w:rPr>
    </w:lvl>
    <w:lvl w:ilvl="2" w:tplc="04090005" w:tentative="1">
      <w:start w:val="1"/>
      <w:numFmt w:val="lowerRoman"/>
      <w:lvlText w:val="%3."/>
      <w:lvlJc w:val="right"/>
      <w:pPr>
        <w:ind w:left="1822" w:hanging="420"/>
      </w:pPr>
    </w:lvl>
    <w:lvl w:ilvl="3" w:tplc="04090001" w:tentative="1">
      <w:start w:val="1"/>
      <w:numFmt w:val="decimal"/>
      <w:lvlText w:val="%4."/>
      <w:lvlJc w:val="left"/>
      <w:pPr>
        <w:ind w:left="2242" w:hanging="420"/>
      </w:pPr>
    </w:lvl>
    <w:lvl w:ilvl="4" w:tplc="04090003" w:tentative="1">
      <w:start w:val="1"/>
      <w:numFmt w:val="lowerLetter"/>
      <w:lvlText w:val="%5)"/>
      <w:lvlJc w:val="left"/>
      <w:pPr>
        <w:ind w:left="2662" w:hanging="420"/>
      </w:pPr>
    </w:lvl>
    <w:lvl w:ilvl="5" w:tplc="04090005" w:tentative="1">
      <w:start w:val="1"/>
      <w:numFmt w:val="lowerRoman"/>
      <w:lvlText w:val="%6."/>
      <w:lvlJc w:val="right"/>
      <w:pPr>
        <w:ind w:left="3082" w:hanging="420"/>
      </w:pPr>
    </w:lvl>
    <w:lvl w:ilvl="6" w:tplc="04090001" w:tentative="1">
      <w:start w:val="1"/>
      <w:numFmt w:val="decimal"/>
      <w:lvlText w:val="%7."/>
      <w:lvlJc w:val="left"/>
      <w:pPr>
        <w:ind w:left="3502" w:hanging="420"/>
      </w:pPr>
    </w:lvl>
    <w:lvl w:ilvl="7" w:tplc="04090003" w:tentative="1">
      <w:start w:val="1"/>
      <w:numFmt w:val="lowerLetter"/>
      <w:lvlText w:val="%8)"/>
      <w:lvlJc w:val="left"/>
      <w:pPr>
        <w:ind w:left="3922" w:hanging="420"/>
      </w:pPr>
    </w:lvl>
    <w:lvl w:ilvl="8" w:tplc="04090005" w:tentative="1">
      <w:start w:val="1"/>
      <w:numFmt w:val="lowerRoman"/>
      <w:lvlText w:val="%9."/>
      <w:lvlJc w:val="right"/>
      <w:pPr>
        <w:ind w:left="4342" w:hanging="420"/>
      </w:pPr>
    </w:lvl>
  </w:abstractNum>
  <w:abstractNum w:abstractNumId="27">
    <w:nsid w:val="73D03874"/>
    <w:multiLevelType w:val="hybridMultilevel"/>
    <w:tmpl w:val="18C49B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48970D8"/>
    <w:multiLevelType w:val="hybridMultilevel"/>
    <w:tmpl w:val="E2CC5A98"/>
    <w:lvl w:ilvl="0" w:tplc="F030F10A">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211AA6"/>
    <w:multiLevelType w:val="hybridMultilevel"/>
    <w:tmpl w:val="8C4CCFFA"/>
    <w:lvl w:ilvl="0" w:tplc="225C69DC">
      <w:start w:val="1"/>
      <w:numFmt w:val="bullet"/>
      <w:pStyle w:val="a0"/>
      <w:lvlText w:val=""/>
      <w:lvlJc w:val="left"/>
      <w:pPr>
        <w:ind w:left="786" w:hanging="36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7F0062C"/>
    <w:multiLevelType w:val="hybridMultilevel"/>
    <w:tmpl w:val="ED429D56"/>
    <w:lvl w:ilvl="0" w:tplc="5516B010">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1">
    <w:nsid w:val="78650CB9"/>
    <w:multiLevelType w:val="hybridMultilevel"/>
    <w:tmpl w:val="FF76DE06"/>
    <w:lvl w:ilvl="0" w:tplc="4B9E4080">
      <w:start w:val="1"/>
      <w:numFmt w:val="lowerLetter"/>
      <w:lvlText w:val="%1)"/>
      <w:lvlJc w:val="left"/>
      <w:pPr>
        <w:ind w:left="1140" w:hanging="360"/>
      </w:pPr>
      <w:rPr>
        <w:rFonts w:hint="eastAsia"/>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29"/>
  </w:num>
  <w:num w:numId="2">
    <w:abstractNumId w:val="20"/>
  </w:num>
  <w:num w:numId="3">
    <w:abstractNumId w:val="13"/>
  </w:num>
  <w:num w:numId="4">
    <w:abstractNumId w:val="30"/>
  </w:num>
  <w:num w:numId="5">
    <w:abstractNumId w:val="14"/>
  </w:num>
  <w:num w:numId="6">
    <w:abstractNumId w:val="1"/>
  </w:num>
  <w:num w:numId="7">
    <w:abstractNumId w:val="27"/>
  </w:num>
  <w:num w:numId="8">
    <w:abstractNumId w:val="22"/>
  </w:num>
  <w:num w:numId="9">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5"/>
  </w:num>
  <w:num w:numId="11">
    <w:abstractNumId w:val="8"/>
  </w:num>
  <w:num w:numId="12">
    <w:abstractNumId w:val="25"/>
  </w:num>
  <w:num w:numId="13">
    <w:abstractNumId w:val="3"/>
  </w:num>
  <w:num w:numId="14">
    <w:abstractNumId w:val="11"/>
  </w:num>
  <w:num w:numId="15">
    <w:abstractNumId w:val="26"/>
  </w:num>
  <w:num w:numId="16">
    <w:abstractNumId w:val="0"/>
  </w:num>
  <w:num w:numId="17">
    <w:abstractNumId w:val="7"/>
  </w:num>
  <w:num w:numId="18">
    <w:abstractNumId w:val="5"/>
  </w:num>
  <w:num w:numId="19">
    <w:abstractNumId w:val="31"/>
  </w:num>
  <w:num w:numId="20">
    <w:abstractNumId w:val="2"/>
  </w:num>
  <w:num w:numId="21">
    <w:abstractNumId w:val="10"/>
  </w:num>
  <w:num w:numId="22">
    <w:abstractNumId w:val="21"/>
  </w:num>
  <w:num w:numId="23">
    <w:abstractNumId w:val="6"/>
  </w:num>
  <w:num w:numId="24">
    <w:abstractNumId w:val="23"/>
  </w:num>
  <w:num w:numId="25">
    <w:abstractNumId w:val="16"/>
  </w:num>
  <w:num w:numId="26">
    <w:abstractNumId w:val="17"/>
  </w:num>
  <w:num w:numId="27">
    <w:abstractNumId w:val="24"/>
  </w:num>
  <w:num w:numId="28">
    <w:abstractNumId w:val="9"/>
  </w:num>
  <w:num w:numId="29">
    <w:abstractNumId w:val="28"/>
  </w:num>
  <w:num w:numId="30">
    <w:abstractNumId w:val="12"/>
  </w:num>
  <w:num w:numId="31">
    <w:abstractNumId w:val="19"/>
  </w:num>
  <w:num w:numId="32">
    <w:abstractNumId w:val="4"/>
  </w:num>
  <w:num w:numId="33">
    <w:abstractNumId w:val="28"/>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7B5"/>
    <w:rsid w:val="000000BB"/>
    <w:rsid w:val="0000033C"/>
    <w:rsid w:val="00000597"/>
    <w:rsid w:val="00001875"/>
    <w:rsid w:val="00002283"/>
    <w:rsid w:val="00002A6F"/>
    <w:rsid w:val="00002ABB"/>
    <w:rsid w:val="00002DBC"/>
    <w:rsid w:val="000032F8"/>
    <w:rsid w:val="000053D5"/>
    <w:rsid w:val="0000567A"/>
    <w:rsid w:val="000057FC"/>
    <w:rsid w:val="000073B4"/>
    <w:rsid w:val="00007708"/>
    <w:rsid w:val="0001094D"/>
    <w:rsid w:val="00010A1D"/>
    <w:rsid w:val="00010B39"/>
    <w:rsid w:val="00010ED5"/>
    <w:rsid w:val="000116BA"/>
    <w:rsid w:val="0001179F"/>
    <w:rsid w:val="00011E8F"/>
    <w:rsid w:val="0001236E"/>
    <w:rsid w:val="000123BB"/>
    <w:rsid w:val="00012AB4"/>
    <w:rsid w:val="00012E60"/>
    <w:rsid w:val="00012E74"/>
    <w:rsid w:val="000140A8"/>
    <w:rsid w:val="00014632"/>
    <w:rsid w:val="00014784"/>
    <w:rsid w:val="00014792"/>
    <w:rsid w:val="00014B65"/>
    <w:rsid w:val="00014C0F"/>
    <w:rsid w:val="00014F95"/>
    <w:rsid w:val="0001500F"/>
    <w:rsid w:val="00015BB8"/>
    <w:rsid w:val="00016238"/>
    <w:rsid w:val="0001625E"/>
    <w:rsid w:val="000163F8"/>
    <w:rsid w:val="000166BB"/>
    <w:rsid w:val="00016C99"/>
    <w:rsid w:val="00017848"/>
    <w:rsid w:val="000179A9"/>
    <w:rsid w:val="00017D32"/>
    <w:rsid w:val="00020105"/>
    <w:rsid w:val="0002010F"/>
    <w:rsid w:val="000209DD"/>
    <w:rsid w:val="00020C57"/>
    <w:rsid w:val="0002109D"/>
    <w:rsid w:val="000215B0"/>
    <w:rsid w:val="00022337"/>
    <w:rsid w:val="0002283A"/>
    <w:rsid w:val="00022858"/>
    <w:rsid w:val="00022FBF"/>
    <w:rsid w:val="00023228"/>
    <w:rsid w:val="00023D78"/>
    <w:rsid w:val="00024199"/>
    <w:rsid w:val="000251FE"/>
    <w:rsid w:val="000258E8"/>
    <w:rsid w:val="000262BA"/>
    <w:rsid w:val="0002644E"/>
    <w:rsid w:val="00027AAD"/>
    <w:rsid w:val="00030954"/>
    <w:rsid w:val="00031141"/>
    <w:rsid w:val="00031347"/>
    <w:rsid w:val="000319F6"/>
    <w:rsid w:val="00031AAC"/>
    <w:rsid w:val="0003213E"/>
    <w:rsid w:val="00032D82"/>
    <w:rsid w:val="00032FD6"/>
    <w:rsid w:val="0003347D"/>
    <w:rsid w:val="000336A2"/>
    <w:rsid w:val="0003410D"/>
    <w:rsid w:val="000341E5"/>
    <w:rsid w:val="000342CB"/>
    <w:rsid w:val="000344D3"/>
    <w:rsid w:val="00034968"/>
    <w:rsid w:val="00034B65"/>
    <w:rsid w:val="00034C5A"/>
    <w:rsid w:val="00034E0F"/>
    <w:rsid w:val="00034E47"/>
    <w:rsid w:val="00035A17"/>
    <w:rsid w:val="00035A20"/>
    <w:rsid w:val="00035E1E"/>
    <w:rsid w:val="00035EFD"/>
    <w:rsid w:val="0003630D"/>
    <w:rsid w:val="00036C1C"/>
    <w:rsid w:val="00036CBB"/>
    <w:rsid w:val="00037126"/>
    <w:rsid w:val="000374BC"/>
    <w:rsid w:val="000376B7"/>
    <w:rsid w:val="00037946"/>
    <w:rsid w:val="00037A94"/>
    <w:rsid w:val="000409EC"/>
    <w:rsid w:val="00040B81"/>
    <w:rsid w:val="00041869"/>
    <w:rsid w:val="00043C81"/>
    <w:rsid w:val="00043D01"/>
    <w:rsid w:val="00044201"/>
    <w:rsid w:val="00044233"/>
    <w:rsid w:val="0004460A"/>
    <w:rsid w:val="00044FF3"/>
    <w:rsid w:val="0004533C"/>
    <w:rsid w:val="00045A11"/>
    <w:rsid w:val="00045F59"/>
    <w:rsid w:val="00046076"/>
    <w:rsid w:val="0004628B"/>
    <w:rsid w:val="00046366"/>
    <w:rsid w:val="0004644A"/>
    <w:rsid w:val="0004660A"/>
    <w:rsid w:val="0004668F"/>
    <w:rsid w:val="00046B12"/>
    <w:rsid w:val="00047344"/>
    <w:rsid w:val="00047A45"/>
    <w:rsid w:val="00047D14"/>
    <w:rsid w:val="00047F63"/>
    <w:rsid w:val="00050151"/>
    <w:rsid w:val="00050265"/>
    <w:rsid w:val="0005073B"/>
    <w:rsid w:val="0005142D"/>
    <w:rsid w:val="00051650"/>
    <w:rsid w:val="000516CE"/>
    <w:rsid w:val="00051B55"/>
    <w:rsid w:val="0005288C"/>
    <w:rsid w:val="00052B54"/>
    <w:rsid w:val="00052BEB"/>
    <w:rsid w:val="000531D2"/>
    <w:rsid w:val="00053CC8"/>
    <w:rsid w:val="00053F58"/>
    <w:rsid w:val="000547E7"/>
    <w:rsid w:val="00054A1C"/>
    <w:rsid w:val="00054E3C"/>
    <w:rsid w:val="0005593C"/>
    <w:rsid w:val="000559C1"/>
    <w:rsid w:val="0005605D"/>
    <w:rsid w:val="000560BF"/>
    <w:rsid w:val="00056124"/>
    <w:rsid w:val="000563C0"/>
    <w:rsid w:val="0005660C"/>
    <w:rsid w:val="00057246"/>
    <w:rsid w:val="0005778C"/>
    <w:rsid w:val="0006047C"/>
    <w:rsid w:val="00060806"/>
    <w:rsid w:val="00060889"/>
    <w:rsid w:val="00060A4B"/>
    <w:rsid w:val="00060C4D"/>
    <w:rsid w:val="000613CC"/>
    <w:rsid w:val="00061842"/>
    <w:rsid w:val="00061A5C"/>
    <w:rsid w:val="00061B35"/>
    <w:rsid w:val="00061F54"/>
    <w:rsid w:val="000620C4"/>
    <w:rsid w:val="000626C6"/>
    <w:rsid w:val="00063716"/>
    <w:rsid w:val="00063FF0"/>
    <w:rsid w:val="0006418A"/>
    <w:rsid w:val="000648ED"/>
    <w:rsid w:val="0006550A"/>
    <w:rsid w:val="00065708"/>
    <w:rsid w:val="00065C27"/>
    <w:rsid w:val="00066BE6"/>
    <w:rsid w:val="00066C78"/>
    <w:rsid w:val="00066FB5"/>
    <w:rsid w:val="000676F6"/>
    <w:rsid w:val="00067753"/>
    <w:rsid w:val="00067FD9"/>
    <w:rsid w:val="00070FDE"/>
    <w:rsid w:val="000717BC"/>
    <w:rsid w:val="00072A35"/>
    <w:rsid w:val="00072E88"/>
    <w:rsid w:val="00074335"/>
    <w:rsid w:val="000744CD"/>
    <w:rsid w:val="000747F2"/>
    <w:rsid w:val="000748E7"/>
    <w:rsid w:val="00074CAC"/>
    <w:rsid w:val="00075545"/>
    <w:rsid w:val="00075563"/>
    <w:rsid w:val="00075A96"/>
    <w:rsid w:val="00075AC1"/>
    <w:rsid w:val="0007622B"/>
    <w:rsid w:val="0007693D"/>
    <w:rsid w:val="00077269"/>
    <w:rsid w:val="0007727A"/>
    <w:rsid w:val="00077366"/>
    <w:rsid w:val="00077653"/>
    <w:rsid w:val="00080D4C"/>
    <w:rsid w:val="000815BF"/>
    <w:rsid w:val="0008235C"/>
    <w:rsid w:val="00082CDD"/>
    <w:rsid w:val="0008307E"/>
    <w:rsid w:val="000830E6"/>
    <w:rsid w:val="00083595"/>
    <w:rsid w:val="00084A70"/>
    <w:rsid w:val="00085167"/>
    <w:rsid w:val="00086B77"/>
    <w:rsid w:val="000874F4"/>
    <w:rsid w:val="00087BDA"/>
    <w:rsid w:val="000905E5"/>
    <w:rsid w:val="00090BB1"/>
    <w:rsid w:val="0009172A"/>
    <w:rsid w:val="00091C06"/>
    <w:rsid w:val="00091CD5"/>
    <w:rsid w:val="00091DA7"/>
    <w:rsid w:val="00092563"/>
    <w:rsid w:val="00092704"/>
    <w:rsid w:val="0009277B"/>
    <w:rsid w:val="00092C29"/>
    <w:rsid w:val="00093190"/>
    <w:rsid w:val="000934E8"/>
    <w:rsid w:val="000937F9"/>
    <w:rsid w:val="000939C9"/>
    <w:rsid w:val="000951FA"/>
    <w:rsid w:val="00096053"/>
    <w:rsid w:val="00096315"/>
    <w:rsid w:val="0009641E"/>
    <w:rsid w:val="00096549"/>
    <w:rsid w:val="000967A4"/>
    <w:rsid w:val="00096C8C"/>
    <w:rsid w:val="00096E6F"/>
    <w:rsid w:val="0009717E"/>
    <w:rsid w:val="00097BA6"/>
    <w:rsid w:val="00097FD4"/>
    <w:rsid w:val="000A0446"/>
    <w:rsid w:val="000A0861"/>
    <w:rsid w:val="000A09CD"/>
    <w:rsid w:val="000A0A3F"/>
    <w:rsid w:val="000A0DC7"/>
    <w:rsid w:val="000A0E12"/>
    <w:rsid w:val="000A1013"/>
    <w:rsid w:val="000A10A5"/>
    <w:rsid w:val="000A16F6"/>
    <w:rsid w:val="000A2960"/>
    <w:rsid w:val="000A3293"/>
    <w:rsid w:val="000A37D5"/>
    <w:rsid w:val="000A3A90"/>
    <w:rsid w:val="000A3D1D"/>
    <w:rsid w:val="000A4002"/>
    <w:rsid w:val="000A46F9"/>
    <w:rsid w:val="000A48BB"/>
    <w:rsid w:val="000A5C9B"/>
    <w:rsid w:val="000A5D5E"/>
    <w:rsid w:val="000A5DB8"/>
    <w:rsid w:val="000A611A"/>
    <w:rsid w:val="000A6347"/>
    <w:rsid w:val="000A689C"/>
    <w:rsid w:val="000A6DE9"/>
    <w:rsid w:val="000A7214"/>
    <w:rsid w:val="000A7264"/>
    <w:rsid w:val="000A74A4"/>
    <w:rsid w:val="000A7A47"/>
    <w:rsid w:val="000A7C33"/>
    <w:rsid w:val="000A7F98"/>
    <w:rsid w:val="000B0A4D"/>
    <w:rsid w:val="000B13C8"/>
    <w:rsid w:val="000B2023"/>
    <w:rsid w:val="000B2761"/>
    <w:rsid w:val="000B29C1"/>
    <w:rsid w:val="000B2CC9"/>
    <w:rsid w:val="000B2D2E"/>
    <w:rsid w:val="000B37B6"/>
    <w:rsid w:val="000B3918"/>
    <w:rsid w:val="000B394E"/>
    <w:rsid w:val="000B3D26"/>
    <w:rsid w:val="000B3F29"/>
    <w:rsid w:val="000B408F"/>
    <w:rsid w:val="000B53C6"/>
    <w:rsid w:val="000B5893"/>
    <w:rsid w:val="000B5E58"/>
    <w:rsid w:val="000B5F20"/>
    <w:rsid w:val="000B672C"/>
    <w:rsid w:val="000B6869"/>
    <w:rsid w:val="000B6B1A"/>
    <w:rsid w:val="000B73F4"/>
    <w:rsid w:val="000C008E"/>
    <w:rsid w:val="000C0C44"/>
    <w:rsid w:val="000C0DBA"/>
    <w:rsid w:val="000C10E1"/>
    <w:rsid w:val="000C126C"/>
    <w:rsid w:val="000C1C1E"/>
    <w:rsid w:val="000C1F62"/>
    <w:rsid w:val="000C209B"/>
    <w:rsid w:val="000C209E"/>
    <w:rsid w:val="000C2331"/>
    <w:rsid w:val="000C2901"/>
    <w:rsid w:val="000C307B"/>
    <w:rsid w:val="000C50EC"/>
    <w:rsid w:val="000C53AC"/>
    <w:rsid w:val="000C554D"/>
    <w:rsid w:val="000C581A"/>
    <w:rsid w:val="000C5BE0"/>
    <w:rsid w:val="000C5CDD"/>
    <w:rsid w:val="000C6EB8"/>
    <w:rsid w:val="000C7EC7"/>
    <w:rsid w:val="000D011A"/>
    <w:rsid w:val="000D042F"/>
    <w:rsid w:val="000D0DB1"/>
    <w:rsid w:val="000D10FC"/>
    <w:rsid w:val="000D157C"/>
    <w:rsid w:val="000D1D45"/>
    <w:rsid w:val="000D277F"/>
    <w:rsid w:val="000D2CA2"/>
    <w:rsid w:val="000D2D55"/>
    <w:rsid w:val="000D2DBD"/>
    <w:rsid w:val="000D3924"/>
    <w:rsid w:val="000D3B3D"/>
    <w:rsid w:val="000D3B47"/>
    <w:rsid w:val="000D3BAE"/>
    <w:rsid w:val="000D3EE1"/>
    <w:rsid w:val="000D4234"/>
    <w:rsid w:val="000D42AD"/>
    <w:rsid w:val="000D4391"/>
    <w:rsid w:val="000D4DE1"/>
    <w:rsid w:val="000D501A"/>
    <w:rsid w:val="000D5CE4"/>
    <w:rsid w:val="000D5CFA"/>
    <w:rsid w:val="000D5E5F"/>
    <w:rsid w:val="000D6815"/>
    <w:rsid w:val="000D6FAE"/>
    <w:rsid w:val="000D7453"/>
    <w:rsid w:val="000D75C5"/>
    <w:rsid w:val="000D7823"/>
    <w:rsid w:val="000D7E37"/>
    <w:rsid w:val="000E006B"/>
    <w:rsid w:val="000E089E"/>
    <w:rsid w:val="000E15CC"/>
    <w:rsid w:val="000E16F6"/>
    <w:rsid w:val="000E1B0B"/>
    <w:rsid w:val="000E1EF5"/>
    <w:rsid w:val="000E2370"/>
    <w:rsid w:val="000E287F"/>
    <w:rsid w:val="000E2ED0"/>
    <w:rsid w:val="000E325C"/>
    <w:rsid w:val="000E340A"/>
    <w:rsid w:val="000E37FE"/>
    <w:rsid w:val="000E3B8F"/>
    <w:rsid w:val="000E3CBF"/>
    <w:rsid w:val="000E3E02"/>
    <w:rsid w:val="000E4020"/>
    <w:rsid w:val="000E4743"/>
    <w:rsid w:val="000E6220"/>
    <w:rsid w:val="000E6265"/>
    <w:rsid w:val="000E6F34"/>
    <w:rsid w:val="000E7125"/>
    <w:rsid w:val="000E716C"/>
    <w:rsid w:val="000F114A"/>
    <w:rsid w:val="000F1698"/>
    <w:rsid w:val="000F1838"/>
    <w:rsid w:val="000F1A04"/>
    <w:rsid w:val="000F223A"/>
    <w:rsid w:val="000F2465"/>
    <w:rsid w:val="000F3077"/>
    <w:rsid w:val="000F352D"/>
    <w:rsid w:val="000F3640"/>
    <w:rsid w:val="000F3A45"/>
    <w:rsid w:val="000F3C7C"/>
    <w:rsid w:val="000F416C"/>
    <w:rsid w:val="000F4179"/>
    <w:rsid w:val="000F553C"/>
    <w:rsid w:val="000F5FA6"/>
    <w:rsid w:val="000F64A3"/>
    <w:rsid w:val="000F7F3F"/>
    <w:rsid w:val="00100381"/>
    <w:rsid w:val="00100631"/>
    <w:rsid w:val="001009E1"/>
    <w:rsid w:val="00100CA0"/>
    <w:rsid w:val="00100D0B"/>
    <w:rsid w:val="00100D4C"/>
    <w:rsid w:val="001014E7"/>
    <w:rsid w:val="00101631"/>
    <w:rsid w:val="00101FB2"/>
    <w:rsid w:val="00102878"/>
    <w:rsid w:val="001038BF"/>
    <w:rsid w:val="00103B9B"/>
    <w:rsid w:val="00104D42"/>
    <w:rsid w:val="00104FA9"/>
    <w:rsid w:val="00105303"/>
    <w:rsid w:val="001053AE"/>
    <w:rsid w:val="001053C5"/>
    <w:rsid w:val="00105DE3"/>
    <w:rsid w:val="0010687B"/>
    <w:rsid w:val="001071BB"/>
    <w:rsid w:val="00107439"/>
    <w:rsid w:val="00107643"/>
    <w:rsid w:val="001076A8"/>
    <w:rsid w:val="00107AA7"/>
    <w:rsid w:val="00107B2C"/>
    <w:rsid w:val="00110394"/>
    <w:rsid w:val="001108CD"/>
    <w:rsid w:val="001114D6"/>
    <w:rsid w:val="0011168F"/>
    <w:rsid w:val="001120F5"/>
    <w:rsid w:val="001122C2"/>
    <w:rsid w:val="0011245D"/>
    <w:rsid w:val="0011294A"/>
    <w:rsid w:val="00112A51"/>
    <w:rsid w:val="00114282"/>
    <w:rsid w:val="001145FB"/>
    <w:rsid w:val="00114D32"/>
    <w:rsid w:val="0011542D"/>
    <w:rsid w:val="00116171"/>
    <w:rsid w:val="00116C7B"/>
    <w:rsid w:val="00116DEA"/>
    <w:rsid w:val="001171FF"/>
    <w:rsid w:val="001201C0"/>
    <w:rsid w:val="001202C6"/>
    <w:rsid w:val="00120A62"/>
    <w:rsid w:val="00120B62"/>
    <w:rsid w:val="00121058"/>
    <w:rsid w:val="0012129C"/>
    <w:rsid w:val="00121D4E"/>
    <w:rsid w:val="00121F62"/>
    <w:rsid w:val="001220FD"/>
    <w:rsid w:val="00122272"/>
    <w:rsid w:val="00122692"/>
    <w:rsid w:val="00122C05"/>
    <w:rsid w:val="00123023"/>
    <w:rsid w:val="00123E29"/>
    <w:rsid w:val="00123F67"/>
    <w:rsid w:val="001252DB"/>
    <w:rsid w:val="001253D4"/>
    <w:rsid w:val="001255E4"/>
    <w:rsid w:val="001258B6"/>
    <w:rsid w:val="00125B97"/>
    <w:rsid w:val="00125FA0"/>
    <w:rsid w:val="00126278"/>
    <w:rsid w:val="00126376"/>
    <w:rsid w:val="00127CC2"/>
    <w:rsid w:val="00127EB7"/>
    <w:rsid w:val="0013052D"/>
    <w:rsid w:val="00130AD7"/>
    <w:rsid w:val="00130C81"/>
    <w:rsid w:val="00130D74"/>
    <w:rsid w:val="00131281"/>
    <w:rsid w:val="001315E1"/>
    <w:rsid w:val="0013162B"/>
    <w:rsid w:val="00131A38"/>
    <w:rsid w:val="0013242D"/>
    <w:rsid w:val="001335B5"/>
    <w:rsid w:val="001340AB"/>
    <w:rsid w:val="00134F77"/>
    <w:rsid w:val="001354AB"/>
    <w:rsid w:val="00135CE2"/>
    <w:rsid w:val="00135E77"/>
    <w:rsid w:val="001367A7"/>
    <w:rsid w:val="001374A3"/>
    <w:rsid w:val="00140FB0"/>
    <w:rsid w:val="001413A0"/>
    <w:rsid w:val="00141588"/>
    <w:rsid w:val="00141ED0"/>
    <w:rsid w:val="0014262D"/>
    <w:rsid w:val="00143117"/>
    <w:rsid w:val="00143522"/>
    <w:rsid w:val="00143DE3"/>
    <w:rsid w:val="00143ED0"/>
    <w:rsid w:val="00144454"/>
    <w:rsid w:val="0014487A"/>
    <w:rsid w:val="00144899"/>
    <w:rsid w:val="00145813"/>
    <w:rsid w:val="00145AAE"/>
    <w:rsid w:val="00145FC1"/>
    <w:rsid w:val="00146193"/>
    <w:rsid w:val="0014635D"/>
    <w:rsid w:val="00146513"/>
    <w:rsid w:val="00147443"/>
    <w:rsid w:val="00150512"/>
    <w:rsid w:val="001508EE"/>
    <w:rsid w:val="00150D27"/>
    <w:rsid w:val="00151B6D"/>
    <w:rsid w:val="00151FB5"/>
    <w:rsid w:val="00153604"/>
    <w:rsid w:val="00154E19"/>
    <w:rsid w:val="0015510C"/>
    <w:rsid w:val="00155215"/>
    <w:rsid w:val="00155647"/>
    <w:rsid w:val="00155E4B"/>
    <w:rsid w:val="0015634F"/>
    <w:rsid w:val="00156430"/>
    <w:rsid w:val="0015649D"/>
    <w:rsid w:val="001570BB"/>
    <w:rsid w:val="00157509"/>
    <w:rsid w:val="00157596"/>
    <w:rsid w:val="0015796E"/>
    <w:rsid w:val="00157B1A"/>
    <w:rsid w:val="00157CD4"/>
    <w:rsid w:val="00157DBE"/>
    <w:rsid w:val="00157F6F"/>
    <w:rsid w:val="0016039A"/>
    <w:rsid w:val="001605B7"/>
    <w:rsid w:val="001606E4"/>
    <w:rsid w:val="00160B8A"/>
    <w:rsid w:val="00160D58"/>
    <w:rsid w:val="00160ECD"/>
    <w:rsid w:val="0016123C"/>
    <w:rsid w:val="001614E9"/>
    <w:rsid w:val="0016184C"/>
    <w:rsid w:val="00161B8C"/>
    <w:rsid w:val="00161CFA"/>
    <w:rsid w:val="00161EAB"/>
    <w:rsid w:val="0016205F"/>
    <w:rsid w:val="00162F8E"/>
    <w:rsid w:val="0016392A"/>
    <w:rsid w:val="00163BDE"/>
    <w:rsid w:val="00163D6A"/>
    <w:rsid w:val="00164405"/>
    <w:rsid w:val="00164A1C"/>
    <w:rsid w:val="00164E34"/>
    <w:rsid w:val="00164F7D"/>
    <w:rsid w:val="001650A5"/>
    <w:rsid w:val="00165707"/>
    <w:rsid w:val="001661BA"/>
    <w:rsid w:val="0016661A"/>
    <w:rsid w:val="001667CB"/>
    <w:rsid w:val="00166C44"/>
    <w:rsid w:val="001705DC"/>
    <w:rsid w:val="001707AC"/>
    <w:rsid w:val="00170D35"/>
    <w:rsid w:val="00170E32"/>
    <w:rsid w:val="0017119A"/>
    <w:rsid w:val="00171264"/>
    <w:rsid w:val="00171738"/>
    <w:rsid w:val="001717FA"/>
    <w:rsid w:val="0017278F"/>
    <w:rsid w:val="0017296A"/>
    <w:rsid w:val="00172A0E"/>
    <w:rsid w:val="00172C7A"/>
    <w:rsid w:val="001739CF"/>
    <w:rsid w:val="00173CE5"/>
    <w:rsid w:val="001748FA"/>
    <w:rsid w:val="00174DC0"/>
    <w:rsid w:val="001760B8"/>
    <w:rsid w:val="00176628"/>
    <w:rsid w:val="0017773F"/>
    <w:rsid w:val="001801B8"/>
    <w:rsid w:val="0018037D"/>
    <w:rsid w:val="001806B5"/>
    <w:rsid w:val="00180A62"/>
    <w:rsid w:val="00180F27"/>
    <w:rsid w:val="001810B9"/>
    <w:rsid w:val="00181543"/>
    <w:rsid w:val="00182062"/>
    <w:rsid w:val="001829B1"/>
    <w:rsid w:val="001838FC"/>
    <w:rsid w:val="00183B5E"/>
    <w:rsid w:val="00183BEA"/>
    <w:rsid w:val="00183D04"/>
    <w:rsid w:val="00183F16"/>
    <w:rsid w:val="00184509"/>
    <w:rsid w:val="00184515"/>
    <w:rsid w:val="0018464B"/>
    <w:rsid w:val="00184A8D"/>
    <w:rsid w:val="001855FB"/>
    <w:rsid w:val="0018573C"/>
    <w:rsid w:val="0018592F"/>
    <w:rsid w:val="00185B31"/>
    <w:rsid w:val="00186696"/>
    <w:rsid w:val="0018683E"/>
    <w:rsid w:val="00186A65"/>
    <w:rsid w:val="00187572"/>
    <w:rsid w:val="00187EC9"/>
    <w:rsid w:val="00187F81"/>
    <w:rsid w:val="001900E4"/>
    <w:rsid w:val="00190699"/>
    <w:rsid w:val="00190E9C"/>
    <w:rsid w:val="00191020"/>
    <w:rsid w:val="0019133D"/>
    <w:rsid w:val="00191415"/>
    <w:rsid w:val="001921F0"/>
    <w:rsid w:val="0019251C"/>
    <w:rsid w:val="001926EB"/>
    <w:rsid w:val="00192B4A"/>
    <w:rsid w:val="00192F65"/>
    <w:rsid w:val="00193116"/>
    <w:rsid w:val="0019351C"/>
    <w:rsid w:val="00193664"/>
    <w:rsid w:val="00193843"/>
    <w:rsid w:val="00193B60"/>
    <w:rsid w:val="00194544"/>
    <w:rsid w:val="0019478F"/>
    <w:rsid w:val="00194960"/>
    <w:rsid w:val="00194A15"/>
    <w:rsid w:val="0019601D"/>
    <w:rsid w:val="001963EA"/>
    <w:rsid w:val="00196480"/>
    <w:rsid w:val="00197161"/>
    <w:rsid w:val="00197302"/>
    <w:rsid w:val="0019756C"/>
    <w:rsid w:val="001977BE"/>
    <w:rsid w:val="001A0B13"/>
    <w:rsid w:val="001A0B3B"/>
    <w:rsid w:val="001A0D5A"/>
    <w:rsid w:val="001A24F1"/>
    <w:rsid w:val="001A2515"/>
    <w:rsid w:val="001A2896"/>
    <w:rsid w:val="001A2BD0"/>
    <w:rsid w:val="001A2F15"/>
    <w:rsid w:val="001A2F22"/>
    <w:rsid w:val="001A2FBD"/>
    <w:rsid w:val="001A31F3"/>
    <w:rsid w:val="001A3367"/>
    <w:rsid w:val="001A422D"/>
    <w:rsid w:val="001A4562"/>
    <w:rsid w:val="001A45AE"/>
    <w:rsid w:val="001A4B65"/>
    <w:rsid w:val="001A4EBB"/>
    <w:rsid w:val="001A5040"/>
    <w:rsid w:val="001A56CC"/>
    <w:rsid w:val="001A59A2"/>
    <w:rsid w:val="001A5C7D"/>
    <w:rsid w:val="001A5F4A"/>
    <w:rsid w:val="001A5FF0"/>
    <w:rsid w:val="001A6660"/>
    <w:rsid w:val="001A7CA4"/>
    <w:rsid w:val="001A7F85"/>
    <w:rsid w:val="001B003C"/>
    <w:rsid w:val="001B085F"/>
    <w:rsid w:val="001B1921"/>
    <w:rsid w:val="001B1935"/>
    <w:rsid w:val="001B1A00"/>
    <w:rsid w:val="001B204B"/>
    <w:rsid w:val="001B2645"/>
    <w:rsid w:val="001B313D"/>
    <w:rsid w:val="001B3C68"/>
    <w:rsid w:val="001B425E"/>
    <w:rsid w:val="001B44AE"/>
    <w:rsid w:val="001B4B4B"/>
    <w:rsid w:val="001B4BAE"/>
    <w:rsid w:val="001B5CAC"/>
    <w:rsid w:val="001B66B3"/>
    <w:rsid w:val="001B6D88"/>
    <w:rsid w:val="001B6E36"/>
    <w:rsid w:val="001B7049"/>
    <w:rsid w:val="001B71CE"/>
    <w:rsid w:val="001B72AF"/>
    <w:rsid w:val="001B740D"/>
    <w:rsid w:val="001B7534"/>
    <w:rsid w:val="001C0CEB"/>
    <w:rsid w:val="001C121C"/>
    <w:rsid w:val="001C16FB"/>
    <w:rsid w:val="001C19A4"/>
    <w:rsid w:val="001C2D60"/>
    <w:rsid w:val="001C3E15"/>
    <w:rsid w:val="001C3E4B"/>
    <w:rsid w:val="001C40B4"/>
    <w:rsid w:val="001C4263"/>
    <w:rsid w:val="001C4E8B"/>
    <w:rsid w:val="001C514C"/>
    <w:rsid w:val="001C5810"/>
    <w:rsid w:val="001C58C9"/>
    <w:rsid w:val="001C5A85"/>
    <w:rsid w:val="001C5AF5"/>
    <w:rsid w:val="001C5BD0"/>
    <w:rsid w:val="001C605F"/>
    <w:rsid w:val="001C616C"/>
    <w:rsid w:val="001C6615"/>
    <w:rsid w:val="001C694E"/>
    <w:rsid w:val="001D004A"/>
    <w:rsid w:val="001D0344"/>
    <w:rsid w:val="001D05EF"/>
    <w:rsid w:val="001D174D"/>
    <w:rsid w:val="001D18A4"/>
    <w:rsid w:val="001D3DEA"/>
    <w:rsid w:val="001D42EF"/>
    <w:rsid w:val="001D4ABD"/>
    <w:rsid w:val="001D5051"/>
    <w:rsid w:val="001D52DB"/>
    <w:rsid w:val="001D5438"/>
    <w:rsid w:val="001D65A1"/>
    <w:rsid w:val="001D6797"/>
    <w:rsid w:val="001D6C18"/>
    <w:rsid w:val="001D73E8"/>
    <w:rsid w:val="001E0313"/>
    <w:rsid w:val="001E076B"/>
    <w:rsid w:val="001E0818"/>
    <w:rsid w:val="001E104C"/>
    <w:rsid w:val="001E1584"/>
    <w:rsid w:val="001E1BD6"/>
    <w:rsid w:val="001E289C"/>
    <w:rsid w:val="001E2941"/>
    <w:rsid w:val="001E2C46"/>
    <w:rsid w:val="001E301A"/>
    <w:rsid w:val="001E3055"/>
    <w:rsid w:val="001E31F8"/>
    <w:rsid w:val="001E3219"/>
    <w:rsid w:val="001E3351"/>
    <w:rsid w:val="001E3E7A"/>
    <w:rsid w:val="001E4067"/>
    <w:rsid w:val="001E4323"/>
    <w:rsid w:val="001E460A"/>
    <w:rsid w:val="001E4EA5"/>
    <w:rsid w:val="001E5596"/>
    <w:rsid w:val="001E5947"/>
    <w:rsid w:val="001E5A01"/>
    <w:rsid w:val="001E6488"/>
    <w:rsid w:val="001E6DD0"/>
    <w:rsid w:val="001E7BC5"/>
    <w:rsid w:val="001F0008"/>
    <w:rsid w:val="001F08F8"/>
    <w:rsid w:val="001F1239"/>
    <w:rsid w:val="001F13B9"/>
    <w:rsid w:val="001F15E1"/>
    <w:rsid w:val="001F1E08"/>
    <w:rsid w:val="001F22CF"/>
    <w:rsid w:val="001F2630"/>
    <w:rsid w:val="001F27FD"/>
    <w:rsid w:val="001F34F9"/>
    <w:rsid w:val="001F3B8D"/>
    <w:rsid w:val="001F4122"/>
    <w:rsid w:val="001F4588"/>
    <w:rsid w:val="001F45F1"/>
    <w:rsid w:val="001F46BE"/>
    <w:rsid w:val="001F4EC9"/>
    <w:rsid w:val="001F58B8"/>
    <w:rsid w:val="001F5A14"/>
    <w:rsid w:val="001F60B9"/>
    <w:rsid w:val="001F6723"/>
    <w:rsid w:val="001F6CB2"/>
    <w:rsid w:val="001F6D87"/>
    <w:rsid w:val="001F6FFD"/>
    <w:rsid w:val="001F72A4"/>
    <w:rsid w:val="001F78DC"/>
    <w:rsid w:val="001F7D3A"/>
    <w:rsid w:val="0020062F"/>
    <w:rsid w:val="00200A15"/>
    <w:rsid w:val="00200F4F"/>
    <w:rsid w:val="00201506"/>
    <w:rsid w:val="00201FBE"/>
    <w:rsid w:val="002021BF"/>
    <w:rsid w:val="002022F3"/>
    <w:rsid w:val="00202425"/>
    <w:rsid w:val="00203036"/>
    <w:rsid w:val="0020316D"/>
    <w:rsid w:val="002034F5"/>
    <w:rsid w:val="00203544"/>
    <w:rsid w:val="002042C6"/>
    <w:rsid w:val="002046BB"/>
    <w:rsid w:val="002049B2"/>
    <w:rsid w:val="002055BD"/>
    <w:rsid w:val="0020599D"/>
    <w:rsid w:val="002065DC"/>
    <w:rsid w:val="00207032"/>
    <w:rsid w:val="00207C30"/>
    <w:rsid w:val="0021027F"/>
    <w:rsid w:val="002102E2"/>
    <w:rsid w:val="00211359"/>
    <w:rsid w:val="00211984"/>
    <w:rsid w:val="00211B44"/>
    <w:rsid w:val="00211CE5"/>
    <w:rsid w:val="00212324"/>
    <w:rsid w:val="00212666"/>
    <w:rsid w:val="00212B6A"/>
    <w:rsid w:val="00212CB9"/>
    <w:rsid w:val="00212E5C"/>
    <w:rsid w:val="00213312"/>
    <w:rsid w:val="0021391F"/>
    <w:rsid w:val="00214773"/>
    <w:rsid w:val="00214C5F"/>
    <w:rsid w:val="0021542E"/>
    <w:rsid w:val="00215677"/>
    <w:rsid w:val="00215801"/>
    <w:rsid w:val="00215BE4"/>
    <w:rsid w:val="00215D3D"/>
    <w:rsid w:val="00216AF6"/>
    <w:rsid w:val="00217699"/>
    <w:rsid w:val="002176BF"/>
    <w:rsid w:val="002179F0"/>
    <w:rsid w:val="00217DC8"/>
    <w:rsid w:val="00220247"/>
    <w:rsid w:val="00220312"/>
    <w:rsid w:val="002206A9"/>
    <w:rsid w:val="00220B66"/>
    <w:rsid w:val="00220D7C"/>
    <w:rsid w:val="00220DAC"/>
    <w:rsid w:val="002212CC"/>
    <w:rsid w:val="00221FE2"/>
    <w:rsid w:val="00222356"/>
    <w:rsid w:val="0022238F"/>
    <w:rsid w:val="00222D38"/>
    <w:rsid w:val="00223324"/>
    <w:rsid w:val="002235AD"/>
    <w:rsid w:val="00223FBC"/>
    <w:rsid w:val="002241F7"/>
    <w:rsid w:val="00224992"/>
    <w:rsid w:val="00224A2C"/>
    <w:rsid w:val="00224FC8"/>
    <w:rsid w:val="002259D8"/>
    <w:rsid w:val="00225E7E"/>
    <w:rsid w:val="00225FF0"/>
    <w:rsid w:val="002265CB"/>
    <w:rsid w:val="002267FE"/>
    <w:rsid w:val="00226849"/>
    <w:rsid w:val="002269FD"/>
    <w:rsid w:val="00226F8D"/>
    <w:rsid w:val="00227C8A"/>
    <w:rsid w:val="00227E69"/>
    <w:rsid w:val="00230AEB"/>
    <w:rsid w:val="0023108D"/>
    <w:rsid w:val="002312FA"/>
    <w:rsid w:val="00232B0E"/>
    <w:rsid w:val="00232EF6"/>
    <w:rsid w:val="00233068"/>
    <w:rsid w:val="00233191"/>
    <w:rsid w:val="002331C0"/>
    <w:rsid w:val="002331FC"/>
    <w:rsid w:val="002334E5"/>
    <w:rsid w:val="002338FC"/>
    <w:rsid w:val="00233AE5"/>
    <w:rsid w:val="002348C9"/>
    <w:rsid w:val="0023499E"/>
    <w:rsid w:val="00234D88"/>
    <w:rsid w:val="0023647F"/>
    <w:rsid w:val="00236549"/>
    <w:rsid w:val="00236669"/>
    <w:rsid w:val="0023709D"/>
    <w:rsid w:val="002374D7"/>
    <w:rsid w:val="00237E49"/>
    <w:rsid w:val="00237F24"/>
    <w:rsid w:val="00240374"/>
    <w:rsid w:val="0024088B"/>
    <w:rsid w:val="0024091C"/>
    <w:rsid w:val="002410DC"/>
    <w:rsid w:val="002410F8"/>
    <w:rsid w:val="00241648"/>
    <w:rsid w:val="00241C7F"/>
    <w:rsid w:val="00241F8E"/>
    <w:rsid w:val="002423CF"/>
    <w:rsid w:val="00243082"/>
    <w:rsid w:val="0024330C"/>
    <w:rsid w:val="002436A1"/>
    <w:rsid w:val="00243AC3"/>
    <w:rsid w:val="00243AE5"/>
    <w:rsid w:val="00243D55"/>
    <w:rsid w:val="002447DA"/>
    <w:rsid w:val="00244835"/>
    <w:rsid w:val="002448DD"/>
    <w:rsid w:val="00244CBD"/>
    <w:rsid w:val="00244E0C"/>
    <w:rsid w:val="00244E3F"/>
    <w:rsid w:val="00244E88"/>
    <w:rsid w:val="002458CC"/>
    <w:rsid w:val="00245920"/>
    <w:rsid w:val="00245B6E"/>
    <w:rsid w:val="00246404"/>
    <w:rsid w:val="0024680C"/>
    <w:rsid w:val="0024787A"/>
    <w:rsid w:val="00250209"/>
    <w:rsid w:val="0025044D"/>
    <w:rsid w:val="0025062A"/>
    <w:rsid w:val="00251362"/>
    <w:rsid w:val="00252A39"/>
    <w:rsid w:val="00253492"/>
    <w:rsid w:val="00253705"/>
    <w:rsid w:val="002537BD"/>
    <w:rsid w:val="00253A54"/>
    <w:rsid w:val="00253B45"/>
    <w:rsid w:val="00253BFD"/>
    <w:rsid w:val="00253D4E"/>
    <w:rsid w:val="002557E9"/>
    <w:rsid w:val="00255C73"/>
    <w:rsid w:val="002561E8"/>
    <w:rsid w:val="00256351"/>
    <w:rsid w:val="00256E5A"/>
    <w:rsid w:val="00256FD4"/>
    <w:rsid w:val="002573CF"/>
    <w:rsid w:val="00257C92"/>
    <w:rsid w:val="0026014A"/>
    <w:rsid w:val="00260507"/>
    <w:rsid w:val="00260B21"/>
    <w:rsid w:val="002610B5"/>
    <w:rsid w:val="0026140A"/>
    <w:rsid w:val="002616B2"/>
    <w:rsid w:val="0026291D"/>
    <w:rsid w:val="00263028"/>
    <w:rsid w:val="002634E8"/>
    <w:rsid w:val="00263A65"/>
    <w:rsid w:val="00263D8D"/>
    <w:rsid w:val="00264E48"/>
    <w:rsid w:val="00264E9E"/>
    <w:rsid w:val="0026501F"/>
    <w:rsid w:val="002656FE"/>
    <w:rsid w:val="00266446"/>
    <w:rsid w:val="0026762E"/>
    <w:rsid w:val="00270817"/>
    <w:rsid w:val="00270A63"/>
    <w:rsid w:val="002710D5"/>
    <w:rsid w:val="002726B7"/>
    <w:rsid w:val="002727EC"/>
    <w:rsid w:val="002730DF"/>
    <w:rsid w:val="0027445A"/>
    <w:rsid w:val="00274549"/>
    <w:rsid w:val="002748C8"/>
    <w:rsid w:val="00274BD7"/>
    <w:rsid w:val="00275403"/>
    <w:rsid w:val="00275950"/>
    <w:rsid w:val="00276166"/>
    <w:rsid w:val="002765BA"/>
    <w:rsid w:val="00276785"/>
    <w:rsid w:val="0027681C"/>
    <w:rsid w:val="00276AF6"/>
    <w:rsid w:val="002779E6"/>
    <w:rsid w:val="00277D99"/>
    <w:rsid w:val="00277EDD"/>
    <w:rsid w:val="00280683"/>
    <w:rsid w:val="002808A6"/>
    <w:rsid w:val="00280988"/>
    <w:rsid w:val="00280F25"/>
    <w:rsid w:val="00281C33"/>
    <w:rsid w:val="0028401A"/>
    <w:rsid w:val="00284584"/>
    <w:rsid w:val="00284B0D"/>
    <w:rsid w:val="002853FC"/>
    <w:rsid w:val="00285D6D"/>
    <w:rsid w:val="00286552"/>
    <w:rsid w:val="00286611"/>
    <w:rsid w:val="00286813"/>
    <w:rsid w:val="00286938"/>
    <w:rsid w:val="00286D25"/>
    <w:rsid w:val="002878E5"/>
    <w:rsid w:val="00287BD6"/>
    <w:rsid w:val="00290643"/>
    <w:rsid w:val="00290C8B"/>
    <w:rsid w:val="002911EB"/>
    <w:rsid w:val="0029131F"/>
    <w:rsid w:val="00291801"/>
    <w:rsid w:val="0029180F"/>
    <w:rsid w:val="00291929"/>
    <w:rsid w:val="00291A81"/>
    <w:rsid w:val="00292405"/>
    <w:rsid w:val="0029246A"/>
    <w:rsid w:val="00292586"/>
    <w:rsid w:val="002926DD"/>
    <w:rsid w:val="002929C9"/>
    <w:rsid w:val="00292D70"/>
    <w:rsid w:val="002930EE"/>
    <w:rsid w:val="002932F3"/>
    <w:rsid w:val="0029340D"/>
    <w:rsid w:val="00293BCB"/>
    <w:rsid w:val="00293DF7"/>
    <w:rsid w:val="0029421B"/>
    <w:rsid w:val="00294686"/>
    <w:rsid w:val="00295D78"/>
    <w:rsid w:val="00295EC1"/>
    <w:rsid w:val="0029634E"/>
    <w:rsid w:val="00296BD2"/>
    <w:rsid w:val="00296E48"/>
    <w:rsid w:val="002973B0"/>
    <w:rsid w:val="002974DE"/>
    <w:rsid w:val="00297546"/>
    <w:rsid w:val="002976E0"/>
    <w:rsid w:val="00297763"/>
    <w:rsid w:val="00297907"/>
    <w:rsid w:val="00297976"/>
    <w:rsid w:val="002A130F"/>
    <w:rsid w:val="002A1828"/>
    <w:rsid w:val="002A19AA"/>
    <w:rsid w:val="002A1AE5"/>
    <w:rsid w:val="002A3283"/>
    <w:rsid w:val="002A36C2"/>
    <w:rsid w:val="002A3F1C"/>
    <w:rsid w:val="002A432A"/>
    <w:rsid w:val="002A476C"/>
    <w:rsid w:val="002A50BB"/>
    <w:rsid w:val="002A670E"/>
    <w:rsid w:val="002A6765"/>
    <w:rsid w:val="002A766F"/>
    <w:rsid w:val="002A7D27"/>
    <w:rsid w:val="002B052C"/>
    <w:rsid w:val="002B0EDB"/>
    <w:rsid w:val="002B1BFD"/>
    <w:rsid w:val="002B26F3"/>
    <w:rsid w:val="002B2BCB"/>
    <w:rsid w:val="002B4244"/>
    <w:rsid w:val="002B48AD"/>
    <w:rsid w:val="002B576A"/>
    <w:rsid w:val="002B73F2"/>
    <w:rsid w:val="002B76BF"/>
    <w:rsid w:val="002B7A82"/>
    <w:rsid w:val="002B7E91"/>
    <w:rsid w:val="002C0546"/>
    <w:rsid w:val="002C101F"/>
    <w:rsid w:val="002C184D"/>
    <w:rsid w:val="002C2956"/>
    <w:rsid w:val="002C35BD"/>
    <w:rsid w:val="002C454E"/>
    <w:rsid w:val="002C46CC"/>
    <w:rsid w:val="002C5A2D"/>
    <w:rsid w:val="002C616B"/>
    <w:rsid w:val="002C62A7"/>
    <w:rsid w:val="002C64EE"/>
    <w:rsid w:val="002C6FA9"/>
    <w:rsid w:val="002C7C6E"/>
    <w:rsid w:val="002C7E25"/>
    <w:rsid w:val="002D1523"/>
    <w:rsid w:val="002D1871"/>
    <w:rsid w:val="002D251B"/>
    <w:rsid w:val="002D2789"/>
    <w:rsid w:val="002D2810"/>
    <w:rsid w:val="002D294D"/>
    <w:rsid w:val="002D2C20"/>
    <w:rsid w:val="002D3CEA"/>
    <w:rsid w:val="002D4530"/>
    <w:rsid w:val="002D55B5"/>
    <w:rsid w:val="002D586E"/>
    <w:rsid w:val="002D61E1"/>
    <w:rsid w:val="002D6541"/>
    <w:rsid w:val="002D6DAE"/>
    <w:rsid w:val="002D6DCD"/>
    <w:rsid w:val="002E0315"/>
    <w:rsid w:val="002E03CE"/>
    <w:rsid w:val="002E07BC"/>
    <w:rsid w:val="002E08F1"/>
    <w:rsid w:val="002E0EB4"/>
    <w:rsid w:val="002E171E"/>
    <w:rsid w:val="002E18F9"/>
    <w:rsid w:val="002E25D9"/>
    <w:rsid w:val="002E3635"/>
    <w:rsid w:val="002E3638"/>
    <w:rsid w:val="002E3744"/>
    <w:rsid w:val="002E38A4"/>
    <w:rsid w:val="002E3CE6"/>
    <w:rsid w:val="002E447B"/>
    <w:rsid w:val="002E452B"/>
    <w:rsid w:val="002E457E"/>
    <w:rsid w:val="002E4874"/>
    <w:rsid w:val="002E5496"/>
    <w:rsid w:val="002E5D4C"/>
    <w:rsid w:val="002E5D80"/>
    <w:rsid w:val="002E5E07"/>
    <w:rsid w:val="002E61B8"/>
    <w:rsid w:val="002E624A"/>
    <w:rsid w:val="002E62F3"/>
    <w:rsid w:val="002E6BAB"/>
    <w:rsid w:val="002E6C32"/>
    <w:rsid w:val="002E73BC"/>
    <w:rsid w:val="002E7B46"/>
    <w:rsid w:val="002F06D8"/>
    <w:rsid w:val="002F0B01"/>
    <w:rsid w:val="002F0D4F"/>
    <w:rsid w:val="002F0D5F"/>
    <w:rsid w:val="002F1315"/>
    <w:rsid w:val="002F170A"/>
    <w:rsid w:val="002F17AF"/>
    <w:rsid w:val="002F2113"/>
    <w:rsid w:val="002F21F8"/>
    <w:rsid w:val="002F2C91"/>
    <w:rsid w:val="002F2D54"/>
    <w:rsid w:val="002F2F1A"/>
    <w:rsid w:val="002F3545"/>
    <w:rsid w:val="002F3617"/>
    <w:rsid w:val="002F3698"/>
    <w:rsid w:val="002F3B5E"/>
    <w:rsid w:val="002F3C64"/>
    <w:rsid w:val="002F4453"/>
    <w:rsid w:val="002F4B9F"/>
    <w:rsid w:val="002F4C94"/>
    <w:rsid w:val="002F51CB"/>
    <w:rsid w:val="002F53DE"/>
    <w:rsid w:val="002F56F0"/>
    <w:rsid w:val="002F6815"/>
    <w:rsid w:val="002F6E3E"/>
    <w:rsid w:val="002F7C06"/>
    <w:rsid w:val="002F7D31"/>
    <w:rsid w:val="0030007D"/>
    <w:rsid w:val="0030089D"/>
    <w:rsid w:val="003009EA"/>
    <w:rsid w:val="00300B5E"/>
    <w:rsid w:val="00300C59"/>
    <w:rsid w:val="003011D8"/>
    <w:rsid w:val="00301270"/>
    <w:rsid w:val="003016CF"/>
    <w:rsid w:val="00301FD1"/>
    <w:rsid w:val="0030225D"/>
    <w:rsid w:val="00302363"/>
    <w:rsid w:val="00302619"/>
    <w:rsid w:val="0030339C"/>
    <w:rsid w:val="00303470"/>
    <w:rsid w:val="00303BBE"/>
    <w:rsid w:val="00304073"/>
    <w:rsid w:val="003049F9"/>
    <w:rsid w:val="00304A08"/>
    <w:rsid w:val="00304D9E"/>
    <w:rsid w:val="00306516"/>
    <w:rsid w:val="00306C69"/>
    <w:rsid w:val="00306F37"/>
    <w:rsid w:val="00307202"/>
    <w:rsid w:val="0030731B"/>
    <w:rsid w:val="00307AAB"/>
    <w:rsid w:val="00307E25"/>
    <w:rsid w:val="003100F5"/>
    <w:rsid w:val="00310105"/>
    <w:rsid w:val="0031081D"/>
    <w:rsid w:val="00310A98"/>
    <w:rsid w:val="00310EDF"/>
    <w:rsid w:val="003110C2"/>
    <w:rsid w:val="003115F8"/>
    <w:rsid w:val="003119FE"/>
    <w:rsid w:val="00312B90"/>
    <w:rsid w:val="003131AB"/>
    <w:rsid w:val="00313478"/>
    <w:rsid w:val="0031397F"/>
    <w:rsid w:val="00313AAA"/>
    <w:rsid w:val="00313AAE"/>
    <w:rsid w:val="00313ADC"/>
    <w:rsid w:val="00313EAD"/>
    <w:rsid w:val="0031506C"/>
    <w:rsid w:val="00316307"/>
    <w:rsid w:val="00316565"/>
    <w:rsid w:val="003166FB"/>
    <w:rsid w:val="0031756A"/>
    <w:rsid w:val="003204E5"/>
    <w:rsid w:val="00321214"/>
    <w:rsid w:val="003214F7"/>
    <w:rsid w:val="0032188D"/>
    <w:rsid w:val="003218E5"/>
    <w:rsid w:val="0032196A"/>
    <w:rsid w:val="0032288F"/>
    <w:rsid w:val="0032302D"/>
    <w:rsid w:val="00323753"/>
    <w:rsid w:val="0032378F"/>
    <w:rsid w:val="00323CE0"/>
    <w:rsid w:val="00323D5F"/>
    <w:rsid w:val="003245B8"/>
    <w:rsid w:val="00324CBB"/>
    <w:rsid w:val="00324D72"/>
    <w:rsid w:val="00324E83"/>
    <w:rsid w:val="00325082"/>
    <w:rsid w:val="003253BC"/>
    <w:rsid w:val="003255C6"/>
    <w:rsid w:val="003257F5"/>
    <w:rsid w:val="003258A5"/>
    <w:rsid w:val="00326BB8"/>
    <w:rsid w:val="00326FF8"/>
    <w:rsid w:val="003271FB"/>
    <w:rsid w:val="003274E5"/>
    <w:rsid w:val="0032759C"/>
    <w:rsid w:val="00327E3C"/>
    <w:rsid w:val="003300D9"/>
    <w:rsid w:val="00330217"/>
    <w:rsid w:val="00330ABF"/>
    <w:rsid w:val="00330BF9"/>
    <w:rsid w:val="00330F3F"/>
    <w:rsid w:val="0033108E"/>
    <w:rsid w:val="003312CE"/>
    <w:rsid w:val="00331675"/>
    <w:rsid w:val="00331AB2"/>
    <w:rsid w:val="00332090"/>
    <w:rsid w:val="00332A63"/>
    <w:rsid w:val="00332AAF"/>
    <w:rsid w:val="00332B1F"/>
    <w:rsid w:val="0033323C"/>
    <w:rsid w:val="003334F5"/>
    <w:rsid w:val="00333818"/>
    <w:rsid w:val="00333CC5"/>
    <w:rsid w:val="003341FB"/>
    <w:rsid w:val="0033454F"/>
    <w:rsid w:val="003349D4"/>
    <w:rsid w:val="00334FA4"/>
    <w:rsid w:val="003352D2"/>
    <w:rsid w:val="00335885"/>
    <w:rsid w:val="00336022"/>
    <w:rsid w:val="00336108"/>
    <w:rsid w:val="00336A26"/>
    <w:rsid w:val="00336A81"/>
    <w:rsid w:val="00340472"/>
    <w:rsid w:val="00340B98"/>
    <w:rsid w:val="00340E52"/>
    <w:rsid w:val="00341801"/>
    <w:rsid w:val="00341DE6"/>
    <w:rsid w:val="00341E91"/>
    <w:rsid w:val="0034245A"/>
    <w:rsid w:val="0034285C"/>
    <w:rsid w:val="003428AF"/>
    <w:rsid w:val="00343842"/>
    <w:rsid w:val="00344D0C"/>
    <w:rsid w:val="00345190"/>
    <w:rsid w:val="00345A5A"/>
    <w:rsid w:val="00345CD6"/>
    <w:rsid w:val="0034614B"/>
    <w:rsid w:val="00346AD3"/>
    <w:rsid w:val="00347BB9"/>
    <w:rsid w:val="00350327"/>
    <w:rsid w:val="003504F1"/>
    <w:rsid w:val="0035090A"/>
    <w:rsid w:val="00350951"/>
    <w:rsid w:val="00350A2E"/>
    <w:rsid w:val="00350C69"/>
    <w:rsid w:val="00351A24"/>
    <w:rsid w:val="00352AC8"/>
    <w:rsid w:val="003534C6"/>
    <w:rsid w:val="00353525"/>
    <w:rsid w:val="00353903"/>
    <w:rsid w:val="00353B61"/>
    <w:rsid w:val="00354039"/>
    <w:rsid w:val="0035435B"/>
    <w:rsid w:val="00354735"/>
    <w:rsid w:val="0035495A"/>
    <w:rsid w:val="00354FE0"/>
    <w:rsid w:val="003554F1"/>
    <w:rsid w:val="00355583"/>
    <w:rsid w:val="0035574B"/>
    <w:rsid w:val="003563C3"/>
    <w:rsid w:val="00356A0F"/>
    <w:rsid w:val="00356C03"/>
    <w:rsid w:val="00357EA9"/>
    <w:rsid w:val="00360079"/>
    <w:rsid w:val="003607A9"/>
    <w:rsid w:val="00360859"/>
    <w:rsid w:val="003608EE"/>
    <w:rsid w:val="00360B30"/>
    <w:rsid w:val="00360C35"/>
    <w:rsid w:val="0036122E"/>
    <w:rsid w:val="003612B4"/>
    <w:rsid w:val="003613F6"/>
    <w:rsid w:val="00361521"/>
    <w:rsid w:val="003616FB"/>
    <w:rsid w:val="003617A4"/>
    <w:rsid w:val="003618D4"/>
    <w:rsid w:val="00361D4A"/>
    <w:rsid w:val="003620A3"/>
    <w:rsid w:val="0036229F"/>
    <w:rsid w:val="00362667"/>
    <w:rsid w:val="003629E5"/>
    <w:rsid w:val="00362D69"/>
    <w:rsid w:val="00363A19"/>
    <w:rsid w:val="00363A8D"/>
    <w:rsid w:val="0036417D"/>
    <w:rsid w:val="003642D0"/>
    <w:rsid w:val="00364AA5"/>
    <w:rsid w:val="00365202"/>
    <w:rsid w:val="0036527D"/>
    <w:rsid w:val="00365E8B"/>
    <w:rsid w:val="00365F1E"/>
    <w:rsid w:val="00366067"/>
    <w:rsid w:val="00366E86"/>
    <w:rsid w:val="0036708E"/>
    <w:rsid w:val="00367208"/>
    <w:rsid w:val="00367906"/>
    <w:rsid w:val="0037038A"/>
    <w:rsid w:val="00370E9A"/>
    <w:rsid w:val="00371ADF"/>
    <w:rsid w:val="0037348B"/>
    <w:rsid w:val="00373612"/>
    <w:rsid w:val="003738A5"/>
    <w:rsid w:val="0037391D"/>
    <w:rsid w:val="00373940"/>
    <w:rsid w:val="00373A1C"/>
    <w:rsid w:val="00374AF8"/>
    <w:rsid w:val="00375BDB"/>
    <w:rsid w:val="00376517"/>
    <w:rsid w:val="00376BAF"/>
    <w:rsid w:val="003773B2"/>
    <w:rsid w:val="00377415"/>
    <w:rsid w:val="003777C8"/>
    <w:rsid w:val="00381292"/>
    <w:rsid w:val="003820AE"/>
    <w:rsid w:val="00382749"/>
    <w:rsid w:val="003827AD"/>
    <w:rsid w:val="0038333B"/>
    <w:rsid w:val="00384AC4"/>
    <w:rsid w:val="00384F68"/>
    <w:rsid w:val="003850FA"/>
    <w:rsid w:val="00385685"/>
    <w:rsid w:val="003857C3"/>
    <w:rsid w:val="003864BB"/>
    <w:rsid w:val="00386F52"/>
    <w:rsid w:val="0038751C"/>
    <w:rsid w:val="00387DFA"/>
    <w:rsid w:val="00390801"/>
    <w:rsid w:val="00390F0D"/>
    <w:rsid w:val="00390F69"/>
    <w:rsid w:val="00391C79"/>
    <w:rsid w:val="0039204B"/>
    <w:rsid w:val="0039209C"/>
    <w:rsid w:val="003928B6"/>
    <w:rsid w:val="0039298F"/>
    <w:rsid w:val="00393271"/>
    <w:rsid w:val="0039333E"/>
    <w:rsid w:val="00393370"/>
    <w:rsid w:val="00393DE1"/>
    <w:rsid w:val="0039401A"/>
    <w:rsid w:val="0039417A"/>
    <w:rsid w:val="0039599E"/>
    <w:rsid w:val="00396073"/>
    <w:rsid w:val="003961F4"/>
    <w:rsid w:val="003966C9"/>
    <w:rsid w:val="00396988"/>
    <w:rsid w:val="00397A0A"/>
    <w:rsid w:val="00397E6F"/>
    <w:rsid w:val="003A061E"/>
    <w:rsid w:val="003A0A73"/>
    <w:rsid w:val="003A0D2C"/>
    <w:rsid w:val="003A15AC"/>
    <w:rsid w:val="003A1AFB"/>
    <w:rsid w:val="003A1B38"/>
    <w:rsid w:val="003A255B"/>
    <w:rsid w:val="003A26DB"/>
    <w:rsid w:val="003A2B6F"/>
    <w:rsid w:val="003A3066"/>
    <w:rsid w:val="003A3D5D"/>
    <w:rsid w:val="003A443A"/>
    <w:rsid w:val="003A4CD1"/>
    <w:rsid w:val="003A5001"/>
    <w:rsid w:val="003A5173"/>
    <w:rsid w:val="003A5C62"/>
    <w:rsid w:val="003A698A"/>
    <w:rsid w:val="003A6A44"/>
    <w:rsid w:val="003A6B0B"/>
    <w:rsid w:val="003A7046"/>
    <w:rsid w:val="003A7161"/>
    <w:rsid w:val="003A7D4F"/>
    <w:rsid w:val="003B0CEF"/>
    <w:rsid w:val="003B104C"/>
    <w:rsid w:val="003B1336"/>
    <w:rsid w:val="003B2BDB"/>
    <w:rsid w:val="003B3743"/>
    <w:rsid w:val="003B39B2"/>
    <w:rsid w:val="003B46A2"/>
    <w:rsid w:val="003B4FBA"/>
    <w:rsid w:val="003B54CD"/>
    <w:rsid w:val="003B5A11"/>
    <w:rsid w:val="003B60D9"/>
    <w:rsid w:val="003B69BF"/>
    <w:rsid w:val="003B6B6F"/>
    <w:rsid w:val="003B6FDB"/>
    <w:rsid w:val="003B7120"/>
    <w:rsid w:val="003B7459"/>
    <w:rsid w:val="003B74F1"/>
    <w:rsid w:val="003B7CAC"/>
    <w:rsid w:val="003C139A"/>
    <w:rsid w:val="003C13A3"/>
    <w:rsid w:val="003C18F4"/>
    <w:rsid w:val="003C19AB"/>
    <w:rsid w:val="003C2A2D"/>
    <w:rsid w:val="003C2AB0"/>
    <w:rsid w:val="003C340F"/>
    <w:rsid w:val="003C3853"/>
    <w:rsid w:val="003C4285"/>
    <w:rsid w:val="003C4323"/>
    <w:rsid w:val="003C45EA"/>
    <w:rsid w:val="003C4D02"/>
    <w:rsid w:val="003C533C"/>
    <w:rsid w:val="003C5C20"/>
    <w:rsid w:val="003C6068"/>
    <w:rsid w:val="003C6424"/>
    <w:rsid w:val="003C6B80"/>
    <w:rsid w:val="003C6DBA"/>
    <w:rsid w:val="003C7079"/>
    <w:rsid w:val="003C71DB"/>
    <w:rsid w:val="003C77E6"/>
    <w:rsid w:val="003C78F2"/>
    <w:rsid w:val="003C79D4"/>
    <w:rsid w:val="003D144C"/>
    <w:rsid w:val="003D1905"/>
    <w:rsid w:val="003D1A23"/>
    <w:rsid w:val="003D21A1"/>
    <w:rsid w:val="003D2930"/>
    <w:rsid w:val="003D2AB2"/>
    <w:rsid w:val="003D2FE5"/>
    <w:rsid w:val="003D32B5"/>
    <w:rsid w:val="003D3916"/>
    <w:rsid w:val="003D4284"/>
    <w:rsid w:val="003D484B"/>
    <w:rsid w:val="003D4A38"/>
    <w:rsid w:val="003D4AE7"/>
    <w:rsid w:val="003D51EF"/>
    <w:rsid w:val="003D56C1"/>
    <w:rsid w:val="003D65A7"/>
    <w:rsid w:val="003D758A"/>
    <w:rsid w:val="003E0C55"/>
    <w:rsid w:val="003E1688"/>
    <w:rsid w:val="003E17C3"/>
    <w:rsid w:val="003E1BD5"/>
    <w:rsid w:val="003E21DE"/>
    <w:rsid w:val="003E24CF"/>
    <w:rsid w:val="003E2614"/>
    <w:rsid w:val="003E2F30"/>
    <w:rsid w:val="003E3084"/>
    <w:rsid w:val="003E358C"/>
    <w:rsid w:val="003E359E"/>
    <w:rsid w:val="003E3C6E"/>
    <w:rsid w:val="003E4044"/>
    <w:rsid w:val="003E481E"/>
    <w:rsid w:val="003E5010"/>
    <w:rsid w:val="003E5A3C"/>
    <w:rsid w:val="003E5EA6"/>
    <w:rsid w:val="003E6A29"/>
    <w:rsid w:val="003E6BFB"/>
    <w:rsid w:val="003F04EE"/>
    <w:rsid w:val="003F07AB"/>
    <w:rsid w:val="003F0D0A"/>
    <w:rsid w:val="003F0F6C"/>
    <w:rsid w:val="003F111A"/>
    <w:rsid w:val="003F16D1"/>
    <w:rsid w:val="003F1B66"/>
    <w:rsid w:val="003F1F9F"/>
    <w:rsid w:val="003F2C21"/>
    <w:rsid w:val="003F2D62"/>
    <w:rsid w:val="003F2E47"/>
    <w:rsid w:val="003F2FA7"/>
    <w:rsid w:val="003F3066"/>
    <w:rsid w:val="003F3204"/>
    <w:rsid w:val="003F3472"/>
    <w:rsid w:val="003F396F"/>
    <w:rsid w:val="003F42E7"/>
    <w:rsid w:val="003F44F0"/>
    <w:rsid w:val="003F5515"/>
    <w:rsid w:val="003F60C2"/>
    <w:rsid w:val="003F613D"/>
    <w:rsid w:val="003F6321"/>
    <w:rsid w:val="003F7DE6"/>
    <w:rsid w:val="0040060A"/>
    <w:rsid w:val="00400829"/>
    <w:rsid w:val="004008D4"/>
    <w:rsid w:val="00400BEF"/>
    <w:rsid w:val="00400F41"/>
    <w:rsid w:val="00401A0A"/>
    <w:rsid w:val="004022C9"/>
    <w:rsid w:val="004026A6"/>
    <w:rsid w:val="00402A56"/>
    <w:rsid w:val="0040304E"/>
    <w:rsid w:val="004031D6"/>
    <w:rsid w:val="00403568"/>
    <w:rsid w:val="004039F9"/>
    <w:rsid w:val="00404017"/>
    <w:rsid w:val="00404408"/>
    <w:rsid w:val="0040497F"/>
    <w:rsid w:val="00404DD2"/>
    <w:rsid w:val="00404F4A"/>
    <w:rsid w:val="00405EFA"/>
    <w:rsid w:val="00406415"/>
    <w:rsid w:val="00406751"/>
    <w:rsid w:val="00406A31"/>
    <w:rsid w:val="00406EFC"/>
    <w:rsid w:val="00406FC4"/>
    <w:rsid w:val="00407035"/>
    <w:rsid w:val="00407CF2"/>
    <w:rsid w:val="00407DE0"/>
    <w:rsid w:val="004100E2"/>
    <w:rsid w:val="0041059B"/>
    <w:rsid w:val="004110B6"/>
    <w:rsid w:val="00411199"/>
    <w:rsid w:val="00411298"/>
    <w:rsid w:val="004119EB"/>
    <w:rsid w:val="00411EE7"/>
    <w:rsid w:val="004123AF"/>
    <w:rsid w:val="004125B6"/>
    <w:rsid w:val="004126F6"/>
    <w:rsid w:val="004128DE"/>
    <w:rsid w:val="00412BA8"/>
    <w:rsid w:val="00412BD7"/>
    <w:rsid w:val="00413472"/>
    <w:rsid w:val="00413C72"/>
    <w:rsid w:val="00413CBF"/>
    <w:rsid w:val="00414930"/>
    <w:rsid w:val="004151FF"/>
    <w:rsid w:val="004156CC"/>
    <w:rsid w:val="00415A2C"/>
    <w:rsid w:val="00415C31"/>
    <w:rsid w:val="00415E95"/>
    <w:rsid w:val="00416066"/>
    <w:rsid w:val="00416F73"/>
    <w:rsid w:val="00417055"/>
    <w:rsid w:val="0042050D"/>
    <w:rsid w:val="0042064A"/>
    <w:rsid w:val="00420652"/>
    <w:rsid w:val="00420FE9"/>
    <w:rsid w:val="004210A8"/>
    <w:rsid w:val="00421A39"/>
    <w:rsid w:val="00421F17"/>
    <w:rsid w:val="00422B2A"/>
    <w:rsid w:val="00422E60"/>
    <w:rsid w:val="00424790"/>
    <w:rsid w:val="004248A1"/>
    <w:rsid w:val="004249A6"/>
    <w:rsid w:val="00424B97"/>
    <w:rsid w:val="004257BD"/>
    <w:rsid w:val="00425D18"/>
    <w:rsid w:val="00425F27"/>
    <w:rsid w:val="00425F5A"/>
    <w:rsid w:val="00426E27"/>
    <w:rsid w:val="004273E2"/>
    <w:rsid w:val="004273FB"/>
    <w:rsid w:val="004279A3"/>
    <w:rsid w:val="00427D90"/>
    <w:rsid w:val="00430BC6"/>
    <w:rsid w:val="00430E96"/>
    <w:rsid w:val="00430EC0"/>
    <w:rsid w:val="00431010"/>
    <w:rsid w:val="004316C3"/>
    <w:rsid w:val="0043277F"/>
    <w:rsid w:val="004328B2"/>
    <w:rsid w:val="00433841"/>
    <w:rsid w:val="0043395D"/>
    <w:rsid w:val="00433A4A"/>
    <w:rsid w:val="00433F29"/>
    <w:rsid w:val="00434351"/>
    <w:rsid w:val="00434A12"/>
    <w:rsid w:val="00434B90"/>
    <w:rsid w:val="00434DC4"/>
    <w:rsid w:val="00435157"/>
    <w:rsid w:val="00435195"/>
    <w:rsid w:val="004352CE"/>
    <w:rsid w:val="004354AC"/>
    <w:rsid w:val="00435552"/>
    <w:rsid w:val="00435CC0"/>
    <w:rsid w:val="004361AB"/>
    <w:rsid w:val="00436436"/>
    <w:rsid w:val="004369DE"/>
    <w:rsid w:val="00436C7B"/>
    <w:rsid w:val="00436D34"/>
    <w:rsid w:val="00437154"/>
    <w:rsid w:val="004372C2"/>
    <w:rsid w:val="0043732D"/>
    <w:rsid w:val="00437ED0"/>
    <w:rsid w:val="0044009F"/>
    <w:rsid w:val="0044140C"/>
    <w:rsid w:val="0044172C"/>
    <w:rsid w:val="00441B80"/>
    <w:rsid w:val="00441C04"/>
    <w:rsid w:val="00441E7D"/>
    <w:rsid w:val="00442062"/>
    <w:rsid w:val="004423D4"/>
    <w:rsid w:val="00442691"/>
    <w:rsid w:val="004427AD"/>
    <w:rsid w:val="00442AEF"/>
    <w:rsid w:val="00442F77"/>
    <w:rsid w:val="0044318B"/>
    <w:rsid w:val="004438EA"/>
    <w:rsid w:val="00443A95"/>
    <w:rsid w:val="00444740"/>
    <w:rsid w:val="00444F52"/>
    <w:rsid w:val="004450EB"/>
    <w:rsid w:val="00445156"/>
    <w:rsid w:val="004469B9"/>
    <w:rsid w:val="00446F22"/>
    <w:rsid w:val="0044776B"/>
    <w:rsid w:val="004479FA"/>
    <w:rsid w:val="00447D72"/>
    <w:rsid w:val="0045014A"/>
    <w:rsid w:val="00450793"/>
    <w:rsid w:val="00450B7F"/>
    <w:rsid w:val="00450DDC"/>
    <w:rsid w:val="00450EE7"/>
    <w:rsid w:val="00451761"/>
    <w:rsid w:val="0045200F"/>
    <w:rsid w:val="0045250B"/>
    <w:rsid w:val="00452656"/>
    <w:rsid w:val="00452BEB"/>
    <w:rsid w:val="00453549"/>
    <w:rsid w:val="004537C4"/>
    <w:rsid w:val="00454B73"/>
    <w:rsid w:val="004556CF"/>
    <w:rsid w:val="00455DE5"/>
    <w:rsid w:val="004571CE"/>
    <w:rsid w:val="00457259"/>
    <w:rsid w:val="00457421"/>
    <w:rsid w:val="00457919"/>
    <w:rsid w:val="00457DF3"/>
    <w:rsid w:val="004600AB"/>
    <w:rsid w:val="0046171D"/>
    <w:rsid w:val="00461FA0"/>
    <w:rsid w:val="00463DD1"/>
    <w:rsid w:val="00463DD7"/>
    <w:rsid w:val="004646B2"/>
    <w:rsid w:val="00464D9A"/>
    <w:rsid w:val="00464F2D"/>
    <w:rsid w:val="004650AC"/>
    <w:rsid w:val="004651F8"/>
    <w:rsid w:val="0046523A"/>
    <w:rsid w:val="0046539E"/>
    <w:rsid w:val="00465F9D"/>
    <w:rsid w:val="00467775"/>
    <w:rsid w:val="00470323"/>
    <w:rsid w:val="00470566"/>
    <w:rsid w:val="00470B93"/>
    <w:rsid w:val="0047133A"/>
    <w:rsid w:val="00471991"/>
    <w:rsid w:val="00471D37"/>
    <w:rsid w:val="00472360"/>
    <w:rsid w:val="00472497"/>
    <w:rsid w:val="004732AB"/>
    <w:rsid w:val="004733E5"/>
    <w:rsid w:val="00473A42"/>
    <w:rsid w:val="00473AFD"/>
    <w:rsid w:val="00474096"/>
    <w:rsid w:val="004744EC"/>
    <w:rsid w:val="00475035"/>
    <w:rsid w:val="004750E6"/>
    <w:rsid w:val="004750E7"/>
    <w:rsid w:val="00475B65"/>
    <w:rsid w:val="00475D7D"/>
    <w:rsid w:val="00476641"/>
    <w:rsid w:val="00476655"/>
    <w:rsid w:val="00476D07"/>
    <w:rsid w:val="00477375"/>
    <w:rsid w:val="00477A84"/>
    <w:rsid w:val="00477C94"/>
    <w:rsid w:val="00477FF1"/>
    <w:rsid w:val="0048007B"/>
    <w:rsid w:val="004800C3"/>
    <w:rsid w:val="00480C59"/>
    <w:rsid w:val="00480EE6"/>
    <w:rsid w:val="00481D6E"/>
    <w:rsid w:val="004828F4"/>
    <w:rsid w:val="00483232"/>
    <w:rsid w:val="0048350E"/>
    <w:rsid w:val="00484138"/>
    <w:rsid w:val="00484E4A"/>
    <w:rsid w:val="00485C4A"/>
    <w:rsid w:val="00485D91"/>
    <w:rsid w:val="0048645B"/>
    <w:rsid w:val="004864CD"/>
    <w:rsid w:val="004865CC"/>
    <w:rsid w:val="004872C2"/>
    <w:rsid w:val="004874EA"/>
    <w:rsid w:val="00487ADF"/>
    <w:rsid w:val="00487C98"/>
    <w:rsid w:val="00490038"/>
    <w:rsid w:val="004901BA"/>
    <w:rsid w:val="00490209"/>
    <w:rsid w:val="0049023F"/>
    <w:rsid w:val="00490C2E"/>
    <w:rsid w:val="00491B85"/>
    <w:rsid w:val="00491CF7"/>
    <w:rsid w:val="00491E6B"/>
    <w:rsid w:val="004920E6"/>
    <w:rsid w:val="004923CA"/>
    <w:rsid w:val="00493944"/>
    <w:rsid w:val="00493C5F"/>
    <w:rsid w:val="00493DD8"/>
    <w:rsid w:val="00494AED"/>
    <w:rsid w:val="00494CF3"/>
    <w:rsid w:val="004950A6"/>
    <w:rsid w:val="00495111"/>
    <w:rsid w:val="004961C2"/>
    <w:rsid w:val="00496644"/>
    <w:rsid w:val="004966CD"/>
    <w:rsid w:val="00496A17"/>
    <w:rsid w:val="00496CCD"/>
    <w:rsid w:val="0049702B"/>
    <w:rsid w:val="00497320"/>
    <w:rsid w:val="004A06B8"/>
    <w:rsid w:val="004A0745"/>
    <w:rsid w:val="004A08AC"/>
    <w:rsid w:val="004A2614"/>
    <w:rsid w:val="004A332A"/>
    <w:rsid w:val="004A34D7"/>
    <w:rsid w:val="004A361D"/>
    <w:rsid w:val="004A3758"/>
    <w:rsid w:val="004A3C55"/>
    <w:rsid w:val="004A4432"/>
    <w:rsid w:val="004A5037"/>
    <w:rsid w:val="004A51A2"/>
    <w:rsid w:val="004A5A70"/>
    <w:rsid w:val="004A5C92"/>
    <w:rsid w:val="004A615E"/>
    <w:rsid w:val="004A62E9"/>
    <w:rsid w:val="004A6C0C"/>
    <w:rsid w:val="004A7A30"/>
    <w:rsid w:val="004A7B8C"/>
    <w:rsid w:val="004B1378"/>
    <w:rsid w:val="004B1A38"/>
    <w:rsid w:val="004B1AF5"/>
    <w:rsid w:val="004B1D29"/>
    <w:rsid w:val="004B1F96"/>
    <w:rsid w:val="004B2441"/>
    <w:rsid w:val="004B3834"/>
    <w:rsid w:val="004B3952"/>
    <w:rsid w:val="004B3F16"/>
    <w:rsid w:val="004B40DF"/>
    <w:rsid w:val="004B4DFA"/>
    <w:rsid w:val="004B5A54"/>
    <w:rsid w:val="004B5E1A"/>
    <w:rsid w:val="004B5FE6"/>
    <w:rsid w:val="004B61CB"/>
    <w:rsid w:val="004B6452"/>
    <w:rsid w:val="004B6D8E"/>
    <w:rsid w:val="004B6E4C"/>
    <w:rsid w:val="004B6F6B"/>
    <w:rsid w:val="004B7747"/>
    <w:rsid w:val="004B7C0C"/>
    <w:rsid w:val="004C0226"/>
    <w:rsid w:val="004C0391"/>
    <w:rsid w:val="004C0B7F"/>
    <w:rsid w:val="004C1555"/>
    <w:rsid w:val="004C173F"/>
    <w:rsid w:val="004C17F8"/>
    <w:rsid w:val="004C1F99"/>
    <w:rsid w:val="004C2F04"/>
    <w:rsid w:val="004C32D2"/>
    <w:rsid w:val="004C3508"/>
    <w:rsid w:val="004C38B9"/>
    <w:rsid w:val="004C3A18"/>
    <w:rsid w:val="004C3F78"/>
    <w:rsid w:val="004C4927"/>
    <w:rsid w:val="004C5357"/>
    <w:rsid w:val="004C5929"/>
    <w:rsid w:val="004C5BC3"/>
    <w:rsid w:val="004C617D"/>
    <w:rsid w:val="004C6392"/>
    <w:rsid w:val="004C6B07"/>
    <w:rsid w:val="004C7218"/>
    <w:rsid w:val="004C73C6"/>
    <w:rsid w:val="004C756E"/>
    <w:rsid w:val="004C7784"/>
    <w:rsid w:val="004C7E09"/>
    <w:rsid w:val="004D0197"/>
    <w:rsid w:val="004D0431"/>
    <w:rsid w:val="004D0600"/>
    <w:rsid w:val="004D0E30"/>
    <w:rsid w:val="004D13C6"/>
    <w:rsid w:val="004D18D8"/>
    <w:rsid w:val="004D1A51"/>
    <w:rsid w:val="004D1BF3"/>
    <w:rsid w:val="004D27A7"/>
    <w:rsid w:val="004D2911"/>
    <w:rsid w:val="004D29CB"/>
    <w:rsid w:val="004D2EA8"/>
    <w:rsid w:val="004D2F17"/>
    <w:rsid w:val="004D3842"/>
    <w:rsid w:val="004D395C"/>
    <w:rsid w:val="004D3D98"/>
    <w:rsid w:val="004D3E25"/>
    <w:rsid w:val="004D42D6"/>
    <w:rsid w:val="004D4D86"/>
    <w:rsid w:val="004D4ED1"/>
    <w:rsid w:val="004D4FBA"/>
    <w:rsid w:val="004D50E0"/>
    <w:rsid w:val="004D5838"/>
    <w:rsid w:val="004D58F4"/>
    <w:rsid w:val="004D5D44"/>
    <w:rsid w:val="004D6258"/>
    <w:rsid w:val="004D67E3"/>
    <w:rsid w:val="004D7124"/>
    <w:rsid w:val="004E040E"/>
    <w:rsid w:val="004E0C65"/>
    <w:rsid w:val="004E0D0F"/>
    <w:rsid w:val="004E0E5D"/>
    <w:rsid w:val="004E1ECF"/>
    <w:rsid w:val="004E2009"/>
    <w:rsid w:val="004E2F12"/>
    <w:rsid w:val="004E3A7F"/>
    <w:rsid w:val="004E3E04"/>
    <w:rsid w:val="004E3EB8"/>
    <w:rsid w:val="004E41CA"/>
    <w:rsid w:val="004E4460"/>
    <w:rsid w:val="004E628A"/>
    <w:rsid w:val="004E6953"/>
    <w:rsid w:val="004E6F11"/>
    <w:rsid w:val="004E7956"/>
    <w:rsid w:val="004E7EB8"/>
    <w:rsid w:val="004F14DF"/>
    <w:rsid w:val="004F1B89"/>
    <w:rsid w:val="004F1CED"/>
    <w:rsid w:val="004F1E1B"/>
    <w:rsid w:val="004F25B6"/>
    <w:rsid w:val="004F2F48"/>
    <w:rsid w:val="004F31E7"/>
    <w:rsid w:val="004F3933"/>
    <w:rsid w:val="004F3FD6"/>
    <w:rsid w:val="004F45FB"/>
    <w:rsid w:val="004F4CD5"/>
    <w:rsid w:val="004F59DC"/>
    <w:rsid w:val="004F6158"/>
    <w:rsid w:val="004F6422"/>
    <w:rsid w:val="004F6AD3"/>
    <w:rsid w:val="004F6DDE"/>
    <w:rsid w:val="004F73DB"/>
    <w:rsid w:val="004F7833"/>
    <w:rsid w:val="004F7C78"/>
    <w:rsid w:val="004F7DA0"/>
    <w:rsid w:val="00500267"/>
    <w:rsid w:val="005006E2"/>
    <w:rsid w:val="00500863"/>
    <w:rsid w:val="00500D8F"/>
    <w:rsid w:val="00502481"/>
    <w:rsid w:val="005029DF"/>
    <w:rsid w:val="00502BAD"/>
    <w:rsid w:val="00503179"/>
    <w:rsid w:val="00503D86"/>
    <w:rsid w:val="00503E03"/>
    <w:rsid w:val="0050406A"/>
    <w:rsid w:val="00504416"/>
    <w:rsid w:val="00505708"/>
    <w:rsid w:val="00505B96"/>
    <w:rsid w:val="005060C8"/>
    <w:rsid w:val="00506422"/>
    <w:rsid w:val="005067A5"/>
    <w:rsid w:val="005072E8"/>
    <w:rsid w:val="00507A05"/>
    <w:rsid w:val="00507DF1"/>
    <w:rsid w:val="0051002B"/>
    <w:rsid w:val="00510073"/>
    <w:rsid w:val="00510555"/>
    <w:rsid w:val="0051058C"/>
    <w:rsid w:val="00510920"/>
    <w:rsid w:val="005116BC"/>
    <w:rsid w:val="00511B19"/>
    <w:rsid w:val="00511D74"/>
    <w:rsid w:val="00511E31"/>
    <w:rsid w:val="00512C42"/>
    <w:rsid w:val="00512F4F"/>
    <w:rsid w:val="0051330E"/>
    <w:rsid w:val="005133ED"/>
    <w:rsid w:val="00513546"/>
    <w:rsid w:val="005137B5"/>
    <w:rsid w:val="00513A0B"/>
    <w:rsid w:val="005147D0"/>
    <w:rsid w:val="0051483F"/>
    <w:rsid w:val="00514C4A"/>
    <w:rsid w:val="00514EB6"/>
    <w:rsid w:val="005155E2"/>
    <w:rsid w:val="00515A7C"/>
    <w:rsid w:val="00515FD9"/>
    <w:rsid w:val="00516420"/>
    <w:rsid w:val="0051649D"/>
    <w:rsid w:val="00516740"/>
    <w:rsid w:val="005167BA"/>
    <w:rsid w:val="00517254"/>
    <w:rsid w:val="00517A76"/>
    <w:rsid w:val="00517FF3"/>
    <w:rsid w:val="0052043E"/>
    <w:rsid w:val="00520759"/>
    <w:rsid w:val="00520CCC"/>
    <w:rsid w:val="00520FE6"/>
    <w:rsid w:val="005210D6"/>
    <w:rsid w:val="00521542"/>
    <w:rsid w:val="00521A2E"/>
    <w:rsid w:val="0052298B"/>
    <w:rsid w:val="00522B09"/>
    <w:rsid w:val="00523122"/>
    <w:rsid w:val="00523127"/>
    <w:rsid w:val="00524077"/>
    <w:rsid w:val="00524480"/>
    <w:rsid w:val="005244E2"/>
    <w:rsid w:val="005245AE"/>
    <w:rsid w:val="00524990"/>
    <w:rsid w:val="0052503B"/>
    <w:rsid w:val="00525526"/>
    <w:rsid w:val="005258B8"/>
    <w:rsid w:val="00525A6B"/>
    <w:rsid w:val="00526013"/>
    <w:rsid w:val="00526098"/>
    <w:rsid w:val="00526737"/>
    <w:rsid w:val="005268D8"/>
    <w:rsid w:val="00526E4A"/>
    <w:rsid w:val="005271DB"/>
    <w:rsid w:val="00530380"/>
    <w:rsid w:val="005306EA"/>
    <w:rsid w:val="00530C72"/>
    <w:rsid w:val="0053183E"/>
    <w:rsid w:val="00531F95"/>
    <w:rsid w:val="005327E4"/>
    <w:rsid w:val="005331A8"/>
    <w:rsid w:val="00533242"/>
    <w:rsid w:val="00533294"/>
    <w:rsid w:val="00533FF2"/>
    <w:rsid w:val="00535320"/>
    <w:rsid w:val="00535562"/>
    <w:rsid w:val="0053693F"/>
    <w:rsid w:val="00536D06"/>
    <w:rsid w:val="00536DDB"/>
    <w:rsid w:val="00536F5E"/>
    <w:rsid w:val="00537A4F"/>
    <w:rsid w:val="00537AF4"/>
    <w:rsid w:val="00540759"/>
    <w:rsid w:val="005409A9"/>
    <w:rsid w:val="00541B35"/>
    <w:rsid w:val="00541C64"/>
    <w:rsid w:val="00542F59"/>
    <w:rsid w:val="005436AF"/>
    <w:rsid w:val="005443FB"/>
    <w:rsid w:val="00545484"/>
    <w:rsid w:val="00545503"/>
    <w:rsid w:val="00546A63"/>
    <w:rsid w:val="0054761B"/>
    <w:rsid w:val="00547BBA"/>
    <w:rsid w:val="005501D8"/>
    <w:rsid w:val="00550DA6"/>
    <w:rsid w:val="00551071"/>
    <w:rsid w:val="005516F1"/>
    <w:rsid w:val="00551879"/>
    <w:rsid w:val="0055293D"/>
    <w:rsid w:val="0055294C"/>
    <w:rsid w:val="0055298E"/>
    <w:rsid w:val="00553986"/>
    <w:rsid w:val="005549C6"/>
    <w:rsid w:val="005551CF"/>
    <w:rsid w:val="00555292"/>
    <w:rsid w:val="0055535B"/>
    <w:rsid w:val="00555D4E"/>
    <w:rsid w:val="00555ED3"/>
    <w:rsid w:val="0055637D"/>
    <w:rsid w:val="005564D8"/>
    <w:rsid w:val="00556B05"/>
    <w:rsid w:val="00556FFE"/>
    <w:rsid w:val="005570AA"/>
    <w:rsid w:val="005602F2"/>
    <w:rsid w:val="00560370"/>
    <w:rsid w:val="005604B5"/>
    <w:rsid w:val="00560669"/>
    <w:rsid w:val="005609E1"/>
    <w:rsid w:val="00560B53"/>
    <w:rsid w:val="00560D00"/>
    <w:rsid w:val="00560D39"/>
    <w:rsid w:val="00560DD4"/>
    <w:rsid w:val="00560E66"/>
    <w:rsid w:val="00561561"/>
    <w:rsid w:val="00561575"/>
    <w:rsid w:val="0056159A"/>
    <w:rsid w:val="00562CFC"/>
    <w:rsid w:val="00563675"/>
    <w:rsid w:val="00564B77"/>
    <w:rsid w:val="00564B9C"/>
    <w:rsid w:val="00566019"/>
    <w:rsid w:val="00566132"/>
    <w:rsid w:val="00566472"/>
    <w:rsid w:val="00566553"/>
    <w:rsid w:val="00566603"/>
    <w:rsid w:val="005667F8"/>
    <w:rsid w:val="00566C3D"/>
    <w:rsid w:val="00566CD7"/>
    <w:rsid w:val="00566CE5"/>
    <w:rsid w:val="005677F5"/>
    <w:rsid w:val="00571062"/>
    <w:rsid w:val="00571BDB"/>
    <w:rsid w:val="00572115"/>
    <w:rsid w:val="005724C6"/>
    <w:rsid w:val="005728F5"/>
    <w:rsid w:val="00572D9B"/>
    <w:rsid w:val="0057327D"/>
    <w:rsid w:val="00573561"/>
    <w:rsid w:val="00573562"/>
    <w:rsid w:val="00573A4B"/>
    <w:rsid w:val="00574672"/>
    <w:rsid w:val="00574769"/>
    <w:rsid w:val="005748A7"/>
    <w:rsid w:val="0057529C"/>
    <w:rsid w:val="00575D83"/>
    <w:rsid w:val="00575E5A"/>
    <w:rsid w:val="0057604B"/>
    <w:rsid w:val="00576572"/>
    <w:rsid w:val="0057751B"/>
    <w:rsid w:val="00580199"/>
    <w:rsid w:val="005803E3"/>
    <w:rsid w:val="00582850"/>
    <w:rsid w:val="0058337B"/>
    <w:rsid w:val="00583688"/>
    <w:rsid w:val="0058443E"/>
    <w:rsid w:val="00584511"/>
    <w:rsid w:val="005848DA"/>
    <w:rsid w:val="00584A10"/>
    <w:rsid w:val="005853FF"/>
    <w:rsid w:val="005855B3"/>
    <w:rsid w:val="0058596F"/>
    <w:rsid w:val="00585B33"/>
    <w:rsid w:val="0058634B"/>
    <w:rsid w:val="0058692C"/>
    <w:rsid w:val="005905CA"/>
    <w:rsid w:val="00590FB2"/>
    <w:rsid w:val="00591299"/>
    <w:rsid w:val="00591F1D"/>
    <w:rsid w:val="005922BE"/>
    <w:rsid w:val="00592423"/>
    <w:rsid w:val="00592542"/>
    <w:rsid w:val="00592559"/>
    <w:rsid w:val="00592674"/>
    <w:rsid w:val="005927A1"/>
    <w:rsid w:val="00593311"/>
    <w:rsid w:val="00593C70"/>
    <w:rsid w:val="00593DCB"/>
    <w:rsid w:val="00594424"/>
    <w:rsid w:val="00594B7B"/>
    <w:rsid w:val="005951CB"/>
    <w:rsid w:val="00595BEE"/>
    <w:rsid w:val="00595E07"/>
    <w:rsid w:val="00596173"/>
    <w:rsid w:val="005970E0"/>
    <w:rsid w:val="0059797E"/>
    <w:rsid w:val="00597C0A"/>
    <w:rsid w:val="005A051E"/>
    <w:rsid w:val="005A0C17"/>
    <w:rsid w:val="005A22C3"/>
    <w:rsid w:val="005A26AB"/>
    <w:rsid w:val="005A2F2D"/>
    <w:rsid w:val="005A31F1"/>
    <w:rsid w:val="005A37DF"/>
    <w:rsid w:val="005A4291"/>
    <w:rsid w:val="005A4564"/>
    <w:rsid w:val="005A45E9"/>
    <w:rsid w:val="005A4841"/>
    <w:rsid w:val="005A4C40"/>
    <w:rsid w:val="005A4F95"/>
    <w:rsid w:val="005A52FF"/>
    <w:rsid w:val="005A5586"/>
    <w:rsid w:val="005A563C"/>
    <w:rsid w:val="005A7799"/>
    <w:rsid w:val="005A78BD"/>
    <w:rsid w:val="005A7B16"/>
    <w:rsid w:val="005B05FC"/>
    <w:rsid w:val="005B0A19"/>
    <w:rsid w:val="005B13ED"/>
    <w:rsid w:val="005B1418"/>
    <w:rsid w:val="005B167F"/>
    <w:rsid w:val="005B16FE"/>
    <w:rsid w:val="005B236C"/>
    <w:rsid w:val="005B329E"/>
    <w:rsid w:val="005B3503"/>
    <w:rsid w:val="005B3528"/>
    <w:rsid w:val="005B409F"/>
    <w:rsid w:val="005B55B7"/>
    <w:rsid w:val="005B6D4A"/>
    <w:rsid w:val="005B6D67"/>
    <w:rsid w:val="005B72D5"/>
    <w:rsid w:val="005B7DA3"/>
    <w:rsid w:val="005C009A"/>
    <w:rsid w:val="005C0249"/>
    <w:rsid w:val="005C0D29"/>
    <w:rsid w:val="005C0EAE"/>
    <w:rsid w:val="005C1037"/>
    <w:rsid w:val="005C2834"/>
    <w:rsid w:val="005C3558"/>
    <w:rsid w:val="005C4114"/>
    <w:rsid w:val="005C4438"/>
    <w:rsid w:val="005C4741"/>
    <w:rsid w:val="005C47BA"/>
    <w:rsid w:val="005C4B61"/>
    <w:rsid w:val="005C4EA6"/>
    <w:rsid w:val="005C53C7"/>
    <w:rsid w:val="005C5865"/>
    <w:rsid w:val="005C5B5C"/>
    <w:rsid w:val="005C60F3"/>
    <w:rsid w:val="005C6254"/>
    <w:rsid w:val="005C62AC"/>
    <w:rsid w:val="005C6346"/>
    <w:rsid w:val="005C646C"/>
    <w:rsid w:val="005C6DF4"/>
    <w:rsid w:val="005C7B28"/>
    <w:rsid w:val="005C7D0B"/>
    <w:rsid w:val="005D0A78"/>
    <w:rsid w:val="005D0E44"/>
    <w:rsid w:val="005D131C"/>
    <w:rsid w:val="005D2285"/>
    <w:rsid w:val="005D2898"/>
    <w:rsid w:val="005D2C05"/>
    <w:rsid w:val="005D335C"/>
    <w:rsid w:val="005D3546"/>
    <w:rsid w:val="005D3A48"/>
    <w:rsid w:val="005D496E"/>
    <w:rsid w:val="005D5540"/>
    <w:rsid w:val="005D5DA6"/>
    <w:rsid w:val="005D5FB5"/>
    <w:rsid w:val="005D6A08"/>
    <w:rsid w:val="005D6B8D"/>
    <w:rsid w:val="005D758B"/>
    <w:rsid w:val="005E0D7B"/>
    <w:rsid w:val="005E100D"/>
    <w:rsid w:val="005E112B"/>
    <w:rsid w:val="005E1D52"/>
    <w:rsid w:val="005E24BE"/>
    <w:rsid w:val="005E2917"/>
    <w:rsid w:val="005E2E3E"/>
    <w:rsid w:val="005E3A2D"/>
    <w:rsid w:val="005E3AE0"/>
    <w:rsid w:val="005E3EEE"/>
    <w:rsid w:val="005E4009"/>
    <w:rsid w:val="005E45F5"/>
    <w:rsid w:val="005E4D97"/>
    <w:rsid w:val="005E53B5"/>
    <w:rsid w:val="005E6A99"/>
    <w:rsid w:val="005E6E38"/>
    <w:rsid w:val="005E73AD"/>
    <w:rsid w:val="005E78D1"/>
    <w:rsid w:val="005E7DB8"/>
    <w:rsid w:val="005F1291"/>
    <w:rsid w:val="005F14AE"/>
    <w:rsid w:val="005F1AFF"/>
    <w:rsid w:val="005F21AA"/>
    <w:rsid w:val="005F25C3"/>
    <w:rsid w:val="005F2B4A"/>
    <w:rsid w:val="005F3A9E"/>
    <w:rsid w:val="005F3B3F"/>
    <w:rsid w:val="005F4222"/>
    <w:rsid w:val="005F435F"/>
    <w:rsid w:val="005F46BE"/>
    <w:rsid w:val="005F46DE"/>
    <w:rsid w:val="005F5941"/>
    <w:rsid w:val="005F5A89"/>
    <w:rsid w:val="005F5B18"/>
    <w:rsid w:val="005F5C99"/>
    <w:rsid w:val="005F60C5"/>
    <w:rsid w:val="005F68F6"/>
    <w:rsid w:val="005F6993"/>
    <w:rsid w:val="005F69BF"/>
    <w:rsid w:val="005F6B85"/>
    <w:rsid w:val="005F6CFB"/>
    <w:rsid w:val="005F7689"/>
    <w:rsid w:val="006007BA"/>
    <w:rsid w:val="00600A7B"/>
    <w:rsid w:val="00600ACB"/>
    <w:rsid w:val="006014F7"/>
    <w:rsid w:val="0060160F"/>
    <w:rsid w:val="00601840"/>
    <w:rsid w:val="00601884"/>
    <w:rsid w:val="00601BAD"/>
    <w:rsid w:val="00601BD2"/>
    <w:rsid w:val="00601D7A"/>
    <w:rsid w:val="0060231F"/>
    <w:rsid w:val="0060280D"/>
    <w:rsid w:val="00602EC5"/>
    <w:rsid w:val="00603401"/>
    <w:rsid w:val="006035E4"/>
    <w:rsid w:val="00603B0C"/>
    <w:rsid w:val="00604996"/>
    <w:rsid w:val="00605213"/>
    <w:rsid w:val="006054F6"/>
    <w:rsid w:val="00605B06"/>
    <w:rsid w:val="00605C06"/>
    <w:rsid w:val="00606780"/>
    <w:rsid w:val="00606C6B"/>
    <w:rsid w:val="006078F3"/>
    <w:rsid w:val="00607A75"/>
    <w:rsid w:val="006107E5"/>
    <w:rsid w:val="0061087F"/>
    <w:rsid w:val="0061116C"/>
    <w:rsid w:val="00611276"/>
    <w:rsid w:val="0061185B"/>
    <w:rsid w:val="0061237F"/>
    <w:rsid w:val="006123E6"/>
    <w:rsid w:val="0061269D"/>
    <w:rsid w:val="00612C20"/>
    <w:rsid w:val="00612EE0"/>
    <w:rsid w:val="00612F08"/>
    <w:rsid w:val="006132AC"/>
    <w:rsid w:val="006135CA"/>
    <w:rsid w:val="006139DB"/>
    <w:rsid w:val="00613BFA"/>
    <w:rsid w:val="00614A7C"/>
    <w:rsid w:val="00614FA7"/>
    <w:rsid w:val="00614FEB"/>
    <w:rsid w:val="00615046"/>
    <w:rsid w:val="00615A24"/>
    <w:rsid w:val="00617914"/>
    <w:rsid w:val="00617A66"/>
    <w:rsid w:val="00617B63"/>
    <w:rsid w:val="00617F6E"/>
    <w:rsid w:val="006205DA"/>
    <w:rsid w:val="00620693"/>
    <w:rsid w:val="0062096C"/>
    <w:rsid w:val="00620CCF"/>
    <w:rsid w:val="00620EA1"/>
    <w:rsid w:val="00620EBA"/>
    <w:rsid w:val="00622404"/>
    <w:rsid w:val="006232EC"/>
    <w:rsid w:val="00623487"/>
    <w:rsid w:val="0062349E"/>
    <w:rsid w:val="00623FF5"/>
    <w:rsid w:val="00624C93"/>
    <w:rsid w:val="00624EEF"/>
    <w:rsid w:val="00625196"/>
    <w:rsid w:val="006256DE"/>
    <w:rsid w:val="00625CA8"/>
    <w:rsid w:val="00625E9C"/>
    <w:rsid w:val="006264BB"/>
    <w:rsid w:val="006266ED"/>
    <w:rsid w:val="00626C51"/>
    <w:rsid w:val="006272C2"/>
    <w:rsid w:val="0062744F"/>
    <w:rsid w:val="006277B4"/>
    <w:rsid w:val="0063053D"/>
    <w:rsid w:val="006307F4"/>
    <w:rsid w:val="006311FD"/>
    <w:rsid w:val="006318F2"/>
    <w:rsid w:val="00631C7D"/>
    <w:rsid w:val="00632235"/>
    <w:rsid w:val="00632670"/>
    <w:rsid w:val="00632C10"/>
    <w:rsid w:val="00632CD5"/>
    <w:rsid w:val="00632E65"/>
    <w:rsid w:val="00632FC2"/>
    <w:rsid w:val="00633006"/>
    <w:rsid w:val="0063384A"/>
    <w:rsid w:val="0063390B"/>
    <w:rsid w:val="00633A1F"/>
    <w:rsid w:val="00633EC0"/>
    <w:rsid w:val="0063415D"/>
    <w:rsid w:val="0063419C"/>
    <w:rsid w:val="006342A3"/>
    <w:rsid w:val="0063559E"/>
    <w:rsid w:val="0063586C"/>
    <w:rsid w:val="00636535"/>
    <w:rsid w:val="0063702D"/>
    <w:rsid w:val="00637284"/>
    <w:rsid w:val="00637650"/>
    <w:rsid w:val="00637DBA"/>
    <w:rsid w:val="00640111"/>
    <w:rsid w:val="00641174"/>
    <w:rsid w:val="00641756"/>
    <w:rsid w:val="006418EF"/>
    <w:rsid w:val="00643540"/>
    <w:rsid w:val="0064479D"/>
    <w:rsid w:val="00644AEB"/>
    <w:rsid w:val="0064507D"/>
    <w:rsid w:val="00645447"/>
    <w:rsid w:val="0064647B"/>
    <w:rsid w:val="006464F3"/>
    <w:rsid w:val="0064664A"/>
    <w:rsid w:val="0064708C"/>
    <w:rsid w:val="006477B9"/>
    <w:rsid w:val="006477C9"/>
    <w:rsid w:val="00647FF5"/>
    <w:rsid w:val="00650173"/>
    <w:rsid w:val="00650425"/>
    <w:rsid w:val="00650B04"/>
    <w:rsid w:val="006510F3"/>
    <w:rsid w:val="006512CA"/>
    <w:rsid w:val="0065245A"/>
    <w:rsid w:val="00652C60"/>
    <w:rsid w:val="0065328D"/>
    <w:rsid w:val="00653619"/>
    <w:rsid w:val="00654809"/>
    <w:rsid w:val="00654BBA"/>
    <w:rsid w:val="00654F97"/>
    <w:rsid w:val="006552CC"/>
    <w:rsid w:val="00655736"/>
    <w:rsid w:val="00655BDF"/>
    <w:rsid w:val="00655C50"/>
    <w:rsid w:val="0065680F"/>
    <w:rsid w:val="00656B1E"/>
    <w:rsid w:val="006572B5"/>
    <w:rsid w:val="00657D8A"/>
    <w:rsid w:val="00660716"/>
    <w:rsid w:val="00660908"/>
    <w:rsid w:val="00660C6E"/>
    <w:rsid w:val="00661AD3"/>
    <w:rsid w:val="00661FAB"/>
    <w:rsid w:val="00663378"/>
    <w:rsid w:val="006639FE"/>
    <w:rsid w:val="00663F9E"/>
    <w:rsid w:val="006645BF"/>
    <w:rsid w:val="006649D5"/>
    <w:rsid w:val="006659BE"/>
    <w:rsid w:val="00666F8A"/>
    <w:rsid w:val="0066722C"/>
    <w:rsid w:val="0066725D"/>
    <w:rsid w:val="00667593"/>
    <w:rsid w:val="00670CE9"/>
    <w:rsid w:val="00671029"/>
    <w:rsid w:val="006710D4"/>
    <w:rsid w:val="00671262"/>
    <w:rsid w:val="00671357"/>
    <w:rsid w:val="006719AA"/>
    <w:rsid w:val="00671C1B"/>
    <w:rsid w:val="00671E2B"/>
    <w:rsid w:val="006720E9"/>
    <w:rsid w:val="00672E22"/>
    <w:rsid w:val="00672E47"/>
    <w:rsid w:val="00673B0A"/>
    <w:rsid w:val="00673C21"/>
    <w:rsid w:val="00674A44"/>
    <w:rsid w:val="00674F36"/>
    <w:rsid w:val="00674FE8"/>
    <w:rsid w:val="00675043"/>
    <w:rsid w:val="00675D0E"/>
    <w:rsid w:val="00675F3E"/>
    <w:rsid w:val="00677309"/>
    <w:rsid w:val="006805D7"/>
    <w:rsid w:val="0068069E"/>
    <w:rsid w:val="00680A1F"/>
    <w:rsid w:val="00680B52"/>
    <w:rsid w:val="00680C00"/>
    <w:rsid w:val="00680D0D"/>
    <w:rsid w:val="00681556"/>
    <w:rsid w:val="006818C0"/>
    <w:rsid w:val="00681A70"/>
    <w:rsid w:val="00681F2E"/>
    <w:rsid w:val="00682D36"/>
    <w:rsid w:val="00683316"/>
    <w:rsid w:val="00683946"/>
    <w:rsid w:val="00683CDA"/>
    <w:rsid w:val="00683FFB"/>
    <w:rsid w:val="0068443E"/>
    <w:rsid w:val="006850DF"/>
    <w:rsid w:val="00685332"/>
    <w:rsid w:val="0068594D"/>
    <w:rsid w:val="00685B26"/>
    <w:rsid w:val="00685EFB"/>
    <w:rsid w:val="006861D9"/>
    <w:rsid w:val="00686B75"/>
    <w:rsid w:val="00686D95"/>
    <w:rsid w:val="006879C8"/>
    <w:rsid w:val="00687A44"/>
    <w:rsid w:val="0069012E"/>
    <w:rsid w:val="0069013A"/>
    <w:rsid w:val="006903B4"/>
    <w:rsid w:val="00691212"/>
    <w:rsid w:val="006914AA"/>
    <w:rsid w:val="006919AF"/>
    <w:rsid w:val="0069236B"/>
    <w:rsid w:val="00692E0F"/>
    <w:rsid w:val="00692F0A"/>
    <w:rsid w:val="00693832"/>
    <w:rsid w:val="00693A05"/>
    <w:rsid w:val="00693BEB"/>
    <w:rsid w:val="00694354"/>
    <w:rsid w:val="00694671"/>
    <w:rsid w:val="006953AF"/>
    <w:rsid w:val="00695FB2"/>
    <w:rsid w:val="00696741"/>
    <w:rsid w:val="00696827"/>
    <w:rsid w:val="00697163"/>
    <w:rsid w:val="0069718D"/>
    <w:rsid w:val="00697584"/>
    <w:rsid w:val="0069758A"/>
    <w:rsid w:val="00697D12"/>
    <w:rsid w:val="006A02BB"/>
    <w:rsid w:val="006A1153"/>
    <w:rsid w:val="006A15C6"/>
    <w:rsid w:val="006A18F3"/>
    <w:rsid w:val="006A1B74"/>
    <w:rsid w:val="006A1F26"/>
    <w:rsid w:val="006A1F99"/>
    <w:rsid w:val="006A1F9E"/>
    <w:rsid w:val="006A29CE"/>
    <w:rsid w:val="006A386A"/>
    <w:rsid w:val="006A3B89"/>
    <w:rsid w:val="006A3D1A"/>
    <w:rsid w:val="006A3E9C"/>
    <w:rsid w:val="006A4040"/>
    <w:rsid w:val="006A4309"/>
    <w:rsid w:val="006A438C"/>
    <w:rsid w:val="006A4867"/>
    <w:rsid w:val="006A58B9"/>
    <w:rsid w:val="006A595B"/>
    <w:rsid w:val="006A5AC6"/>
    <w:rsid w:val="006A5B42"/>
    <w:rsid w:val="006A6970"/>
    <w:rsid w:val="006A6A48"/>
    <w:rsid w:val="006A6D03"/>
    <w:rsid w:val="006A6F38"/>
    <w:rsid w:val="006A73EE"/>
    <w:rsid w:val="006A78E0"/>
    <w:rsid w:val="006B0C6F"/>
    <w:rsid w:val="006B0ED2"/>
    <w:rsid w:val="006B175B"/>
    <w:rsid w:val="006B1A90"/>
    <w:rsid w:val="006B1B1E"/>
    <w:rsid w:val="006B1D6A"/>
    <w:rsid w:val="006B288E"/>
    <w:rsid w:val="006B4058"/>
    <w:rsid w:val="006B4167"/>
    <w:rsid w:val="006B423A"/>
    <w:rsid w:val="006B4580"/>
    <w:rsid w:val="006B4BB3"/>
    <w:rsid w:val="006B4DAB"/>
    <w:rsid w:val="006B5807"/>
    <w:rsid w:val="006B5901"/>
    <w:rsid w:val="006B5CA9"/>
    <w:rsid w:val="006B61EC"/>
    <w:rsid w:val="006B6543"/>
    <w:rsid w:val="006B6572"/>
    <w:rsid w:val="006B7515"/>
    <w:rsid w:val="006B76A6"/>
    <w:rsid w:val="006B7ACD"/>
    <w:rsid w:val="006B7ECC"/>
    <w:rsid w:val="006C010B"/>
    <w:rsid w:val="006C0795"/>
    <w:rsid w:val="006C0A65"/>
    <w:rsid w:val="006C0B76"/>
    <w:rsid w:val="006C0E6A"/>
    <w:rsid w:val="006C130C"/>
    <w:rsid w:val="006C2101"/>
    <w:rsid w:val="006C24C7"/>
    <w:rsid w:val="006C2E0E"/>
    <w:rsid w:val="006C2EFE"/>
    <w:rsid w:val="006C31E9"/>
    <w:rsid w:val="006C36D9"/>
    <w:rsid w:val="006C4044"/>
    <w:rsid w:val="006C4C94"/>
    <w:rsid w:val="006C507D"/>
    <w:rsid w:val="006C518C"/>
    <w:rsid w:val="006C5544"/>
    <w:rsid w:val="006C5643"/>
    <w:rsid w:val="006C57EC"/>
    <w:rsid w:val="006C61E3"/>
    <w:rsid w:val="006C6ECE"/>
    <w:rsid w:val="006C6F4D"/>
    <w:rsid w:val="006C71A3"/>
    <w:rsid w:val="006D0103"/>
    <w:rsid w:val="006D11AC"/>
    <w:rsid w:val="006D131D"/>
    <w:rsid w:val="006D1659"/>
    <w:rsid w:val="006D1BAC"/>
    <w:rsid w:val="006D1DC6"/>
    <w:rsid w:val="006D2965"/>
    <w:rsid w:val="006D296B"/>
    <w:rsid w:val="006D2E39"/>
    <w:rsid w:val="006D310F"/>
    <w:rsid w:val="006D3328"/>
    <w:rsid w:val="006D3CBC"/>
    <w:rsid w:val="006D3DD6"/>
    <w:rsid w:val="006D4A35"/>
    <w:rsid w:val="006D4C4C"/>
    <w:rsid w:val="006D4D47"/>
    <w:rsid w:val="006D4EFA"/>
    <w:rsid w:val="006D5AD7"/>
    <w:rsid w:val="006D5D24"/>
    <w:rsid w:val="006D5F44"/>
    <w:rsid w:val="006D6438"/>
    <w:rsid w:val="006D65C8"/>
    <w:rsid w:val="006D67B0"/>
    <w:rsid w:val="006D6BA4"/>
    <w:rsid w:val="006D6BD1"/>
    <w:rsid w:val="006E070A"/>
    <w:rsid w:val="006E0805"/>
    <w:rsid w:val="006E1064"/>
    <w:rsid w:val="006E128A"/>
    <w:rsid w:val="006E13B7"/>
    <w:rsid w:val="006E2AEA"/>
    <w:rsid w:val="006E3840"/>
    <w:rsid w:val="006E3B92"/>
    <w:rsid w:val="006E418A"/>
    <w:rsid w:val="006E57A5"/>
    <w:rsid w:val="006E5C46"/>
    <w:rsid w:val="006E5DF9"/>
    <w:rsid w:val="006E7808"/>
    <w:rsid w:val="006F0529"/>
    <w:rsid w:val="006F0858"/>
    <w:rsid w:val="006F0A66"/>
    <w:rsid w:val="006F105B"/>
    <w:rsid w:val="006F1CDE"/>
    <w:rsid w:val="006F263B"/>
    <w:rsid w:val="006F26FF"/>
    <w:rsid w:val="006F3B4E"/>
    <w:rsid w:val="006F3BDB"/>
    <w:rsid w:val="006F424F"/>
    <w:rsid w:val="006F49F5"/>
    <w:rsid w:val="006F4B1A"/>
    <w:rsid w:val="006F4E50"/>
    <w:rsid w:val="006F5B78"/>
    <w:rsid w:val="006F600A"/>
    <w:rsid w:val="006F632A"/>
    <w:rsid w:val="006F6888"/>
    <w:rsid w:val="006F6A9B"/>
    <w:rsid w:val="006F6EAE"/>
    <w:rsid w:val="006F7091"/>
    <w:rsid w:val="006F777E"/>
    <w:rsid w:val="006F7848"/>
    <w:rsid w:val="006F7ABF"/>
    <w:rsid w:val="007006BE"/>
    <w:rsid w:val="0070070D"/>
    <w:rsid w:val="00700864"/>
    <w:rsid w:val="0070110F"/>
    <w:rsid w:val="007025A5"/>
    <w:rsid w:val="00702E7D"/>
    <w:rsid w:val="007033B6"/>
    <w:rsid w:val="00703458"/>
    <w:rsid w:val="007040F5"/>
    <w:rsid w:val="007046B2"/>
    <w:rsid w:val="007048C1"/>
    <w:rsid w:val="00704977"/>
    <w:rsid w:val="00704A0B"/>
    <w:rsid w:val="00704C6A"/>
    <w:rsid w:val="00705847"/>
    <w:rsid w:val="00705BFD"/>
    <w:rsid w:val="0070646E"/>
    <w:rsid w:val="0070651E"/>
    <w:rsid w:val="00706ACD"/>
    <w:rsid w:val="00706C98"/>
    <w:rsid w:val="0070734E"/>
    <w:rsid w:val="00707E7A"/>
    <w:rsid w:val="00710257"/>
    <w:rsid w:val="007103F5"/>
    <w:rsid w:val="0071153F"/>
    <w:rsid w:val="00711697"/>
    <w:rsid w:val="00711BC3"/>
    <w:rsid w:val="00711F23"/>
    <w:rsid w:val="0071280E"/>
    <w:rsid w:val="00712CC8"/>
    <w:rsid w:val="00713677"/>
    <w:rsid w:val="00713793"/>
    <w:rsid w:val="00713863"/>
    <w:rsid w:val="00714741"/>
    <w:rsid w:val="0071494A"/>
    <w:rsid w:val="00714CEC"/>
    <w:rsid w:val="00715161"/>
    <w:rsid w:val="0071635E"/>
    <w:rsid w:val="0071639F"/>
    <w:rsid w:val="0071653F"/>
    <w:rsid w:val="007167C6"/>
    <w:rsid w:val="00717E0E"/>
    <w:rsid w:val="007200E8"/>
    <w:rsid w:val="007203BB"/>
    <w:rsid w:val="0072091D"/>
    <w:rsid w:val="00721028"/>
    <w:rsid w:val="007217A7"/>
    <w:rsid w:val="0072198A"/>
    <w:rsid w:val="00721FC0"/>
    <w:rsid w:val="0072209C"/>
    <w:rsid w:val="0072278E"/>
    <w:rsid w:val="0072302E"/>
    <w:rsid w:val="0072347C"/>
    <w:rsid w:val="00723622"/>
    <w:rsid w:val="00723CCC"/>
    <w:rsid w:val="007244ED"/>
    <w:rsid w:val="0072473E"/>
    <w:rsid w:val="007257AD"/>
    <w:rsid w:val="00725B46"/>
    <w:rsid w:val="00725C52"/>
    <w:rsid w:val="00726459"/>
    <w:rsid w:val="00726673"/>
    <w:rsid w:val="007271AD"/>
    <w:rsid w:val="00727684"/>
    <w:rsid w:val="007306BC"/>
    <w:rsid w:val="00730729"/>
    <w:rsid w:val="00730E4F"/>
    <w:rsid w:val="00731763"/>
    <w:rsid w:val="00731943"/>
    <w:rsid w:val="00732002"/>
    <w:rsid w:val="00732CD8"/>
    <w:rsid w:val="007332D3"/>
    <w:rsid w:val="00733DBE"/>
    <w:rsid w:val="00734996"/>
    <w:rsid w:val="00734AE6"/>
    <w:rsid w:val="00734B46"/>
    <w:rsid w:val="00735A25"/>
    <w:rsid w:val="00736486"/>
    <w:rsid w:val="00736B88"/>
    <w:rsid w:val="00736C2E"/>
    <w:rsid w:val="00736CDE"/>
    <w:rsid w:val="00737244"/>
    <w:rsid w:val="00741112"/>
    <w:rsid w:val="0074141C"/>
    <w:rsid w:val="007414DE"/>
    <w:rsid w:val="00741633"/>
    <w:rsid w:val="00741A38"/>
    <w:rsid w:val="00741AC1"/>
    <w:rsid w:val="00742234"/>
    <w:rsid w:val="007425CE"/>
    <w:rsid w:val="00742A5D"/>
    <w:rsid w:val="00744216"/>
    <w:rsid w:val="0074527B"/>
    <w:rsid w:val="007457D5"/>
    <w:rsid w:val="00746BE9"/>
    <w:rsid w:val="00746D52"/>
    <w:rsid w:val="00746DF4"/>
    <w:rsid w:val="00746E73"/>
    <w:rsid w:val="00746EA6"/>
    <w:rsid w:val="00746F5B"/>
    <w:rsid w:val="0074715A"/>
    <w:rsid w:val="007476F7"/>
    <w:rsid w:val="0075050F"/>
    <w:rsid w:val="00751592"/>
    <w:rsid w:val="00751AF7"/>
    <w:rsid w:val="00751DE9"/>
    <w:rsid w:val="00752D7A"/>
    <w:rsid w:val="0075300F"/>
    <w:rsid w:val="00753522"/>
    <w:rsid w:val="0075372F"/>
    <w:rsid w:val="00753D32"/>
    <w:rsid w:val="00753E15"/>
    <w:rsid w:val="00753ED6"/>
    <w:rsid w:val="00754B74"/>
    <w:rsid w:val="00754C9F"/>
    <w:rsid w:val="00755A2E"/>
    <w:rsid w:val="00756649"/>
    <w:rsid w:val="00757116"/>
    <w:rsid w:val="00757136"/>
    <w:rsid w:val="00757A60"/>
    <w:rsid w:val="00757B12"/>
    <w:rsid w:val="00757F18"/>
    <w:rsid w:val="00760B9C"/>
    <w:rsid w:val="00760D43"/>
    <w:rsid w:val="007613D1"/>
    <w:rsid w:val="00762392"/>
    <w:rsid w:val="007633BD"/>
    <w:rsid w:val="0076397D"/>
    <w:rsid w:val="0076401B"/>
    <w:rsid w:val="0076403D"/>
    <w:rsid w:val="00764273"/>
    <w:rsid w:val="0076443F"/>
    <w:rsid w:val="007646B9"/>
    <w:rsid w:val="00764780"/>
    <w:rsid w:val="0076491D"/>
    <w:rsid w:val="00764F10"/>
    <w:rsid w:val="00765AE9"/>
    <w:rsid w:val="00766140"/>
    <w:rsid w:val="007665F4"/>
    <w:rsid w:val="00766BD3"/>
    <w:rsid w:val="00766EF0"/>
    <w:rsid w:val="00767029"/>
    <w:rsid w:val="007702E7"/>
    <w:rsid w:val="007704DE"/>
    <w:rsid w:val="0077101A"/>
    <w:rsid w:val="007713BA"/>
    <w:rsid w:val="007721A4"/>
    <w:rsid w:val="007723C1"/>
    <w:rsid w:val="0077270A"/>
    <w:rsid w:val="00772CD8"/>
    <w:rsid w:val="00772FDF"/>
    <w:rsid w:val="00773808"/>
    <w:rsid w:val="00773F6F"/>
    <w:rsid w:val="00774030"/>
    <w:rsid w:val="0077573E"/>
    <w:rsid w:val="00776B43"/>
    <w:rsid w:val="00776EFF"/>
    <w:rsid w:val="00777036"/>
    <w:rsid w:val="0077724B"/>
    <w:rsid w:val="00777CB5"/>
    <w:rsid w:val="00780089"/>
    <w:rsid w:val="007807B5"/>
    <w:rsid w:val="00780B04"/>
    <w:rsid w:val="0078142D"/>
    <w:rsid w:val="00781662"/>
    <w:rsid w:val="00781D87"/>
    <w:rsid w:val="00781EF7"/>
    <w:rsid w:val="00782B7A"/>
    <w:rsid w:val="00782F9E"/>
    <w:rsid w:val="0078509B"/>
    <w:rsid w:val="00785397"/>
    <w:rsid w:val="0078551F"/>
    <w:rsid w:val="007855BB"/>
    <w:rsid w:val="00785BE1"/>
    <w:rsid w:val="007866EA"/>
    <w:rsid w:val="007867C0"/>
    <w:rsid w:val="00786C8B"/>
    <w:rsid w:val="007870F5"/>
    <w:rsid w:val="00787401"/>
    <w:rsid w:val="00787676"/>
    <w:rsid w:val="007877C5"/>
    <w:rsid w:val="00787D95"/>
    <w:rsid w:val="00787EF2"/>
    <w:rsid w:val="00790108"/>
    <w:rsid w:val="007904B0"/>
    <w:rsid w:val="00791F51"/>
    <w:rsid w:val="007920F0"/>
    <w:rsid w:val="0079228C"/>
    <w:rsid w:val="007925F7"/>
    <w:rsid w:val="00792699"/>
    <w:rsid w:val="00792972"/>
    <w:rsid w:val="00792FAD"/>
    <w:rsid w:val="0079314A"/>
    <w:rsid w:val="0079342A"/>
    <w:rsid w:val="00793532"/>
    <w:rsid w:val="007937B3"/>
    <w:rsid w:val="00793830"/>
    <w:rsid w:val="007944F4"/>
    <w:rsid w:val="0079478D"/>
    <w:rsid w:val="00794F24"/>
    <w:rsid w:val="00794FFE"/>
    <w:rsid w:val="007956D9"/>
    <w:rsid w:val="0079614F"/>
    <w:rsid w:val="00796807"/>
    <w:rsid w:val="00796BCD"/>
    <w:rsid w:val="00796C81"/>
    <w:rsid w:val="00796F0C"/>
    <w:rsid w:val="00797DF1"/>
    <w:rsid w:val="00797E02"/>
    <w:rsid w:val="007A035C"/>
    <w:rsid w:val="007A0575"/>
    <w:rsid w:val="007A1391"/>
    <w:rsid w:val="007A150E"/>
    <w:rsid w:val="007A188A"/>
    <w:rsid w:val="007A18AE"/>
    <w:rsid w:val="007A23D3"/>
    <w:rsid w:val="007A2479"/>
    <w:rsid w:val="007A29C1"/>
    <w:rsid w:val="007A3246"/>
    <w:rsid w:val="007A42D4"/>
    <w:rsid w:val="007A4BD1"/>
    <w:rsid w:val="007A596A"/>
    <w:rsid w:val="007A6A9C"/>
    <w:rsid w:val="007A6D64"/>
    <w:rsid w:val="007A7834"/>
    <w:rsid w:val="007A789F"/>
    <w:rsid w:val="007A7AB4"/>
    <w:rsid w:val="007A7AC7"/>
    <w:rsid w:val="007B028B"/>
    <w:rsid w:val="007B060B"/>
    <w:rsid w:val="007B07C8"/>
    <w:rsid w:val="007B1540"/>
    <w:rsid w:val="007B16FC"/>
    <w:rsid w:val="007B22EF"/>
    <w:rsid w:val="007B2B8D"/>
    <w:rsid w:val="007B2E3B"/>
    <w:rsid w:val="007B2F54"/>
    <w:rsid w:val="007B3503"/>
    <w:rsid w:val="007B3F95"/>
    <w:rsid w:val="007B42E2"/>
    <w:rsid w:val="007B4461"/>
    <w:rsid w:val="007B48CC"/>
    <w:rsid w:val="007B5503"/>
    <w:rsid w:val="007B583A"/>
    <w:rsid w:val="007B5A6B"/>
    <w:rsid w:val="007B5D5E"/>
    <w:rsid w:val="007B6280"/>
    <w:rsid w:val="007B62EE"/>
    <w:rsid w:val="007B66E2"/>
    <w:rsid w:val="007B6E24"/>
    <w:rsid w:val="007B7B6B"/>
    <w:rsid w:val="007B7FF3"/>
    <w:rsid w:val="007C13E0"/>
    <w:rsid w:val="007C1AE6"/>
    <w:rsid w:val="007C33C6"/>
    <w:rsid w:val="007C417F"/>
    <w:rsid w:val="007C427F"/>
    <w:rsid w:val="007C4D20"/>
    <w:rsid w:val="007C5D41"/>
    <w:rsid w:val="007C62C2"/>
    <w:rsid w:val="007C6B2B"/>
    <w:rsid w:val="007C6CD3"/>
    <w:rsid w:val="007C7E1E"/>
    <w:rsid w:val="007D027B"/>
    <w:rsid w:val="007D0679"/>
    <w:rsid w:val="007D0DB4"/>
    <w:rsid w:val="007D1C9C"/>
    <w:rsid w:val="007D2C65"/>
    <w:rsid w:val="007D3376"/>
    <w:rsid w:val="007D4345"/>
    <w:rsid w:val="007D4757"/>
    <w:rsid w:val="007D5418"/>
    <w:rsid w:val="007D55A6"/>
    <w:rsid w:val="007D5673"/>
    <w:rsid w:val="007D60B6"/>
    <w:rsid w:val="007D6227"/>
    <w:rsid w:val="007D76C6"/>
    <w:rsid w:val="007D7BC6"/>
    <w:rsid w:val="007E02A8"/>
    <w:rsid w:val="007E0794"/>
    <w:rsid w:val="007E07D9"/>
    <w:rsid w:val="007E0B0D"/>
    <w:rsid w:val="007E0E11"/>
    <w:rsid w:val="007E1CEF"/>
    <w:rsid w:val="007E1FB3"/>
    <w:rsid w:val="007E2048"/>
    <w:rsid w:val="007E31A4"/>
    <w:rsid w:val="007E3662"/>
    <w:rsid w:val="007E3DFE"/>
    <w:rsid w:val="007E414A"/>
    <w:rsid w:val="007E44B1"/>
    <w:rsid w:val="007E4EEF"/>
    <w:rsid w:val="007E56E9"/>
    <w:rsid w:val="007E5CA6"/>
    <w:rsid w:val="007E5F9A"/>
    <w:rsid w:val="007E608B"/>
    <w:rsid w:val="007E62C1"/>
    <w:rsid w:val="007E641C"/>
    <w:rsid w:val="007E6724"/>
    <w:rsid w:val="007E6898"/>
    <w:rsid w:val="007E726D"/>
    <w:rsid w:val="007E7BA1"/>
    <w:rsid w:val="007E7E07"/>
    <w:rsid w:val="007F0522"/>
    <w:rsid w:val="007F0694"/>
    <w:rsid w:val="007F1424"/>
    <w:rsid w:val="007F1E6B"/>
    <w:rsid w:val="007F1FFC"/>
    <w:rsid w:val="007F2A60"/>
    <w:rsid w:val="007F2DA6"/>
    <w:rsid w:val="007F3606"/>
    <w:rsid w:val="007F3B89"/>
    <w:rsid w:val="007F3E44"/>
    <w:rsid w:val="007F4493"/>
    <w:rsid w:val="007F4E5E"/>
    <w:rsid w:val="007F5319"/>
    <w:rsid w:val="007F59C9"/>
    <w:rsid w:val="007F6899"/>
    <w:rsid w:val="007F756D"/>
    <w:rsid w:val="007F7C81"/>
    <w:rsid w:val="007F7EDE"/>
    <w:rsid w:val="00800EF6"/>
    <w:rsid w:val="008016D2"/>
    <w:rsid w:val="0080174E"/>
    <w:rsid w:val="00801BD7"/>
    <w:rsid w:val="00802158"/>
    <w:rsid w:val="00802BAB"/>
    <w:rsid w:val="00802C0C"/>
    <w:rsid w:val="00802E51"/>
    <w:rsid w:val="0080340D"/>
    <w:rsid w:val="00803439"/>
    <w:rsid w:val="00803D88"/>
    <w:rsid w:val="00803F96"/>
    <w:rsid w:val="00804757"/>
    <w:rsid w:val="00804A54"/>
    <w:rsid w:val="00804CDA"/>
    <w:rsid w:val="0080518D"/>
    <w:rsid w:val="00805459"/>
    <w:rsid w:val="00805C10"/>
    <w:rsid w:val="00805FBB"/>
    <w:rsid w:val="00806F69"/>
    <w:rsid w:val="0080740A"/>
    <w:rsid w:val="00807A37"/>
    <w:rsid w:val="00810554"/>
    <w:rsid w:val="00810A74"/>
    <w:rsid w:val="00811A07"/>
    <w:rsid w:val="00811C3E"/>
    <w:rsid w:val="0081262F"/>
    <w:rsid w:val="0081371D"/>
    <w:rsid w:val="00813D23"/>
    <w:rsid w:val="00813E15"/>
    <w:rsid w:val="00813E5D"/>
    <w:rsid w:val="00814D9B"/>
    <w:rsid w:val="008158E9"/>
    <w:rsid w:val="00815A18"/>
    <w:rsid w:val="00815FE3"/>
    <w:rsid w:val="008162DA"/>
    <w:rsid w:val="0081632A"/>
    <w:rsid w:val="00816A58"/>
    <w:rsid w:val="00816B2F"/>
    <w:rsid w:val="00816BDA"/>
    <w:rsid w:val="0081702D"/>
    <w:rsid w:val="00817E79"/>
    <w:rsid w:val="00817E93"/>
    <w:rsid w:val="008202D7"/>
    <w:rsid w:val="008209BB"/>
    <w:rsid w:val="0082125D"/>
    <w:rsid w:val="008215F3"/>
    <w:rsid w:val="00821667"/>
    <w:rsid w:val="00821F26"/>
    <w:rsid w:val="00822917"/>
    <w:rsid w:val="0082364E"/>
    <w:rsid w:val="00824013"/>
    <w:rsid w:val="008241DD"/>
    <w:rsid w:val="00824252"/>
    <w:rsid w:val="00824410"/>
    <w:rsid w:val="00824474"/>
    <w:rsid w:val="00824D5C"/>
    <w:rsid w:val="00824F5C"/>
    <w:rsid w:val="00824FC8"/>
    <w:rsid w:val="0082571F"/>
    <w:rsid w:val="0082611F"/>
    <w:rsid w:val="00826625"/>
    <w:rsid w:val="00826B74"/>
    <w:rsid w:val="00826BAC"/>
    <w:rsid w:val="00827312"/>
    <w:rsid w:val="008277E5"/>
    <w:rsid w:val="00827E2E"/>
    <w:rsid w:val="0083061D"/>
    <w:rsid w:val="00830CF2"/>
    <w:rsid w:val="00830F96"/>
    <w:rsid w:val="00831382"/>
    <w:rsid w:val="0083139A"/>
    <w:rsid w:val="00831474"/>
    <w:rsid w:val="0083160A"/>
    <w:rsid w:val="00831A97"/>
    <w:rsid w:val="00831B1A"/>
    <w:rsid w:val="00831E82"/>
    <w:rsid w:val="00832036"/>
    <w:rsid w:val="008322C2"/>
    <w:rsid w:val="00832A6F"/>
    <w:rsid w:val="00833633"/>
    <w:rsid w:val="00833ABB"/>
    <w:rsid w:val="008348EC"/>
    <w:rsid w:val="00834A27"/>
    <w:rsid w:val="00834DC4"/>
    <w:rsid w:val="0083603F"/>
    <w:rsid w:val="008368E7"/>
    <w:rsid w:val="00836F46"/>
    <w:rsid w:val="00837137"/>
    <w:rsid w:val="0083799C"/>
    <w:rsid w:val="00837A31"/>
    <w:rsid w:val="00837C20"/>
    <w:rsid w:val="00837E75"/>
    <w:rsid w:val="008402F0"/>
    <w:rsid w:val="008406B7"/>
    <w:rsid w:val="008413FB"/>
    <w:rsid w:val="008426A1"/>
    <w:rsid w:val="00842A3C"/>
    <w:rsid w:val="0084323C"/>
    <w:rsid w:val="00843C0C"/>
    <w:rsid w:val="00843CAF"/>
    <w:rsid w:val="0084417E"/>
    <w:rsid w:val="00844CE5"/>
    <w:rsid w:val="00844FB9"/>
    <w:rsid w:val="00845025"/>
    <w:rsid w:val="008453E5"/>
    <w:rsid w:val="00846305"/>
    <w:rsid w:val="0084698A"/>
    <w:rsid w:val="00846E67"/>
    <w:rsid w:val="00847855"/>
    <w:rsid w:val="008478EF"/>
    <w:rsid w:val="00847B01"/>
    <w:rsid w:val="0085017B"/>
    <w:rsid w:val="008502E9"/>
    <w:rsid w:val="00850661"/>
    <w:rsid w:val="00850679"/>
    <w:rsid w:val="008516BC"/>
    <w:rsid w:val="00851A68"/>
    <w:rsid w:val="00851BFE"/>
    <w:rsid w:val="00851E72"/>
    <w:rsid w:val="00852104"/>
    <w:rsid w:val="00852289"/>
    <w:rsid w:val="008523A2"/>
    <w:rsid w:val="008526E6"/>
    <w:rsid w:val="00852740"/>
    <w:rsid w:val="00852895"/>
    <w:rsid w:val="00852E63"/>
    <w:rsid w:val="00852F7C"/>
    <w:rsid w:val="00852FEC"/>
    <w:rsid w:val="00853B5C"/>
    <w:rsid w:val="008540A1"/>
    <w:rsid w:val="008545A5"/>
    <w:rsid w:val="00854970"/>
    <w:rsid w:val="008549B8"/>
    <w:rsid w:val="00854F24"/>
    <w:rsid w:val="00855284"/>
    <w:rsid w:val="0085582B"/>
    <w:rsid w:val="00855DAF"/>
    <w:rsid w:val="008563E8"/>
    <w:rsid w:val="00856595"/>
    <w:rsid w:val="00856E17"/>
    <w:rsid w:val="00856E95"/>
    <w:rsid w:val="00857890"/>
    <w:rsid w:val="00860436"/>
    <w:rsid w:val="00860752"/>
    <w:rsid w:val="00860A2B"/>
    <w:rsid w:val="00860E5C"/>
    <w:rsid w:val="00860E5E"/>
    <w:rsid w:val="00861585"/>
    <w:rsid w:val="00861C72"/>
    <w:rsid w:val="00861FBC"/>
    <w:rsid w:val="00862A14"/>
    <w:rsid w:val="008630F6"/>
    <w:rsid w:val="008631C7"/>
    <w:rsid w:val="00863280"/>
    <w:rsid w:val="00863379"/>
    <w:rsid w:val="0086371C"/>
    <w:rsid w:val="00863780"/>
    <w:rsid w:val="008637E0"/>
    <w:rsid w:val="00863EBF"/>
    <w:rsid w:val="00863ED4"/>
    <w:rsid w:val="00863F2F"/>
    <w:rsid w:val="00864521"/>
    <w:rsid w:val="00865361"/>
    <w:rsid w:val="0086550A"/>
    <w:rsid w:val="008656AC"/>
    <w:rsid w:val="0086583A"/>
    <w:rsid w:val="00865A77"/>
    <w:rsid w:val="00865ACE"/>
    <w:rsid w:val="0086646E"/>
    <w:rsid w:val="00866566"/>
    <w:rsid w:val="008666C5"/>
    <w:rsid w:val="008668CB"/>
    <w:rsid w:val="00866BF5"/>
    <w:rsid w:val="00866D9D"/>
    <w:rsid w:val="008678C5"/>
    <w:rsid w:val="00870872"/>
    <w:rsid w:val="00870AF5"/>
    <w:rsid w:val="008711D7"/>
    <w:rsid w:val="008712EB"/>
    <w:rsid w:val="00871A19"/>
    <w:rsid w:val="00871F47"/>
    <w:rsid w:val="0087216E"/>
    <w:rsid w:val="00872494"/>
    <w:rsid w:val="008724E3"/>
    <w:rsid w:val="008725DA"/>
    <w:rsid w:val="00872C72"/>
    <w:rsid w:val="00872F03"/>
    <w:rsid w:val="0087312D"/>
    <w:rsid w:val="008735E2"/>
    <w:rsid w:val="00873FF1"/>
    <w:rsid w:val="008742EE"/>
    <w:rsid w:val="00874DF2"/>
    <w:rsid w:val="008751F4"/>
    <w:rsid w:val="00875232"/>
    <w:rsid w:val="00875317"/>
    <w:rsid w:val="008754D7"/>
    <w:rsid w:val="008756A6"/>
    <w:rsid w:val="008756DF"/>
    <w:rsid w:val="008765D9"/>
    <w:rsid w:val="008779CC"/>
    <w:rsid w:val="00880872"/>
    <w:rsid w:val="008818F9"/>
    <w:rsid w:val="008819FA"/>
    <w:rsid w:val="00881CBD"/>
    <w:rsid w:val="00881F81"/>
    <w:rsid w:val="00882345"/>
    <w:rsid w:val="00882A71"/>
    <w:rsid w:val="00882F49"/>
    <w:rsid w:val="00883835"/>
    <w:rsid w:val="00883E84"/>
    <w:rsid w:val="00885141"/>
    <w:rsid w:val="008859A3"/>
    <w:rsid w:val="00886073"/>
    <w:rsid w:val="008874FC"/>
    <w:rsid w:val="0088791C"/>
    <w:rsid w:val="00887974"/>
    <w:rsid w:val="00890178"/>
    <w:rsid w:val="008903B4"/>
    <w:rsid w:val="008904C7"/>
    <w:rsid w:val="00890AC2"/>
    <w:rsid w:val="00890FEB"/>
    <w:rsid w:val="008915C3"/>
    <w:rsid w:val="008918A8"/>
    <w:rsid w:val="00891E29"/>
    <w:rsid w:val="00891FD6"/>
    <w:rsid w:val="0089217B"/>
    <w:rsid w:val="00892337"/>
    <w:rsid w:val="00892C80"/>
    <w:rsid w:val="00892E59"/>
    <w:rsid w:val="00893871"/>
    <w:rsid w:val="00893C2F"/>
    <w:rsid w:val="00894019"/>
    <w:rsid w:val="0089410C"/>
    <w:rsid w:val="00895E23"/>
    <w:rsid w:val="008963AD"/>
    <w:rsid w:val="00896ADA"/>
    <w:rsid w:val="00897019"/>
    <w:rsid w:val="00897304"/>
    <w:rsid w:val="0089777E"/>
    <w:rsid w:val="008977F0"/>
    <w:rsid w:val="008978C4"/>
    <w:rsid w:val="00897B8F"/>
    <w:rsid w:val="008A00C7"/>
    <w:rsid w:val="008A07A9"/>
    <w:rsid w:val="008A0FCC"/>
    <w:rsid w:val="008A0FCD"/>
    <w:rsid w:val="008A1440"/>
    <w:rsid w:val="008A1931"/>
    <w:rsid w:val="008A359F"/>
    <w:rsid w:val="008A383B"/>
    <w:rsid w:val="008A399B"/>
    <w:rsid w:val="008A3E10"/>
    <w:rsid w:val="008A3EC9"/>
    <w:rsid w:val="008A3FF5"/>
    <w:rsid w:val="008A4305"/>
    <w:rsid w:val="008A4602"/>
    <w:rsid w:val="008A4C81"/>
    <w:rsid w:val="008A5D9D"/>
    <w:rsid w:val="008A61D1"/>
    <w:rsid w:val="008A625F"/>
    <w:rsid w:val="008A6489"/>
    <w:rsid w:val="008A743B"/>
    <w:rsid w:val="008A7565"/>
    <w:rsid w:val="008B0268"/>
    <w:rsid w:val="008B1207"/>
    <w:rsid w:val="008B1757"/>
    <w:rsid w:val="008B24BD"/>
    <w:rsid w:val="008B2AE3"/>
    <w:rsid w:val="008B3920"/>
    <w:rsid w:val="008B3C3C"/>
    <w:rsid w:val="008B40DA"/>
    <w:rsid w:val="008B4A40"/>
    <w:rsid w:val="008B4D95"/>
    <w:rsid w:val="008B5855"/>
    <w:rsid w:val="008B5DB3"/>
    <w:rsid w:val="008B6F44"/>
    <w:rsid w:val="008B74E7"/>
    <w:rsid w:val="008B7533"/>
    <w:rsid w:val="008B7AD9"/>
    <w:rsid w:val="008B7D61"/>
    <w:rsid w:val="008C0324"/>
    <w:rsid w:val="008C0761"/>
    <w:rsid w:val="008C14A8"/>
    <w:rsid w:val="008C1F79"/>
    <w:rsid w:val="008C2374"/>
    <w:rsid w:val="008C29E6"/>
    <w:rsid w:val="008C33C3"/>
    <w:rsid w:val="008C34D2"/>
    <w:rsid w:val="008C37F3"/>
    <w:rsid w:val="008C3B95"/>
    <w:rsid w:val="008C3F74"/>
    <w:rsid w:val="008C3FA0"/>
    <w:rsid w:val="008C451D"/>
    <w:rsid w:val="008C47E0"/>
    <w:rsid w:val="008C48E6"/>
    <w:rsid w:val="008C5227"/>
    <w:rsid w:val="008C527C"/>
    <w:rsid w:val="008C54D4"/>
    <w:rsid w:val="008C666C"/>
    <w:rsid w:val="008C76EB"/>
    <w:rsid w:val="008D086F"/>
    <w:rsid w:val="008D0E11"/>
    <w:rsid w:val="008D1399"/>
    <w:rsid w:val="008D183B"/>
    <w:rsid w:val="008D1F88"/>
    <w:rsid w:val="008D3098"/>
    <w:rsid w:val="008D3383"/>
    <w:rsid w:val="008D378C"/>
    <w:rsid w:val="008D3941"/>
    <w:rsid w:val="008D3E07"/>
    <w:rsid w:val="008D4868"/>
    <w:rsid w:val="008D4C7F"/>
    <w:rsid w:val="008D5301"/>
    <w:rsid w:val="008D53A6"/>
    <w:rsid w:val="008D53F6"/>
    <w:rsid w:val="008D5B89"/>
    <w:rsid w:val="008D6428"/>
    <w:rsid w:val="008D7A88"/>
    <w:rsid w:val="008D7D32"/>
    <w:rsid w:val="008E06DF"/>
    <w:rsid w:val="008E09EE"/>
    <w:rsid w:val="008E1B50"/>
    <w:rsid w:val="008E30D4"/>
    <w:rsid w:val="008E33E4"/>
    <w:rsid w:val="008E3429"/>
    <w:rsid w:val="008E3BF8"/>
    <w:rsid w:val="008E3CC3"/>
    <w:rsid w:val="008E4261"/>
    <w:rsid w:val="008E4345"/>
    <w:rsid w:val="008E44B7"/>
    <w:rsid w:val="008E4EE1"/>
    <w:rsid w:val="008E50D3"/>
    <w:rsid w:val="008E55CC"/>
    <w:rsid w:val="008E5D53"/>
    <w:rsid w:val="008E6A49"/>
    <w:rsid w:val="008E6B0A"/>
    <w:rsid w:val="008E6CB4"/>
    <w:rsid w:val="008E6DA6"/>
    <w:rsid w:val="008E6E6B"/>
    <w:rsid w:val="008E6FF2"/>
    <w:rsid w:val="008E758C"/>
    <w:rsid w:val="008E77E2"/>
    <w:rsid w:val="008F0372"/>
    <w:rsid w:val="008F0C10"/>
    <w:rsid w:val="008F0F82"/>
    <w:rsid w:val="008F1B42"/>
    <w:rsid w:val="008F1C58"/>
    <w:rsid w:val="008F1F6D"/>
    <w:rsid w:val="008F2789"/>
    <w:rsid w:val="008F292F"/>
    <w:rsid w:val="008F2A1B"/>
    <w:rsid w:val="008F3373"/>
    <w:rsid w:val="008F3422"/>
    <w:rsid w:val="008F392F"/>
    <w:rsid w:val="008F3A0D"/>
    <w:rsid w:val="008F3BF5"/>
    <w:rsid w:val="008F43B9"/>
    <w:rsid w:val="008F4B3A"/>
    <w:rsid w:val="008F5393"/>
    <w:rsid w:val="008F5970"/>
    <w:rsid w:val="008F61B7"/>
    <w:rsid w:val="008F679E"/>
    <w:rsid w:val="008F6A2C"/>
    <w:rsid w:val="008F6F04"/>
    <w:rsid w:val="008F73E5"/>
    <w:rsid w:val="008F76DC"/>
    <w:rsid w:val="008F780A"/>
    <w:rsid w:val="00900786"/>
    <w:rsid w:val="00900B1E"/>
    <w:rsid w:val="00901623"/>
    <w:rsid w:val="00901800"/>
    <w:rsid w:val="00901AB3"/>
    <w:rsid w:val="009022FA"/>
    <w:rsid w:val="00902423"/>
    <w:rsid w:val="0090252C"/>
    <w:rsid w:val="009026B4"/>
    <w:rsid w:val="0090304A"/>
    <w:rsid w:val="009033F9"/>
    <w:rsid w:val="0090346B"/>
    <w:rsid w:val="009036DB"/>
    <w:rsid w:val="00903FB4"/>
    <w:rsid w:val="009047E2"/>
    <w:rsid w:val="00904A80"/>
    <w:rsid w:val="0090541B"/>
    <w:rsid w:val="00905815"/>
    <w:rsid w:val="00906693"/>
    <w:rsid w:val="00906823"/>
    <w:rsid w:val="00907A18"/>
    <w:rsid w:val="00910120"/>
    <w:rsid w:val="0091104B"/>
    <w:rsid w:val="009116FC"/>
    <w:rsid w:val="009117DF"/>
    <w:rsid w:val="0091197F"/>
    <w:rsid w:val="00911B78"/>
    <w:rsid w:val="00912198"/>
    <w:rsid w:val="00912308"/>
    <w:rsid w:val="00912496"/>
    <w:rsid w:val="009124C5"/>
    <w:rsid w:val="00912536"/>
    <w:rsid w:val="0091285C"/>
    <w:rsid w:val="00912F3F"/>
    <w:rsid w:val="00913347"/>
    <w:rsid w:val="009133F9"/>
    <w:rsid w:val="00913788"/>
    <w:rsid w:val="00913B46"/>
    <w:rsid w:val="00914791"/>
    <w:rsid w:val="00914877"/>
    <w:rsid w:val="0091533A"/>
    <w:rsid w:val="009157A7"/>
    <w:rsid w:val="00915855"/>
    <w:rsid w:val="00915E09"/>
    <w:rsid w:val="009161D7"/>
    <w:rsid w:val="009163DE"/>
    <w:rsid w:val="00916B2A"/>
    <w:rsid w:val="00917064"/>
    <w:rsid w:val="009173C4"/>
    <w:rsid w:val="009174F1"/>
    <w:rsid w:val="009178FF"/>
    <w:rsid w:val="00917AC8"/>
    <w:rsid w:val="00917EDE"/>
    <w:rsid w:val="009208F2"/>
    <w:rsid w:val="00920AA9"/>
    <w:rsid w:val="00921412"/>
    <w:rsid w:val="0092180E"/>
    <w:rsid w:val="00922607"/>
    <w:rsid w:val="0092281C"/>
    <w:rsid w:val="00922A1E"/>
    <w:rsid w:val="00922A86"/>
    <w:rsid w:val="00923E0F"/>
    <w:rsid w:val="00923F0B"/>
    <w:rsid w:val="00923FAE"/>
    <w:rsid w:val="0092460B"/>
    <w:rsid w:val="00924AAE"/>
    <w:rsid w:val="009257BD"/>
    <w:rsid w:val="00925F85"/>
    <w:rsid w:val="00926CA0"/>
    <w:rsid w:val="0092703E"/>
    <w:rsid w:val="009305FA"/>
    <w:rsid w:val="009316EE"/>
    <w:rsid w:val="00931F07"/>
    <w:rsid w:val="00932BF0"/>
    <w:rsid w:val="009338CA"/>
    <w:rsid w:val="00933A3C"/>
    <w:rsid w:val="00933AA3"/>
    <w:rsid w:val="00933B45"/>
    <w:rsid w:val="00933ED7"/>
    <w:rsid w:val="00933FBE"/>
    <w:rsid w:val="009342DE"/>
    <w:rsid w:val="00935339"/>
    <w:rsid w:val="00935A43"/>
    <w:rsid w:val="009360E8"/>
    <w:rsid w:val="00936F87"/>
    <w:rsid w:val="00937D8E"/>
    <w:rsid w:val="00940451"/>
    <w:rsid w:val="00940BFC"/>
    <w:rsid w:val="00940BFF"/>
    <w:rsid w:val="0094141F"/>
    <w:rsid w:val="00941D93"/>
    <w:rsid w:val="00944F99"/>
    <w:rsid w:val="009457C5"/>
    <w:rsid w:val="009459FA"/>
    <w:rsid w:val="00945D2F"/>
    <w:rsid w:val="00946160"/>
    <w:rsid w:val="00946865"/>
    <w:rsid w:val="00947838"/>
    <w:rsid w:val="00950865"/>
    <w:rsid w:val="00950D1D"/>
    <w:rsid w:val="0095142F"/>
    <w:rsid w:val="00951B2C"/>
    <w:rsid w:val="00951B8D"/>
    <w:rsid w:val="00951E5C"/>
    <w:rsid w:val="009520F6"/>
    <w:rsid w:val="00952292"/>
    <w:rsid w:val="0095229E"/>
    <w:rsid w:val="00952464"/>
    <w:rsid w:val="009527BB"/>
    <w:rsid w:val="00952C9C"/>
    <w:rsid w:val="00953098"/>
    <w:rsid w:val="00953E32"/>
    <w:rsid w:val="00954278"/>
    <w:rsid w:val="00954C00"/>
    <w:rsid w:val="009551CC"/>
    <w:rsid w:val="0095564B"/>
    <w:rsid w:val="00955D06"/>
    <w:rsid w:val="00955D27"/>
    <w:rsid w:val="0095610F"/>
    <w:rsid w:val="00956371"/>
    <w:rsid w:val="00956AD9"/>
    <w:rsid w:val="00956D89"/>
    <w:rsid w:val="0095765F"/>
    <w:rsid w:val="009576C6"/>
    <w:rsid w:val="00961C27"/>
    <w:rsid w:val="009622A8"/>
    <w:rsid w:val="00962403"/>
    <w:rsid w:val="00962708"/>
    <w:rsid w:val="0096279F"/>
    <w:rsid w:val="009629A8"/>
    <w:rsid w:val="00962E79"/>
    <w:rsid w:val="00962F29"/>
    <w:rsid w:val="00963B59"/>
    <w:rsid w:val="00963C4D"/>
    <w:rsid w:val="00963FC3"/>
    <w:rsid w:val="00963FD8"/>
    <w:rsid w:val="00964046"/>
    <w:rsid w:val="009642A7"/>
    <w:rsid w:val="00965D1F"/>
    <w:rsid w:val="009660AA"/>
    <w:rsid w:val="009676DA"/>
    <w:rsid w:val="009677D1"/>
    <w:rsid w:val="00967AC6"/>
    <w:rsid w:val="00967FC1"/>
    <w:rsid w:val="00971A50"/>
    <w:rsid w:val="00971B69"/>
    <w:rsid w:val="00971BF8"/>
    <w:rsid w:val="009726D7"/>
    <w:rsid w:val="00972ACF"/>
    <w:rsid w:val="00972BAB"/>
    <w:rsid w:val="00972BB4"/>
    <w:rsid w:val="00972BFB"/>
    <w:rsid w:val="00972D23"/>
    <w:rsid w:val="00973483"/>
    <w:rsid w:val="00973A2B"/>
    <w:rsid w:val="00974198"/>
    <w:rsid w:val="00974A95"/>
    <w:rsid w:val="00974BA0"/>
    <w:rsid w:val="00974F8E"/>
    <w:rsid w:val="00975BB0"/>
    <w:rsid w:val="00975CB3"/>
    <w:rsid w:val="00975DC8"/>
    <w:rsid w:val="00976B0F"/>
    <w:rsid w:val="00976CA0"/>
    <w:rsid w:val="00976F1F"/>
    <w:rsid w:val="00976F64"/>
    <w:rsid w:val="00977447"/>
    <w:rsid w:val="00977732"/>
    <w:rsid w:val="00977834"/>
    <w:rsid w:val="00977B4F"/>
    <w:rsid w:val="009800C3"/>
    <w:rsid w:val="0098139E"/>
    <w:rsid w:val="00981F41"/>
    <w:rsid w:val="00982301"/>
    <w:rsid w:val="00982E19"/>
    <w:rsid w:val="009831B0"/>
    <w:rsid w:val="0098356A"/>
    <w:rsid w:val="00983A9B"/>
    <w:rsid w:val="0098439D"/>
    <w:rsid w:val="00984CBB"/>
    <w:rsid w:val="00984E4A"/>
    <w:rsid w:val="00985554"/>
    <w:rsid w:val="00985BE7"/>
    <w:rsid w:val="009865C6"/>
    <w:rsid w:val="0098678B"/>
    <w:rsid w:val="00986FB1"/>
    <w:rsid w:val="0098755F"/>
    <w:rsid w:val="00987852"/>
    <w:rsid w:val="00987CDE"/>
    <w:rsid w:val="00987E38"/>
    <w:rsid w:val="009904DD"/>
    <w:rsid w:val="009904E8"/>
    <w:rsid w:val="00990545"/>
    <w:rsid w:val="00990BB2"/>
    <w:rsid w:val="00990E59"/>
    <w:rsid w:val="00991E39"/>
    <w:rsid w:val="0099279D"/>
    <w:rsid w:val="00992873"/>
    <w:rsid w:val="009939D1"/>
    <w:rsid w:val="00994295"/>
    <w:rsid w:val="00994BCC"/>
    <w:rsid w:val="00994D50"/>
    <w:rsid w:val="009950A4"/>
    <w:rsid w:val="009950D8"/>
    <w:rsid w:val="0099539D"/>
    <w:rsid w:val="0099548C"/>
    <w:rsid w:val="0099602B"/>
    <w:rsid w:val="00996763"/>
    <w:rsid w:val="009970A8"/>
    <w:rsid w:val="009972B6"/>
    <w:rsid w:val="009972DD"/>
    <w:rsid w:val="009972FE"/>
    <w:rsid w:val="00997FA7"/>
    <w:rsid w:val="009A00E4"/>
    <w:rsid w:val="009A0843"/>
    <w:rsid w:val="009A1EEB"/>
    <w:rsid w:val="009A2AE8"/>
    <w:rsid w:val="009A2BE9"/>
    <w:rsid w:val="009A2F63"/>
    <w:rsid w:val="009A3087"/>
    <w:rsid w:val="009A31CC"/>
    <w:rsid w:val="009A34F3"/>
    <w:rsid w:val="009A3F0E"/>
    <w:rsid w:val="009A4453"/>
    <w:rsid w:val="009A475F"/>
    <w:rsid w:val="009A49BD"/>
    <w:rsid w:val="009A5426"/>
    <w:rsid w:val="009A54A6"/>
    <w:rsid w:val="009A59F5"/>
    <w:rsid w:val="009A5D53"/>
    <w:rsid w:val="009A662D"/>
    <w:rsid w:val="009A665A"/>
    <w:rsid w:val="009A72B2"/>
    <w:rsid w:val="009A76BE"/>
    <w:rsid w:val="009A7E56"/>
    <w:rsid w:val="009B02D5"/>
    <w:rsid w:val="009B080B"/>
    <w:rsid w:val="009B0E80"/>
    <w:rsid w:val="009B11D5"/>
    <w:rsid w:val="009B1954"/>
    <w:rsid w:val="009B237D"/>
    <w:rsid w:val="009B244F"/>
    <w:rsid w:val="009B249A"/>
    <w:rsid w:val="009B2BDF"/>
    <w:rsid w:val="009B30F5"/>
    <w:rsid w:val="009B3531"/>
    <w:rsid w:val="009B36AD"/>
    <w:rsid w:val="009B374B"/>
    <w:rsid w:val="009B3A45"/>
    <w:rsid w:val="009B3B90"/>
    <w:rsid w:val="009B4D79"/>
    <w:rsid w:val="009B4E27"/>
    <w:rsid w:val="009B5181"/>
    <w:rsid w:val="009B5275"/>
    <w:rsid w:val="009B5C22"/>
    <w:rsid w:val="009B5F4A"/>
    <w:rsid w:val="009B5F69"/>
    <w:rsid w:val="009B650E"/>
    <w:rsid w:val="009B6D51"/>
    <w:rsid w:val="009B75D0"/>
    <w:rsid w:val="009C03CA"/>
    <w:rsid w:val="009C03F3"/>
    <w:rsid w:val="009C0641"/>
    <w:rsid w:val="009C0ED1"/>
    <w:rsid w:val="009C1A20"/>
    <w:rsid w:val="009C1AA3"/>
    <w:rsid w:val="009C1C11"/>
    <w:rsid w:val="009C2321"/>
    <w:rsid w:val="009C24AD"/>
    <w:rsid w:val="009C2513"/>
    <w:rsid w:val="009C2756"/>
    <w:rsid w:val="009C34AD"/>
    <w:rsid w:val="009C38C3"/>
    <w:rsid w:val="009C421D"/>
    <w:rsid w:val="009C4E5D"/>
    <w:rsid w:val="009C5187"/>
    <w:rsid w:val="009C5416"/>
    <w:rsid w:val="009C6107"/>
    <w:rsid w:val="009C630B"/>
    <w:rsid w:val="009C654C"/>
    <w:rsid w:val="009C690E"/>
    <w:rsid w:val="009C759F"/>
    <w:rsid w:val="009D0189"/>
    <w:rsid w:val="009D047B"/>
    <w:rsid w:val="009D06F2"/>
    <w:rsid w:val="009D08C9"/>
    <w:rsid w:val="009D0BE5"/>
    <w:rsid w:val="009D125E"/>
    <w:rsid w:val="009D1A0A"/>
    <w:rsid w:val="009D2872"/>
    <w:rsid w:val="009D3557"/>
    <w:rsid w:val="009D36DE"/>
    <w:rsid w:val="009D3ABF"/>
    <w:rsid w:val="009D3AF6"/>
    <w:rsid w:val="009D3EE3"/>
    <w:rsid w:val="009D4178"/>
    <w:rsid w:val="009D501E"/>
    <w:rsid w:val="009D50D6"/>
    <w:rsid w:val="009D595E"/>
    <w:rsid w:val="009D5B28"/>
    <w:rsid w:val="009D6633"/>
    <w:rsid w:val="009D66F9"/>
    <w:rsid w:val="009D6A67"/>
    <w:rsid w:val="009D6D53"/>
    <w:rsid w:val="009D6EAB"/>
    <w:rsid w:val="009D7483"/>
    <w:rsid w:val="009D74B6"/>
    <w:rsid w:val="009D7C2D"/>
    <w:rsid w:val="009E1C44"/>
    <w:rsid w:val="009E1EF7"/>
    <w:rsid w:val="009E23B5"/>
    <w:rsid w:val="009E2714"/>
    <w:rsid w:val="009E4113"/>
    <w:rsid w:val="009E4489"/>
    <w:rsid w:val="009E4B70"/>
    <w:rsid w:val="009E61D3"/>
    <w:rsid w:val="009E652E"/>
    <w:rsid w:val="009E6BA9"/>
    <w:rsid w:val="009E7394"/>
    <w:rsid w:val="009E7BF8"/>
    <w:rsid w:val="009F1823"/>
    <w:rsid w:val="009F1B72"/>
    <w:rsid w:val="009F1F6D"/>
    <w:rsid w:val="009F20CA"/>
    <w:rsid w:val="009F2798"/>
    <w:rsid w:val="009F36F0"/>
    <w:rsid w:val="009F4980"/>
    <w:rsid w:val="009F4C5F"/>
    <w:rsid w:val="009F4CFB"/>
    <w:rsid w:val="009F4E20"/>
    <w:rsid w:val="009F5299"/>
    <w:rsid w:val="009F54AC"/>
    <w:rsid w:val="009F5A13"/>
    <w:rsid w:val="009F5DC2"/>
    <w:rsid w:val="009F67BC"/>
    <w:rsid w:val="009F6F5A"/>
    <w:rsid w:val="009F7B30"/>
    <w:rsid w:val="00A00270"/>
    <w:rsid w:val="00A0154D"/>
    <w:rsid w:val="00A017F7"/>
    <w:rsid w:val="00A01A3E"/>
    <w:rsid w:val="00A01D9C"/>
    <w:rsid w:val="00A02374"/>
    <w:rsid w:val="00A0291E"/>
    <w:rsid w:val="00A032A8"/>
    <w:rsid w:val="00A033D7"/>
    <w:rsid w:val="00A03987"/>
    <w:rsid w:val="00A055B5"/>
    <w:rsid w:val="00A0569E"/>
    <w:rsid w:val="00A05C5E"/>
    <w:rsid w:val="00A0689D"/>
    <w:rsid w:val="00A07570"/>
    <w:rsid w:val="00A07928"/>
    <w:rsid w:val="00A100B4"/>
    <w:rsid w:val="00A1033C"/>
    <w:rsid w:val="00A10412"/>
    <w:rsid w:val="00A12172"/>
    <w:rsid w:val="00A12196"/>
    <w:rsid w:val="00A12634"/>
    <w:rsid w:val="00A12725"/>
    <w:rsid w:val="00A13236"/>
    <w:rsid w:val="00A13259"/>
    <w:rsid w:val="00A13505"/>
    <w:rsid w:val="00A14118"/>
    <w:rsid w:val="00A14552"/>
    <w:rsid w:val="00A14BC0"/>
    <w:rsid w:val="00A14CA1"/>
    <w:rsid w:val="00A15311"/>
    <w:rsid w:val="00A1532C"/>
    <w:rsid w:val="00A154E7"/>
    <w:rsid w:val="00A15CE3"/>
    <w:rsid w:val="00A164CD"/>
    <w:rsid w:val="00A16607"/>
    <w:rsid w:val="00A16816"/>
    <w:rsid w:val="00A16E69"/>
    <w:rsid w:val="00A174D2"/>
    <w:rsid w:val="00A17C23"/>
    <w:rsid w:val="00A17E8F"/>
    <w:rsid w:val="00A17FF9"/>
    <w:rsid w:val="00A20131"/>
    <w:rsid w:val="00A20243"/>
    <w:rsid w:val="00A20BC2"/>
    <w:rsid w:val="00A21229"/>
    <w:rsid w:val="00A21426"/>
    <w:rsid w:val="00A21FE7"/>
    <w:rsid w:val="00A2218C"/>
    <w:rsid w:val="00A22643"/>
    <w:rsid w:val="00A22C53"/>
    <w:rsid w:val="00A233AE"/>
    <w:rsid w:val="00A23532"/>
    <w:rsid w:val="00A24009"/>
    <w:rsid w:val="00A243BA"/>
    <w:rsid w:val="00A25662"/>
    <w:rsid w:val="00A25809"/>
    <w:rsid w:val="00A25BE2"/>
    <w:rsid w:val="00A263CF"/>
    <w:rsid w:val="00A266EF"/>
    <w:rsid w:val="00A269BD"/>
    <w:rsid w:val="00A269E1"/>
    <w:rsid w:val="00A26CD3"/>
    <w:rsid w:val="00A27142"/>
    <w:rsid w:val="00A272F4"/>
    <w:rsid w:val="00A273B8"/>
    <w:rsid w:val="00A2771F"/>
    <w:rsid w:val="00A279F5"/>
    <w:rsid w:val="00A27BD6"/>
    <w:rsid w:val="00A30525"/>
    <w:rsid w:val="00A30F50"/>
    <w:rsid w:val="00A312F1"/>
    <w:rsid w:val="00A316C8"/>
    <w:rsid w:val="00A31B2C"/>
    <w:rsid w:val="00A31EC5"/>
    <w:rsid w:val="00A327FA"/>
    <w:rsid w:val="00A3290D"/>
    <w:rsid w:val="00A32BE9"/>
    <w:rsid w:val="00A3361C"/>
    <w:rsid w:val="00A336FE"/>
    <w:rsid w:val="00A33B7F"/>
    <w:rsid w:val="00A33E1A"/>
    <w:rsid w:val="00A34D84"/>
    <w:rsid w:val="00A35220"/>
    <w:rsid w:val="00A354DE"/>
    <w:rsid w:val="00A35501"/>
    <w:rsid w:val="00A35944"/>
    <w:rsid w:val="00A35FCD"/>
    <w:rsid w:val="00A3666D"/>
    <w:rsid w:val="00A3678D"/>
    <w:rsid w:val="00A37A1D"/>
    <w:rsid w:val="00A37F28"/>
    <w:rsid w:val="00A4031A"/>
    <w:rsid w:val="00A410F4"/>
    <w:rsid w:val="00A4152A"/>
    <w:rsid w:val="00A4160E"/>
    <w:rsid w:val="00A417B0"/>
    <w:rsid w:val="00A41B88"/>
    <w:rsid w:val="00A41E1B"/>
    <w:rsid w:val="00A41E55"/>
    <w:rsid w:val="00A41FBA"/>
    <w:rsid w:val="00A42374"/>
    <w:rsid w:val="00A4252D"/>
    <w:rsid w:val="00A42D30"/>
    <w:rsid w:val="00A43C8A"/>
    <w:rsid w:val="00A43CCD"/>
    <w:rsid w:val="00A43CFC"/>
    <w:rsid w:val="00A442D1"/>
    <w:rsid w:val="00A44588"/>
    <w:rsid w:val="00A44EDE"/>
    <w:rsid w:val="00A451C2"/>
    <w:rsid w:val="00A4557E"/>
    <w:rsid w:val="00A45C08"/>
    <w:rsid w:val="00A45D63"/>
    <w:rsid w:val="00A45EA8"/>
    <w:rsid w:val="00A46082"/>
    <w:rsid w:val="00A463ED"/>
    <w:rsid w:val="00A46FB6"/>
    <w:rsid w:val="00A47F1E"/>
    <w:rsid w:val="00A50163"/>
    <w:rsid w:val="00A50299"/>
    <w:rsid w:val="00A50E9F"/>
    <w:rsid w:val="00A50F52"/>
    <w:rsid w:val="00A51B2E"/>
    <w:rsid w:val="00A52C8C"/>
    <w:rsid w:val="00A53C37"/>
    <w:rsid w:val="00A53DBF"/>
    <w:rsid w:val="00A53EF2"/>
    <w:rsid w:val="00A5496F"/>
    <w:rsid w:val="00A54B2F"/>
    <w:rsid w:val="00A54DC3"/>
    <w:rsid w:val="00A54FE9"/>
    <w:rsid w:val="00A55572"/>
    <w:rsid w:val="00A555EC"/>
    <w:rsid w:val="00A563EC"/>
    <w:rsid w:val="00A56530"/>
    <w:rsid w:val="00A5689E"/>
    <w:rsid w:val="00A56A01"/>
    <w:rsid w:val="00A56D22"/>
    <w:rsid w:val="00A56D6E"/>
    <w:rsid w:val="00A57084"/>
    <w:rsid w:val="00A57713"/>
    <w:rsid w:val="00A579B6"/>
    <w:rsid w:val="00A57A43"/>
    <w:rsid w:val="00A604F2"/>
    <w:rsid w:val="00A6112B"/>
    <w:rsid w:val="00A611FC"/>
    <w:rsid w:val="00A626FD"/>
    <w:rsid w:val="00A62C96"/>
    <w:rsid w:val="00A630DD"/>
    <w:rsid w:val="00A63751"/>
    <w:rsid w:val="00A64054"/>
    <w:rsid w:val="00A64170"/>
    <w:rsid w:val="00A644E5"/>
    <w:rsid w:val="00A64E7D"/>
    <w:rsid w:val="00A65114"/>
    <w:rsid w:val="00A65141"/>
    <w:rsid w:val="00A65961"/>
    <w:rsid w:val="00A65F6E"/>
    <w:rsid w:val="00A66C10"/>
    <w:rsid w:val="00A66DDB"/>
    <w:rsid w:val="00A70046"/>
    <w:rsid w:val="00A7020D"/>
    <w:rsid w:val="00A712F5"/>
    <w:rsid w:val="00A71D02"/>
    <w:rsid w:val="00A721B6"/>
    <w:rsid w:val="00A72F5B"/>
    <w:rsid w:val="00A72FBB"/>
    <w:rsid w:val="00A7310E"/>
    <w:rsid w:val="00A7332B"/>
    <w:rsid w:val="00A7365E"/>
    <w:rsid w:val="00A73FB7"/>
    <w:rsid w:val="00A7411E"/>
    <w:rsid w:val="00A74231"/>
    <w:rsid w:val="00A748C9"/>
    <w:rsid w:val="00A74C2C"/>
    <w:rsid w:val="00A74EA1"/>
    <w:rsid w:val="00A75A47"/>
    <w:rsid w:val="00A75CFF"/>
    <w:rsid w:val="00A76BC4"/>
    <w:rsid w:val="00A770EF"/>
    <w:rsid w:val="00A7742C"/>
    <w:rsid w:val="00A801BE"/>
    <w:rsid w:val="00A8147E"/>
    <w:rsid w:val="00A81AD7"/>
    <w:rsid w:val="00A81B4B"/>
    <w:rsid w:val="00A8218D"/>
    <w:rsid w:val="00A82244"/>
    <w:rsid w:val="00A8238A"/>
    <w:rsid w:val="00A824F8"/>
    <w:rsid w:val="00A82984"/>
    <w:rsid w:val="00A82BEA"/>
    <w:rsid w:val="00A83759"/>
    <w:rsid w:val="00A83997"/>
    <w:rsid w:val="00A83ABA"/>
    <w:rsid w:val="00A83D3B"/>
    <w:rsid w:val="00A84344"/>
    <w:rsid w:val="00A847F2"/>
    <w:rsid w:val="00A84BCF"/>
    <w:rsid w:val="00A84F2C"/>
    <w:rsid w:val="00A84FB0"/>
    <w:rsid w:val="00A854DE"/>
    <w:rsid w:val="00A856FD"/>
    <w:rsid w:val="00A85A19"/>
    <w:rsid w:val="00A85CFF"/>
    <w:rsid w:val="00A862A1"/>
    <w:rsid w:val="00A872B5"/>
    <w:rsid w:val="00A8749D"/>
    <w:rsid w:val="00A909FF"/>
    <w:rsid w:val="00A912E7"/>
    <w:rsid w:val="00A914D3"/>
    <w:rsid w:val="00A9330C"/>
    <w:rsid w:val="00A93CD3"/>
    <w:rsid w:val="00A949CC"/>
    <w:rsid w:val="00A97D42"/>
    <w:rsid w:val="00A97D7C"/>
    <w:rsid w:val="00AA0D29"/>
    <w:rsid w:val="00AA1601"/>
    <w:rsid w:val="00AA1DCB"/>
    <w:rsid w:val="00AA1F6F"/>
    <w:rsid w:val="00AA1F85"/>
    <w:rsid w:val="00AA2564"/>
    <w:rsid w:val="00AA27E7"/>
    <w:rsid w:val="00AA3817"/>
    <w:rsid w:val="00AA3936"/>
    <w:rsid w:val="00AA3A5B"/>
    <w:rsid w:val="00AA3B45"/>
    <w:rsid w:val="00AA441E"/>
    <w:rsid w:val="00AA4A00"/>
    <w:rsid w:val="00AA4BDB"/>
    <w:rsid w:val="00AA4D9D"/>
    <w:rsid w:val="00AA4F53"/>
    <w:rsid w:val="00AA5688"/>
    <w:rsid w:val="00AA60DB"/>
    <w:rsid w:val="00AA7110"/>
    <w:rsid w:val="00AA7236"/>
    <w:rsid w:val="00AA735F"/>
    <w:rsid w:val="00AA73DE"/>
    <w:rsid w:val="00AA7A07"/>
    <w:rsid w:val="00AA7B68"/>
    <w:rsid w:val="00AA7F30"/>
    <w:rsid w:val="00AB0103"/>
    <w:rsid w:val="00AB02B2"/>
    <w:rsid w:val="00AB0516"/>
    <w:rsid w:val="00AB058A"/>
    <w:rsid w:val="00AB0B93"/>
    <w:rsid w:val="00AB0C56"/>
    <w:rsid w:val="00AB1862"/>
    <w:rsid w:val="00AB1E22"/>
    <w:rsid w:val="00AB25CB"/>
    <w:rsid w:val="00AB3041"/>
    <w:rsid w:val="00AB30B3"/>
    <w:rsid w:val="00AB360B"/>
    <w:rsid w:val="00AB3DD5"/>
    <w:rsid w:val="00AB3F1A"/>
    <w:rsid w:val="00AB45D4"/>
    <w:rsid w:val="00AB691E"/>
    <w:rsid w:val="00AB69D1"/>
    <w:rsid w:val="00AB6C94"/>
    <w:rsid w:val="00AB77B1"/>
    <w:rsid w:val="00AB7AC7"/>
    <w:rsid w:val="00AC1641"/>
    <w:rsid w:val="00AC17A2"/>
    <w:rsid w:val="00AC20F7"/>
    <w:rsid w:val="00AC219E"/>
    <w:rsid w:val="00AC2BDC"/>
    <w:rsid w:val="00AC2E47"/>
    <w:rsid w:val="00AC3198"/>
    <w:rsid w:val="00AC3A0E"/>
    <w:rsid w:val="00AC44CA"/>
    <w:rsid w:val="00AC53FA"/>
    <w:rsid w:val="00AC5C9E"/>
    <w:rsid w:val="00AC5DD3"/>
    <w:rsid w:val="00AC60F6"/>
    <w:rsid w:val="00AC61E7"/>
    <w:rsid w:val="00AC6D9D"/>
    <w:rsid w:val="00AD04D8"/>
    <w:rsid w:val="00AD0B19"/>
    <w:rsid w:val="00AD10E9"/>
    <w:rsid w:val="00AD1107"/>
    <w:rsid w:val="00AD112F"/>
    <w:rsid w:val="00AD1451"/>
    <w:rsid w:val="00AD2340"/>
    <w:rsid w:val="00AD2F98"/>
    <w:rsid w:val="00AD345F"/>
    <w:rsid w:val="00AD3B39"/>
    <w:rsid w:val="00AD3BE8"/>
    <w:rsid w:val="00AD3F70"/>
    <w:rsid w:val="00AD4317"/>
    <w:rsid w:val="00AD43D0"/>
    <w:rsid w:val="00AD45DA"/>
    <w:rsid w:val="00AD4B00"/>
    <w:rsid w:val="00AD4BA1"/>
    <w:rsid w:val="00AD4BF6"/>
    <w:rsid w:val="00AD4D02"/>
    <w:rsid w:val="00AD55EB"/>
    <w:rsid w:val="00AD5737"/>
    <w:rsid w:val="00AD6095"/>
    <w:rsid w:val="00AD6285"/>
    <w:rsid w:val="00AD66E9"/>
    <w:rsid w:val="00AD67B5"/>
    <w:rsid w:val="00AE006E"/>
    <w:rsid w:val="00AE0416"/>
    <w:rsid w:val="00AE0E69"/>
    <w:rsid w:val="00AE1E6B"/>
    <w:rsid w:val="00AE26EC"/>
    <w:rsid w:val="00AE28E4"/>
    <w:rsid w:val="00AE31E0"/>
    <w:rsid w:val="00AE40D8"/>
    <w:rsid w:val="00AE48A2"/>
    <w:rsid w:val="00AE49AD"/>
    <w:rsid w:val="00AE5013"/>
    <w:rsid w:val="00AE5330"/>
    <w:rsid w:val="00AE56E4"/>
    <w:rsid w:val="00AE5D59"/>
    <w:rsid w:val="00AE68F7"/>
    <w:rsid w:val="00AE6CCC"/>
    <w:rsid w:val="00AE6DAC"/>
    <w:rsid w:val="00AE7034"/>
    <w:rsid w:val="00AE7119"/>
    <w:rsid w:val="00AE75FB"/>
    <w:rsid w:val="00AE7703"/>
    <w:rsid w:val="00AE7760"/>
    <w:rsid w:val="00AF04D4"/>
    <w:rsid w:val="00AF0C6D"/>
    <w:rsid w:val="00AF14A3"/>
    <w:rsid w:val="00AF200D"/>
    <w:rsid w:val="00AF3219"/>
    <w:rsid w:val="00AF3755"/>
    <w:rsid w:val="00AF37D2"/>
    <w:rsid w:val="00AF4401"/>
    <w:rsid w:val="00AF4442"/>
    <w:rsid w:val="00AF5064"/>
    <w:rsid w:val="00AF51F2"/>
    <w:rsid w:val="00AF526E"/>
    <w:rsid w:val="00AF5534"/>
    <w:rsid w:val="00AF71E1"/>
    <w:rsid w:val="00AF733A"/>
    <w:rsid w:val="00AF7585"/>
    <w:rsid w:val="00AF7E46"/>
    <w:rsid w:val="00B0081C"/>
    <w:rsid w:val="00B01029"/>
    <w:rsid w:val="00B0132A"/>
    <w:rsid w:val="00B015B8"/>
    <w:rsid w:val="00B0177D"/>
    <w:rsid w:val="00B018DD"/>
    <w:rsid w:val="00B01C88"/>
    <w:rsid w:val="00B02182"/>
    <w:rsid w:val="00B0304A"/>
    <w:rsid w:val="00B03B2C"/>
    <w:rsid w:val="00B049A1"/>
    <w:rsid w:val="00B04B84"/>
    <w:rsid w:val="00B056AB"/>
    <w:rsid w:val="00B057E0"/>
    <w:rsid w:val="00B05856"/>
    <w:rsid w:val="00B05A16"/>
    <w:rsid w:val="00B05E4D"/>
    <w:rsid w:val="00B05E8D"/>
    <w:rsid w:val="00B061A3"/>
    <w:rsid w:val="00B0652A"/>
    <w:rsid w:val="00B06CF1"/>
    <w:rsid w:val="00B06EE4"/>
    <w:rsid w:val="00B079C2"/>
    <w:rsid w:val="00B07A67"/>
    <w:rsid w:val="00B1020A"/>
    <w:rsid w:val="00B104A5"/>
    <w:rsid w:val="00B1058D"/>
    <w:rsid w:val="00B10B54"/>
    <w:rsid w:val="00B10BA9"/>
    <w:rsid w:val="00B110B2"/>
    <w:rsid w:val="00B1228A"/>
    <w:rsid w:val="00B133AC"/>
    <w:rsid w:val="00B135A8"/>
    <w:rsid w:val="00B1389B"/>
    <w:rsid w:val="00B139A9"/>
    <w:rsid w:val="00B13D38"/>
    <w:rsid w:val="00B14030"/>
    <w:rsid w:val="00B142CC"/>
    <w:rsid w:val="00B15140"/>
    <w:rsid w:val="00B15D95"/>
    <w:rsid w:val="00B15F02"/>
    <w:rsid w:val="00B15F37"/>
    <w:rsid w:val="00B16B39"/>
    <w:rsid w:val="00B16D03"/>
    <w:rsid w:val="00B16EBB"/>
    <w:rsid w:val="00B17275"/>
    <w:rsid w:val="00B17531"/>
    <w:rsid w:val="00B17BA2"/>
    <w:rsid w:val="00B17E04"/>
    <w:rsid w:val="00B20155"/>
    <w:rsid w:val="00B210C7"/>
    <w:rsid w:val="00B21204"/>
    <w:rsid w:val="00B21A63"/>
    <w:rsid w:val="00B21EF3"/>
    <w:rsid w:val="00B220E8"/>
    <w:rsid w:val="00B226BE"/>
    <w:rsid w:val="00B233E5"/>
    <w:rsid w:val="00B2345F"/>
    <w:rsid w:val="00B23B95"/>
    <w:rsid w:val="00B23C82"/>
    <w:rsid w:val="00B24EBE"/>
    <w:rsid w:val="00B24FE3"/>
    <w:rsid w:val="00B250A7"/>
    <w:rsid w:val="00B252A6"/>
    <w:rsid w:val="00B25BB0"/>
    <w:rsid w:val="00B25E6D"/>
    <w:rsid w:val="00B25EE1"/>
    <w:rsid w:val="00B26426"/>
    <w:rsid w:val="00B266FE"/>
    <w:rsid w:val="00B26CCA"/>
    <w:rsid w:val="00B271B8"/>
    <w:rsid w:val="00B27660"/>
    <w:rsid w:val="00B278C5"/>
    <w:rsid w:val="00B27E91"/>
    <w:rsid w:val="00B27EC6"/>
    <w:rsid w:val="00B27F86"/>
    <w:rsid w:val="00B30120"/>
    <w:rsid w:val="00B31F20"/>
    <w:rsid w:val="00B31F8E"/>
    <w:rsid w:val="00B32A6A"/>
    <w:rsid w:val="00B32EDA"/>
    <w:rsid w:val="00B3317D"/>
    <w:rsid w:val="00B331AD"/>
    <w:rsid w:val="00B33348"/>
    <w:rsid w:val="00B33F03"/>
    <w:rsid w:val="00B34045"/>
    <w:rsid w:val="00B349ED"/>
    <w:rsid w:val="00B3511D"/>
    <w:rsid w:val="00B353ED"/>
    <w:rsid w:val="00B35432"/>
    <w:rsid w:val="00B3617D"/>
    <w:rsid w:val="00B365CE"/>
    <w:rsid w:val="00B36658"/>
    <w:rsid w:val="00B36C42"/>
    <w:rsid w:val="00B36CF2"/>
    <w:rsid w:val="00B3723F"/>
    <w:rsid w:val="00B3755A"/>
    <w:rsid w:val="00B376A6"/>
    <w:rsid w:val="00B37AFF"/>
    <w:rsid w:val="00B37D77"/>
    <w:rsid w:val="00B40824"/>
    <w:rsid w:val="00B40979"/>
    <w:rsid w:val="00B40D42"/>
    <w:rsid w:val="00B4112A"/>
    <w:rsid w:val="00B4163E"/>
    <w:rsid w:val="00B4196C"/>
    <w:rsid w:val="00B41D7A"/>
    <w:rsid w:val="00B41EB5"/>
    <w:rsid w:val="00B43B3F"/>
    <w:rsid w:val="00B44A18"/>
    <w:rsid w:val="00B450B6"/>
    <w:rsid w:val="00B45513"/>
    <w:rsid w:val="00B47619"/>
    <w:rsid w:val="00B47CD6"/>
    <w:rsid w:val="00B50282"/>
    <w:rsid w:val="00B509EB"/>
    <w:rsid w:val="00B50C8E"/>
    <w:rsid w:val="00B50EF0"/>
    <w:rsid w:val="00B510FC"/>
    <w:rsid w:val="00B51A73"/>
    <w:rsid w:val="00B51B45"/>
    <w:rsid w:val="00B51C16"/>
    <w:rsid w:val="00B51E9C"/>
    <w:rsid w:val="00B52938"/>
    <w:rsid w:val="00B52EBF"/>
    <w:rsid w:val="00B5313E"/>
    <w:rsid w:val="00B532D6"/>
    <w:rsid w:val="00B533F1"/>
    <w:rsid w:val="00B53715"/>
    <w:rsid w:val="00B53A05"/>
    <w:rsid w:val="00B53EE6"/>
    <w:rsid w:val="00B545EC"/>
    <w:rsid w:val="00B54BDE"/>
    <w:rsid w:val="00B5505D"/>
    <w:rsid w:val="00B55295"/>
    <w:rsid w:val="00B5586C"/>
    <w:rsid w:val="00B55C7B"/>
    <w:rsid w:val="00B56454"/>
    <w:rsid w:val="00B57836"/>
    <w:rsid w:val="00B57C44"/>
    <w:rsid w:val="00B606FF"/>
    <w:rsid w:val="00B60DBE"/>
    <w:rsid w:val="00B61B12"/>
    <w:rsid w:val="00B61C5B"/>
    <w:rsid w:val="00B62391"/>
    <w:rsid w:val="00B62918"/>
    <w:rsid w:val="00B62D73"/>
    <w:rsid w:val="00B62EC4"/>
    <w:rsid w:val="00B63197"/>
    <w:rsid w:val="00B632BC"/>
    <w:rsid w:val="00B63641"/>
    <w:rsid w:val="00B6374F"/>
    <w:rsid w:val="00B63A5C"/>
    <w:rsid w:val="00B644A1"/>
    <w:rsid w:val="00B645A7"/>
    <w:rsid w:val="00B645C8"/>
    <w:rsid w:val="00B64726"/>
    <w:rsid w:val="00B647D1"/>
    <w:rsid w:val="00B64C64"/>
    <w:rsid w:val="00B65208"/>
    <w:rsid w:val="00B65251"/>
    <w:rsid w:val="00B66401"/>
    <w:rsid w:val="00B669F9"/>
    <w:rsid w:val="00B6707E"/>
    <w:rsid w:val="00B67454"/>
    <w:rsid w:val="00B675AC"/>
    <w:rsid w:val="00B67FF3"/>
    <w:rsid w:val="00B7035B"/>
    <w:rsid w:val="00B70442"/>
    <w:rsid w:val="00B70BDC"/>
    <w:rsid w:val="00B70DB2"/>
    <w:rsid w:val="00B71E81"/>
    <w:rsid w:val="00B71F86"/>
    <w:rsid w:val="00B72577"/>
    <w:rsid w:val="00B727F5"/>
    <w:rsid w:val="00B72887"/>
    <w:rsid w:val="00B7303D"/>
    <w:rsid w:val="00B7343E"/>
    <w:rsid w:val="00B73590"/>
    <w:rsid w:val="00B73C2F"/>
    <w:rsid w:val="00B73CC9"/>
    <w:rsid w:val="00B74653"/>
    <w:rsid w:val="00B74A70"/>
    <w:rsid w:val="00B750D2"/>
    <w:rsid w:val="00B75256"/>
    <w:rsid w:val="00B752CA"/>
    <w:rsid w:val="00B75B77"/>
    <w:rsid w:val="00B75DC1"/>
    <w:rsid w:val="00B76889"/>
    <w:rsid w:val="00B771CB"/>
    <w:rsid w:val="00B77CFD"/>
    <w:rsid w:val="00B81249"/>
    <w:rsid w:val="00B814C2"/>
    <w:rsid w:val="00B8180F"/>
    <w:rsid w:val="00B81E86"/>
    <w:rsid w:val="00B82454"/>
    <w:rsid w:val="00B8268C"/>
    <w:rsid w:val="00B826BA"/>
    <w:rsid w:val="00B829DF"/>
    <w:rsid w:val="00B8301F"/>
    <w:rsid w:val="00B830E6"/>
    <w:rsid w:val="00B83180"/>
    <w:rsid w:val="00B83256"/>
    <w:rsid w:val="00B847EC"/>
    <w:rsid w:val="00B84AC2"/>
    <w:rsid w:val="00B852D1"/>
    <w:rsid w:val="00B85426"/>
    <w:rsid w:val="00B859A0"/>
    <w:rsid w:val="00B85F97"/>
    <w:rsid w:val="00B9003E"/>
    <w:rsid w:val="00B902E2"/>
    <w:rsid w:val="00B9086E"/>
    <w:rsid w:val="00B90D16"/>
    <w:rsid w:val="00B90E68"/>
    <w:rsid w:val="00B90ED9"/>
    <w:rsid w:val="00B91423"/>
    <w:rsid w:val="00B91BAD"/>
    <w:rsid w:val="00B9238F"/>
    <w:rsid w:val="00B9253F"/>
    <w:rsid w:val="00B92906"/>
    <w:rsid w:val="00B92B17"/>
    <w:rsid w:val="00B93B4F"/>
    <w:rsid w:val="00B93CE3"/>
    <w:rsid w:val="00B93F5A"/>
    <w:rsid w:val="00B94191"/>
    <w:rsid w:val="00B9485F"/>
    <w:rsid w:val="00B94B7F"/>
    <w:rsid w:val="00B95326"/>
    <w:rsid w:val="00B95C22"/>
    <w:rsid w:val="00B95E2A"/>
    <w:rsid w:val="00B95E80"/>
    <w:rsid w:val="00B970E6"/>
    <w:rsid w:val="00B9714F"/>
    <w:rsid w:val="00B97213"/>
    <w:rsid w:val="00B972E0"/>
    <w:rsid w:val="00B977A9"/>
    <w:rsid w:val="00B97B19"/>
    <w:rsid w:val="00B97E6B"/>
    <w:rsid w:val="00B97F13"/>
    <w:rsid w:val="00B97FE6"/>
    <w:rsid w:val="00BA03B2"/>
    <w:rsid w:val="00BA0592"/>
    <w:rsid w:val="00BA0656"/>
    <w:rsid w:val="00BA1409"/>
    <w:rsid w:val="00BA1C21"/>
    <w:rsid w:val="00BA2296"/>
    <w:rsid w:val="00BA2A4D"/>
    <w:rsid w:val="00BA2C82"/>
    <w:rsid w:val="00BA2FCB"/>
    <w:rsid w:val="00BA353C"/>
    <w:rsid w:val="00BA357E"/>
    <w:rsid w:val="00BA4E87"/>
    <w:rsid w:val="00BA6FC7"/>
    <w:rsid w:val="00BA70B3"/>
    <w:rsid w:val="00BA7226"/>
    <w:rsid w:val="00BA7CAA"/>
    <w:rsid w:val="00BB0FBA"/>
    <w:rsid w:val="00BB1154"/>
    <w:rsid w:val="00BB12CA"/>
    <w:rsid w:val="00BB1CDB"/>
    <w:rsid w:val="00BB214D"/>
    <w:rsid w:val="00BB2262"/>
    <w:rsid w:val="00BB2D49"/>
    <w:rsid w:val="00BB33C4"/>
    <w:rsid w:val="00BB457D"/>
    <w:rsid w:val="00BB5373"/>
    <w:rsid w:val="00BB5A0A"/>
    <w:rsid w:val="00BB608B"/>
    <w:rsid w:val="00BB621D"/>
    <w:rsid w:val="00BB623B"/>
    <w:rsid w:val="00BB6C65"/>
    <w:rsid w:val="00BB7749"/>
    <w:rsid w:val="00BB7876"/>
    <w:rsid w:val="00BC1112"/>
    <w:rsid w:val="00BC1B14"/>
    <w:rsid w:val="00BC1C60"/>
    <w:rsid w:val="00BC2140"/>
    <w:rsid w:val="00BC243E"/>
    <w:rsid w:val="00BC252E"/>
    <w:rsid w:val="00BC27CF"/>
    <w:rsid w:val="00BC289D"/>
    <w:rsid w:val="00BC2D21"/>
    <w:rsid w:val="00BC31F5"/>
    <w:rsid w:val="00BC3EC0"/>
    <w:rsid w:val="00BC4376"/>
    <w:rsid w:val="00BC56A4"/>
    <w:rsid w:val="00BC59EB"/>
    <w:rsid w:val="00BC5DD6"/>
    <w:rsid w:val="00BC60D0"/>
    <w:rsid w:val="00BC6E6D"/>
    <w:rsid w:val="00BC7654"/>
    <w:rsid w:val="00BC777F"/>
    <w:rsid w:val="00BC7875"/>
    <w:rsid w:val="00BC791A"/>
    <w:rsid w:val="00BC7F20"/>
    <w:rsid w:val="00BC7F7E"/>
    <w:rsid w:val="00BD1470"/>
    <w:rsid w:val="00BD1D69"/>
    <w:rsid w:val="00BD3CA3"/>
    <w:rsid w:val="00BD42F8"/>
    <w:rsid w:val="00BD4870"/>
    <w:rsid w:val="00BD565F"/>
    <w:rsid w:val="00BD59A7"/>
    <w:rsid w:val="00BD5BA9"/>
    <w:rsid w:val="00BD5DFA"/>
    <w:rsid w:val="00BD695E"/>
    <w:rsid w:val="00BD6FF0"/>
    <w:rsid w:val="00BD75E7"/>
    <w:rsid w:val="00BD791F"/>
    <w:rsid w:val="00BD7A9C"/>
    <w:rsid w:val="00BE0597"/>
    <w:rsid w:val="00BE0662"/>
    <w:rsid w:val="00BE08DF"/>
    <w:rsid w:val="00BE0C0E"/>
    <w:rsid w:val="00BE0E4F"/>
    <w:rsid w:val="00BE12D1"/>
    <w:rsid w:val="00BE137D"/>
    <w:rsid w:val="00BE15A9"/>
    <w:rsid w:val="00BE1CF8"/>
    <w:rsid w:val="00BE24B8"/>
    <w:rsid w:val="00BE2657"/>
    <w:rsid w:val="00BE2B22"/>
    <w:rsid w:val="00BE350E"/>
    <w:rsid w:val="00BE3997"/>
    <w:rsid w:val="00BE3E24"/>
    <w:rsid w:val="00BE4879"/>
    <w:rsid w:val="00BE54F0"/>
    <w:rsid w:val="00BE5942"/>
    <w:rsid w:val="00BF01DA"/>
    <w:rsid w:val="00BF09D4"/>
    <w:rsid w:val="00BF0AC5"/>
    <w:rsid w:val="00BF0F8D"/>
    <w:rsid w:val="00BF0FE8"/>
    <w:rsid w:val="00BF157C"/>
    <w:rsid w:val="00BF19ED"/>
    <w:rsid w:val="00BF1C0E"/>
    <w:rsid w:val="00BF1FC0"/>
    <w:rsid w:val="00BF250C"/>
    <w:rsid w:val="00BF2B61"/>
    <w:rsid w:val="00BF361B"/>
    <w:rsid w:val="00BF3D13"/>
    <w:rsid w:val="00BF4674"/>
    <w:rsid w:val="00BF4FE3"/>
    <w:rsid w:val="00BF553C"/>
    <w:rsid w:val="00BF5B92"/>
    <w:rsid w:val="00BF5DDE"/>
    <w:rsid w:val="00BF5EC3"/>
    <w:rsid w:val="00BF6E63"/>
    <w:rsid w:val="00BF6F09"/>
    <w:rsid w:val="00BF7332"/>
    <w:rsid w:val="00C00113"/>
    <w:rsid w:val="00C01000"/>
    <w:rsid w:val="00C0131D"/>
    <w:rsid w:val="00C029CF"/>
    <w:rsid w:val="00C02EDD"/>
    <w:rsid w:val="00C0371E"/>
    <w:rsid w:val="00C03789"/>
    <w:rsid w:val="00C03C39"/>
    <w:rsid w:val="00C03D95"/>
    <w:rsid w:val="00C041EE"/>
    <w:rsid w:val="00C0441E"/>
    <w:rsid w:val="00C04B28"/>
    <w:rsid w:val="00C051D8"/>
    <w:rsid w:val="00C05371"/>
    <w:rsid w:val="00C0593A"/>
    <w:rsid w:val="00C0701B"/>
    <w:rsid w:val="00C07282"/>
    <w:rsid w:val="00C100EF"/>
    <w:rsid w:val="00C10A01"/>
    <w:rsid w:val="00C10B11"/>
    <w:rsid w:val="00C11321"/>
    <w:rsid w:val="00C11367"/>
    <w:rsid w:val="00C11403"/>
    <w:rsid w:val="00C114D7"/>
    <w:rsid w:val="00C12508"/>
    <w:rsid w:val="00C1270A"/>
    <w:rsid w:val="00C12E86"/>
    <w:rsid w:val="00C12FC0"/>
    <w:rsid w:val="00C13929"/>
    <w:rsid w:val="00C13B21"/>
    <w:rsid w:val="00C149B2"/>
    <w:rsid w:val="00C1534A"/>
    <w:rsid w:val="00C15E15"/>
    <w:rsid w:val="00C15EE2"/>
    <w:rsid w:val="00C162E7"/>
    <w:rsid w:val="00C1634E"/>
    <w:rsid w:val="00C1637C"/>
    <w:rsid w:val="00C16396"/>
    <w:rsid w:val="00C16893"/>
    <w:rsid w:val="00C16A4C"/>
    <w:rsid w:val="00C174AC"/>
    <w:rsid w:val="00C17A30"/>
    <w:rsid w:val="00C20DBF"/>
    <w:rsid w:val="00C22A63"/>
    <w:rsid w:val="00C22BBD"/>
    <w:rsid w:val="00C231F0"/>
    <w:rsid w:val="00C237D0"/>
    <w:rsid w:val="00C23943"/>
    <w:rsid w:val="00C23A1E"/>
    <w:rsid w:val="00C23C74"/>
    <w:rsid w:val="00C23C75"/>
    <w:rsid w:val="00C23D73"/>
    <w:rsid w:val="00C24B4B"/>
    <w:rsid w:val="00C24E90"/>
    <w:rsid w:val="00C250FC"/>
    <w:rsid w:val="00C25153"/>
    <w:rsid w:val="00C25248"/>
    <w:rsid w:val="00C25659"/>
    <w:rsid w:val="00C25D18"/>
    <w:rsid w:val="00C25E48"/>
    <w:rsid w:val="00C25F64"/>
    <w:rsid w:val="00C2745B"/>
    <w:rsid w:val="00C27525"/>
    <w:rsid w:val="00C2789C"/>
    <w:rsid w:val="00C3028E"/>
    <w:rsid w:val="00C303E9"/>
    <w:rsid w:val="00C30936"/>
    <w:rsid w:val="00C30D13"/>
    <w:rsid w:val="00C30D17"/>
    <w:rsid w:val="00C30E93"/>
    <w:rsid w:val="00C31B80"/>
    <w:rsid w:val="00C32670"/>
    <w:rsid w:val="00C326C9"/>
    <w:rsid w:val="00C32A29"/>
    <w:rsid w:val="00C32F05"/>
    <w:rsid w:val="00C33E60"/>
    <w:rsid w:val="00C348FF"/>
    <w:rsid w:val="00C34A7E"/>
    <w:rsid w:val="00C34FBF"/>
    <w:rsid w:val="00C355B3"/>
    <w:rsid w:val="00C365AB"/>
    <w:rsid w:val="00C3667F"/>
    <w:rsid w:val="00C36F6E"/>
    <w:rsid w:val="00C37C7F"/>
    <w:rsid w:val="00C405E6"/>
    <w:rsid w:val="00C41260"/>
    <w:rsid w:val="00C41417"/>
    <w:rsid w:val="00C41505"/>
    <w:rsid w:val="00C415E9"/>
    <w:rsid w:val="00C4189C"/>
    <w:rsid w:val="00C41ABD"/>
    <w:rsid w:val="00C41DE9"/>
    <w:rsid w:val="00C422A1"/>
    <w:rsid w:val="00C424C2"/>
    <w:rsid w:val="00C42695"/>
    <w:rsid w:val="00C429E6"/>
    <w:rsid w:val="00C434DF"/>
    <w:rsid w:val="00C4377F"/>
    <w:rsid w:val="00C43A2B"/>
    <w:rsid w:val="00C443CF"/>
    <w:rsid w:val="00C4444A"/>
    <w:rsid w:val="00C45489"/>
    <w:rsid w:val="00C457CD"/>
    <w:rsid w:val="00C45F7C"/>
    <w:rsid w:val="00C46444"/>
    <w:rsid w:val="00C466C3"/>
    <w:rsid w:val="00C468F9"/>
    <w:rsid w:val="00C46D9F"/>
    <w:rsid w:val="00C473DD"/>
    <w:rsid w:val="00C475C8"/>
    <w:rsid w:val="00C47606"/>
    <w:rsid w:val="00C47C4E"/>
    <w:rsid w:val="00C47C7E"/>
    <w:rsid w:val="00C47CDC"/>
    <w:rsid w:val="00C50758"/>
    <w:rsid w:val="00C50AC6"/>
    <w:rsid w:val="00C50BB9"/>
    <w:rsid w:val="00C50C2C"/>
    <w:rsid w:val="00C51496"/>
    <w:rsid w:val="00C51B0D"/>
    <w:rsid w:val="00C525E1"/>
    <w:rsid w:val="00C5297A"/>
    <w:rsid w:val="00C52D10"/>
    <w:rsid w:val="00C53B56"/>
    <w:rsid w:val="00C5419F"/>
    <w:rsid w:val="00C54721"/>
    <w:rsid w:val="00C54E1C"/>
    <w:rsid w:val="00C5504C"/>
    <w:rsid w:val="00C554D3"/>
    <w:rsid w:val="00C55616"/>
    <w:rsid w:val="00C55C6D"/>
    <w:rsid w:val="00C5613A"/>
    <w:rsid w:val="00C56AEE"/>
    <w:rsid w:val="00C56E92"/>
    <w:rsid w:val="00C57179"/>
    <w:rsid w:val="00C57322"/>
    <w:rsid w:val="00C576DB"/>
    <w:rsid w:val="00C577E9"/>
    <w:rsid w:val="00C604C2"/>
    <w:rsid w:val="00C608C6"/>
    <w:rsid w:val="00C614AF"/>
    <w:rsid w:val="00C61649"/>
    <w:rsid w:val="00C6187C"/>
    <w:rsid w:val="00C62163"/>
    <w:rsid w:val="00C62D36"/>
    <w:rsid w:val="00C63612"/>
    <w:rsid w:val="00C6377D"/>
    <w:rsid w:val="00C6420F"/>
    <w:rsid w:val="00C64813"/>
    <w:rsid w:val="00C648A6"/>
    <w:rsid w:val="00C64974"/>
    <w:rsid w:val="00C6556D"/>
    <w:rsid w:val="00C65950"/>
    <w:rsid w:val="00C659EF"/>
    <w:rsid w:val="00C66A08"/>
    <w:rsid w:val="00C66C04"/>
    <w:rsid w:val="00C66EAE"/>
    <w:rsid w:val="00C67077"/>
    <w:rsid w:val="00C6765D"/>
    <w:rsid w:val="00C701CA"/>
    <w:rsid w:val="00C70887"/>
    <w:rsid w:val="00C70969"/>
    <w:rsid w:val="00C70B54"/>
    <w:rsid w:val="00C70B56"/>
    <w:rsid w:val="00C711E6"/>
    <w:rsid w:val="00C7125C"/>
    <w:rsid w:val="00C712FB"/>
    <w:rsid w:val="00C71488"/>
    <w:rsid w:val="00C717FF"/>
    <w:rsid w:val="00C71FA5"/>
    <w:rsid w:val="00C72443"/>
    <w:rsid w:val="00C7247C"/>
    <w:rsid w:val="00C724E9"/>
    <w:rsid w:val="00C72FA0"/>
    <w:rsid w:val="00C7358F"/>
    <w:rsid w:val="00C7372B"/>
    <w:rsid w:val="00C73843"/>
    <w:rsid w:val="00C73B43"/>
    <w:rsid w:val="00C73E06"/>
    <w:rsid w:val="00C7402F"/>
    <w:rsid w:val="00C74997"/>
    <w:rsid w:val="00C74FDF"/>
    <w:rsid w:val="00C750AA"/>
    <w:rsid w:val="00C7586E"/>
    <w:rsid w:val="00C75CC4"/>
    <w:rsid w:val="00C75CF7"/>
    <w:rsid w:val="00C76AA8"/>
    <w:rsid w:val="00C76AF7"/>
    <w:rsid w:val="00C77F1F"/>
    <w:rsid w:val="00C800F8"/>
    <w:rsid w:val="00C8072A"/>
    <w:rsid w:val="00C8088E"/>
    <w:rsid w:val="00C8212F"/>
    <w:rsid w:val="00C82786"/>
    <w:rsid w:val="00C82943"/>
    <w:rsid w:val="00C834BD"/>
    <w:rsid w:val="00C838E6"/>
    <w:rsid w:val="00C83F5E"/>
    <w:rsid w:val="00C84024"/>
    <w:rsid w:val="00C84DE3"/>
    <w:rsid w:val="00C84E8C"/>
    <w:rsid w:val="00C8560A"/>
    <w:rsid w:val="00C8572C"/>
    <w:rsid w:val="00C85C4E"/>
    <w:rsid w:val="00C85E22"/>
    <w:rsid w:val="00C85EBD"/>
    <w:rsid w:val="00C86FFE"/>
    <w:rsid w:val="00C874B4"/>
    <w:rsid w:val="00C87FFC"/>
    <w:rsid w:val="00C90361"/>
    <w:rsid w:val="00C90BB9"/>
    <w:rsid w:val="00C90E18"/>
    <w:rsid w:val="00C918B8"/>
    <w:rsid w:val="00C91A42"/>
    <w:rsid w:val="00C92297"/>
    <w:rsid w:val="00C922CB"/>
    <w:rsid w:val="00C92B47"/>
    <w:rsid w:val="00C92FD9"/>
    <w:rsid w:val="00C9378F"/>
    <w:rsid w:val="00C93EA2"/>
    <w:rsid w:val="00C9430E"/>
    <w:rsid w:val="00C944B1"/>
    <w:rsid w:val="00C94638"/>
    <w:rsid w:val="00C9486B"/>
    <w:rsid w:val="00C94C16"/>
    <w:rsid w:val="00C95049"/>
    <w:rsid w:val="00C951B2"/>
    <w:rsid w:val="00C95E2C"/>
    <w:rsid w:val="00C9627F"/>
    <w:rsid w:val="00C96986"/>
    <w:rsid w:val="00CA0325"/>
    <w:rsid w:val="00CA05DF"/>
    <w:rsid w:val="00CA091C"/>
    <w:rsid w:val="00CA0B8F"/>
    <w:rsid w:val="00CA1267"/>
    <w:rsid w:val="00CA16A3"/>
    <w:rsid w:val="00CA18C2"/>
    <w:rsid w:val="00CA2864"/>
    <w:rsid w:val="00CA2F8F"/>
    <w:rsid w:val="00CA3446"/>
    <w:rsid w:val="00CA3E5F"/>
    <w:rsid w:val="00CA4249"/>
    <w:rsid w:val="00CA5045"/>
    <w:rsid w:val="00CA5276"/>
    <w:rsid w:val="00CA6222"/>
    <w:rsid w:val="00CA7757"/>
    <w:rsid w:val="00CA7759"/>
    <w:rsid w:val="00CA7B41"/>
    <w:rsid w:val="00CA7F8C"/>
    <w:rsid w:val="00CB0C70"/>
    <w:rsid w:val="00CB14CD"/>
    <w:rsid w:val="00CB16FE"/>
    <w:rsid w:val="00CB1769"/>
    <w:rsid w:val="00CB19DB"/>
    <w:rsid w:val="00CB1D73"/>
    <w:rsid w:val="00CB1EE9"/>
    <w:rsid w:val="00CB2004"/>
    <w:rsid w:val="00CB20A3"/>
    <w:rsid w:val="00CB321C"/>
    <w:rsid w:val="00CB3606"/>
    <w:rsid w:val="00CB36AC"/>
    <w:rsid w:val="00CB3A77"/>
    <w:rsid w:val="00CB3E9D"/>
    <w:rsid w:val="00CB422C"/>
    <w:rsid w:val="00CB42C0"/>
    <w:rsid w:val="00CB4509"/>
    <w:rsid w:val="00CB4BD0"/>
    <w:rsid w:val="00CB4F38"/>
    <w:rsid w:val="00CB5598"/>
    <w:rsid w:val="00CB58CC"/>
    <w:rsid w:val="00CB670F"/>
    <w:rsid w:val="00CB6799"/>
    <w:rsid w:val="00CB68DC"/>
    <w:rsid w:val="00CB68E2"/>
    <w:rsid w:val="00CB6AAC"/>
    <w:rsid w:val="00CB705E"/>
    <w:rsid w:val="00CB757F"/>
    <w:rsid w:val="00CB758C"/>
    <w:rsid w:val="00CB7EF7"/>
    <w:rsid w:val="00CB7F6E"/>
    <w:rsid w:val="00CC199A"/>
    <w:rsid w:val="00CC1C43"/>
    <w:rsid w:val="00CC2991"/>
    <w:rsid w:val="00CC33F6"/>
    <w:rsid w:val="00CC3CD0"/>
    <w:rsid w:val="00CC4665"/>
    <w:rsid w:val="00CC4BEA"/>
    <w:rsid w:val="00CC5876"/>
    <w:rsid w:val="00CC5A5C"/>
    <w:rsid w:val="00CC5FF5"/>
    <w:rsid w:val="00CC6156"/>
    <w:rsid w:val="00CC6160"/>
    <w:rsid w:val="00CC6398"/>
    <w:rsid w:val="00CC6938"/>
    <w:rsid w:val="00CC6A2B"/>
    <w:rsid w:val="00CD0455"/>
    <w:rsid w:val="00CD0484"/>
    <w:rsid w:val="00CD091B"/>
    <w:rsid w:val="00CD0ADA"/>
    <w:rsid w:val="00CD19EA"/>
    <w:rsid w:val="00CD1C65"/>
    <w:rsid w:val="00CD2127"/>
    <w:rsid w:val="00CD2853"/>
    <w:rsid w:val="00CD36B3"/>
    <w:rsid w:val="00CD380D"/>
    <w:rsid w:val="00CD3B11"/>
    <w:rsid w:val="00CD3D88"/>
    <w:rsid w:val="00CD4A36"/>
    <w:rsid w:val="00CD539B"/>
    <w:rsid w:val="00CD5BA4"/>
    <w:rsid w:val="00CD5DF0"/>
    <w:rsid w:val="00CD6B87"/>
    <w:rsid w:val="00CD77A5"/>
    <w:rsid w:val="00CE03BD"/>
    <w:rsid w:val="00CE0893"/>
    <w:rsid w:val="00CE0CE1"/>
    <w:rsid w:val="00CE13CD"/>
    <w:rsid w:val="00CE15E9"/>
    <w:rsid w:val="00CE1649"/>
    <w:rsid w:val="00CE240E"/>
    <w:rsid w:val="00CE27DC"/>
    <w:rsid w:val="00CE2A50"/>
    <w:rsid w:val="00CE3847"/>
    <w:rsid w:val="00CE43EC"/>
    <w:rsid w:val="00CE4562"/>
    <w:rsid w:val="00CE4A42"/>
    <w:rsid w:val="00CE5276"/>
    <w:rsid w:val="00CE57D3"/>
    <w:rsid w:val="00CE5E63"/>
    <w:rsid w:val="00CE65F8"/>
    <w:rsid w:val="00CE66A1"/>
    <w:rsid w:val="00CE6713"/>
    <w:rsid w:val="00CE70CA"/>
    <w:rsid w:val="00CE70DC"/>
    <w:rsid w:val="00CE78C3"/>
    <w:rsid w:val="00CE7911"/>
    <w:rsid w:val="00CE7D2E"/>
    <w:rsid w:val="00CF0C14"/>
    <w:rsid w:val="00CF178E"/>
    <w:rsid w:val="00CF192B"/>
    <w:rsid w:val="00CF21BE"/>
    <w:rsid w:val="00CF2680"/>
    <w:rsid w:val="00CF2FEC"/>
    <w:rsid w:val="00CF3022"/>
    <w:rsid w:val="00CF3303"/>
    <w:rsid w:val="00CF370A"/>
    <w:rsid w:val="00CF3A57"/>
    <w:rsid w:val="00CF4463"/>
    <w:rsid w:val="00CF4E22"/>
    <w:rsid w:val="00CF5439"/>
    <w:rsid w:val="00CF5904"/>
    <w:rsid w:val="00CF5AD2"/>
    <w:rsid w:val="00CF5D12"/>
    <w:rsid w:val="00CF63A1"/>
    <w:rsid w:val="00CF646D"/>
    <w:rsid w:val="00CF6965"/>
    <w:rsid w:val="00CF699F"/>
    <w:rsid w:val="00CF717C"/>
    <w:rsid w:val="00CF7599"/>
    <w:rsid w:val="00D00B24"/>
    <w:rsid w:val="00D00D7E"/>
    <w:rsid w:val="00D0181B"/>
    <w:rsid w:val="00D01923"/>
    <w:rsid w:val="00D020D8"/>
    <w:rsid w:val="00D0257E"/>
    <w:rsid w:val="00D027E3"/>
    <w:rsid w:val="00D03503"/>
    <w:rsid w:val="00D03C49"/>
    <w:rsid w:val="00D04469"/>
    <w:rsid w:val="00D04532"/>
    <w:rsid w:val="00D046F4"/>
    <w:rsid w:val="00D0495C"/>
    <w:rsid w:val="00D054A5"/>
    <w:rsid w:val="00D05721"/>
    <w:rsid w:val="00D05844"/>
    <w:rsid w:val="00D05C50"/>
    <w:rsid w:val="00D05D87"/>
    <w:rsid w:val="00D05EF3"/>
    <w:rsid w:val="00D06005"/>
    <w:rsid w:val="00D0649A"/>
    <w:rsid w:val="00D06671"/>
    <w:rsid w:val="00D06B5E"/>
    <w:rsid w:val="00D07105"/>
    <w:rsid w:val="00D071B8"/>
    <w:rsid w:val="00D07989"/>
    <w:rsid w:val="00D07ACB"/>
    <w:rsid w:val="00D1069C"/>
    <w:rsid w:val="00D108D5"/>
    <w:rsid w:val="00D10AD8"/>
    <w:rsid w:val="00D10FC0"/>
    <w:rsid w:val="00D1103A"/>
    <w:rsid w:val="00D11F21"/>
    <w:rsid w:val="00D123DA"/>
    <w:rsid w:val="00D12634"/>
    <w:rsid w:val="00D12754"/>
    <w:rsid w:val="00D13630"/>
    <w:rsid w:val="00D13A28"/>
    <w:rsid w:val="00D13A2E"/>
    <w:rsid w:val="00D13AE0"/>
    <w:rsid w:val="00D13C82"/>
    <w:rsid w:val="00D13D75"/>
    <w:rsid w:val="00D1417F"/>
    <w:rsid w:val="00D152C3"/>
    <w:rsid w:val="00D17520"/>
    <w:rsid w:val="00D17956"/>
    <w:rsid w:val="00D201AB"/>
    <w:rsid w:val="00D214C0"/>
    <w:rsid w:val="00D21774"/>
    <w:rsid w:val="00D220D1"/>
    <w:rsid w:val="00D2242C"/>
    <w:rsid w:val="00D229FB"/>
    <w:rsid w:val="00D22EBD"/>
    <w:rsid w:val="00D23E30"/>
    <w:rsid w:val="00D2451E"/>
    <w:rsid w:val="00D24584"/>
    <w:rsid w:val="00D24CA2"/>
    <w:rsid w:val="00D24E0E"/>
    <w:rsid w:val="00D25489"/>
    <w:rsid w:val="00D254A2"/>
    <w:rsid w:val="00D26B69"/>
    <w:rsid w:val="00D2702A"/>
    <w:rsid w:val="00D276BD"/>
    <w:rsid w:val="00D2780C"/>
    <w:rsid w:val="00D27E9C"/>
    <w:rsid w:val="00D315F8"/>
    <w:rsid w:val="00D31708"/>
    <w:rsid w:val="00D31B65"/>
    <w:rsid w:val="00D31BBA"/>
    <w:rsid w:val="00D31C19"/>
    <w:rsid w:val="00D32083"/>
    <w:rsid w:val="00D32956"/>
    <w:rsid w:val="00D32D5F"/>
    <w:rsid w:val="00D33588"/>
    <w:rsid w:val="00D34426"/>
    <w:rsid w:val="00D34568"/>
    <w:rsid w:val="00D349FB"/>
    <w:rsid w:val="00D34A63"/>
    <w:rsid w:val="00D34B3D"/>
    <w:rsid w:val="00D35953"/>
    <w:rsid w:val="00D36056"/>
    <w:rsid w:val="00D362A5"/>
    <w:rsid w:val="00D36B10"/>
    <w:rsid w:val="00D36FD0"/>
    <w:rsid w:val="00D3744C"/>
    <w:rsid w:val="00D377F5"/>
    <w:rsid w:val="00D37D43"/>
    <w:rsid w:val="00D37DEE"/>
    <w:rsid w:val="00D37F01"/>
    <w:rsid w:val="00D408FD"/>
    <w:rsid w:val="00D41247"/>
    <w:rsid w:val="00D4175F"/>
    <w:rsid w:val="00D41762"/>
    <w:rsid w:val="00D42050"/>
    <w:rsid w:val="00D42F71"/>
    <w:rsid w:val="00D440FB"/>
    <w:rsid w:val="00D44970"/>
    <w:rsid w:val="00D45554"/>
    <w:rsid w:val="00D45692"/>
    <w:rsid w:val="00D4624A"/>
    <w:rsid w:val="00D46741"/>
    <w:rsid w:val="00D4691C"/>
    <w:rsid w:val="00D47320"/>
    <w:rsid w:val="00D47D7F"/>
    <w:rsid w:val="00D501D0"/>
    <w:rsid w:val="00D50C9E"/>
    <w:rsid w:val="00D50D2E"/>
    <w:rsid w:val="00D50D8A"/>
    <w:rsid w:val="00D51BB6"/>
    <w:rsid w:val="00D51F61"/>
    <w:rsid w:val="00D52255"/>
    <w:rsid w:val="00D52A68"/>
    <w:rsid w:val="00D52DBA"/>
    <w:rsid w:val="00D53DFB"/>
    <w:rsid w:val="00D54109"/>
    <w:rsid w:val="00D544A9"/>
    <w:rsid w:val="00D54B26"/>
    <w:rsid w:val="00D55666"/>
    <w:rsid w:val="00D559D3"/>
    <w:rsid w:val="00D55C4D"/>
    <w:rsid w:val="00D56373"/>
    <w:rsid w:val="00D56883"/>
    <w:rsid w:val="00D56C12"/>
    <w:rsid w:val="00D571BB"/>
    <w:rsid w:val="00D57C5A"/>
    <w:rsid w:val="00D57C95"/>
    <w:rsid w:val="00D602AD"/>
    <w:rsid w:val="00D6045C"/>
    <w:rsid w:val="00D60C16"/>
    <w:rsid w:val="00D61479"/>
    <w:rsid w:val="00D616F1"/>
    <w:rsid w:val="00D61820"/>
    <w:rsid w:val="00D61E4F"/>
    <w:rsid w:val="00D62005"/>
    <w:rsid w:val="00D621E0"/>
    <w:rsid w:val="00D62466"/>
    <w:rsid w:val="00D625A5"/>
    <w:rsid w:val="00D626B5"/>
    <w:rsid w:val="00D635D2"/>
    <w:rsid w:val="00D63614"/>
    <w:rsid w:val="00D65407"/>
    <w:rsid w:val="00D65E83"/>
    <w:rsid w:val="00D666E6"/>
    <w:rsid w:val="00D669D2"/>
    <w:rsid w:val="00D66ACF"/>
    <w:rsid w:val="00D67279"/>
    <w:rsid w:val="00D67547"/>
    <w:rsid w:val="00D71372"/>
    <w:rsid w:val="00D72165"/>
    <w:rsid w:val="00D723EA"/>
    <w:rsid w:val="00D72A33"/>
    <w:rsid w:val="00D72CD4"/>
    <w:rsid w:val="00D7310D"/>
    <w:rsid w:val="00D7340C"/>
    <w:rsid w:val="00D73E6D"/>
    <w:rsid w:val="00D74075"/>
    <w:rsid w:val="00D75067"/>
    <w:rsid w:val="00D759E3"/>
    <w:rsid w:val="00D7643A"/>
    <w:rsid w:val="00D76F23"/>
    <w:rsid w:val="00D77E55"/>
    <w:rsid w:val="00D77F71"/>
    <w:rsid w:val="00D80375"/>
    <w:rsid w:val="00D80722"/>
    <w:rsid w:val="00D80B8A"/>
    <w:rsid w:val="00D8158C"/>
    <w:rsid w:val="00D82684"/>
    <w:rsid w:val="00D828DA"/>
    <w:rsid w:val="00D834F3"/>
    <w:rsid w:val="00D83CCE"/>
    <w:rsid w:val="00D83FEA"/>
    <w:rsid w:val="00D8412D"/>
    <w:rsid w:val="00D85656"/>
    <w:rsid w:val="00D85737"/>
    <w:rsid w:val="00D85A8B"/>
    <w:rsid w:val="00D85D66"/>
    <w:rsid w:val="00D86ACA"/>
    <w:rsid w:val="00D86C9E"/>
    <w:rsid w:val="00D86CB9"/>
    <w:rsid w:val="00D875BD"/>
    <w:rsid w:val="00D87F6F"/>
    <w:rsid w:val="00D9049F"/>
    <w:rsid w:val="00D90B91"/>
    <w:rsid w:val="00D91456"/>
    <w:rsid w:val="00D91B46"/>
    <w:rsid w:val="00D91B68"/>
    <w:rsid w:val="00D91ED4"/>
    <w:rsid w:val="00D922DA"/>
    <w:rsid w:val="00D92FD0"/>
    <w:rsid w:val="00D93172"/>
    <w:rsid w:val="00D93532"/>
    <w:rsid w:val="00D93BB6"/>
    <w:rsid w:val="00D93BD9"/>
    <w:rsid w:val="00D93F08"/>
    <w:rsid w:val="00D94D2C"/>
    <w:rsid w:val="00D95526"/>
    <w:rsid w:val="00D95A2A"/>
    <w:rsid w:val="00D95EA6"/>
    <w:rsid w:val="00D95FE0"/>
    <w:rsid w:val="00D96637"/>
    <w:rsid w:val="00D96B12"/>
    <w:rsid w:val="00D97057"/>
    <w:rsid w:val="00D972B6"/>
    <w:rsid w:val="00D97D04"/>
    <w:rsid w:val="00D97D55"/>
    <w:rsid w:val="00DA01FF"/>
    <w:rsid w:val="00DA028B"/>
    <w:rsid w:val="00DA071C"/>
    <w:rsid w:val="00DA1169"/>
    <w:rsid w:val="00DA136C"/>
    <w:rsid w:val="00DA1B0F"/>
    <w:rsid w:val="00DA24AB"/>
    <w:rsid w:val="00DA2539"/>
    <w:rsid w:val="00DA2E7C"/>
    <w:rsid w:val="00DA339D"/>
    <w:rsid w:val="00DA4497"/>
    <w:rsid w:val="00DA6176"/>
    <w:rsid w:val="00DA62F9"/>
    <w:rsid w:val="00DA630B"/>
    <w:rsid w:val="00DA654E"/>
    <w:rsid w:val="00DA66B0"/>
    <w:rsid w:val="00DA6E0B"/>
    <w:rsid w:val="00DA70FB"/>
    <w:rsid w:val="00DA768F"/>
    <w:rsid w:val="00DA7E52"/>
    <w:rsid w:val="00DB00FF"/>
    <w:rsid w:val="00DB0383"/>
    <w:rsid w:val="00DB0F92"/>
    <w:rsid w:val="00DB27FF"/>
    <w:rsid w:val="00DB349D"/>
    <w:rsid w:val="00DB445A"/>
    <w:rsid w:val="00DB4495"/>
    <w:rsid w:val="00DB45DA"/>
    <w:rsid w:val="00DB4C94"/>
    <w:rsid w:val="00DB5336"/>
    <w:rsid w:val="00DB5791"/>
    <w:rsid w:val="00DB5826"/>
    <w:rsid w:val="00DB5C6F"/>
    <w:rsid w:val="00DB5CB9"/>
    <w:rsid w:val="00DB6103"/>
    <w:rsid w:val="00DB63BD"/>
    <w:rsid w:val="00DB63DA"/>
    <w:rsid w:val="00DB6688"/>
    <w:rsid w:val="00DB6735"/>
    <w:rsid w:val="00DB694A"/>
    <w:rsid w:val="00DB752C"/>
    <w:rsid w:val="00DB761C"/>
    <w:rsid w:val="00DB7749"/>
    <w:rsid w:val="00DB7C0A"/>
    <w:rsid w:val="00DC014F"/>
    <w:rsid w:val="00DC06E7"/>
    <w:rsid w:val="00DC0954"/>
    <w:rsid w:val="00DC12C4"/>
    <w:rsid w:val="00DC15E7"/>
    <w:rsid w:val="00DC16A7"/>
    <w:rsid w:val="00DC2014"/>
    <w:rsid w:val="00DC21D3"/>
    <w:rsid w:val="00DC2444"/>
    <w:rsid w:val="00DC2FBE"/>
    <w:rsid w:val="00DC32D8"/>
    <w:rsid w:val="00DC32FA"/>
    <w:rsid w:val="00DC43F1"/>
    <w:rsid w:val="00DC445B"/>
    <w:rsid w:val="00DC4720"/>
    <w:rsid w:val="00DC4C83"/>
    <w:rsid w:val="00DC5B68"/>
    <w:rsid w:val="00DC5CDF"/>
    <w:rsid w:val="00DC5DA5"/>
    <w:rsid w:val="00DC5FD9"/>
    <w:rsid w:val="00DC688D"/>
    <w:rsid w:val="00DC69F3"/>
    <w:rsid w:val="00DC6BF6"/>
    <w:rsid w:val="00DC75CB"/>
    <w:rsid w:val="00DC7642"/>
    <w:rsid w:val="00DC7B70"/>
    <w:rsid w:val="00DC7DD9"/>
    <w:rsid w:val="00DC7E40"/>
    <w:rsid w:val="00DD00A6"/>
    <w:rsid w:val="00DD0728"/>
    <w:rsid w:val="00DD0A3F"/>
    <w:rsid w:val="00DD0B81"/>
    <w:rsid w:val="00DD0C75"/>
    <w:rsid w:val="00DD179E"/>
    <w:rsid w:val="00DD1BFE"/>
    <w:rsid w:val="00DD1C60"/>
    <w:rsid w:val="00DD2F8C"/>
    <w:rsid w:val="00DD3477"/>
    <w:rsid w:val="00DD3499"/>
    <w:rsid w:val="00DD3906"/>
    <w:rsid w:val="00DD3C91"/>
    <w:rsid w:val="00DD4148"/>
    <w:rsid w:val="00DD4BA7"/>
    <w:rsid w:val="00DD4D10"/>
    <w:rsid w:val="00DD581C"/>
    <w:rsid w:val="00DD59A6"/>
    <w:rsid w:val="00DD5A0F"/>
    <w:rsid w:val="00DD5E0E"/>
    <w:rsid w:val="00DD60E6"/>
    <w:rsid w:val="00DD6175"/>
    <w:rsid w:val="00DD6C2A"/>
    <w:rsid w:val="00DD7BFF"/>
    <w:rsid w:val="00DE0138"/>
    <w:rsid w:val="00DE06CE"/>
    <w:rsid w:val="00DE09C8"/>
    <w:rsid w:val="00DE126F"/>
    <w:rsid w:val="00DE169E"/>
    <w:rsid w:val="00DE1755"/>
    <w:rsid w:val="00DE19C9"/>
    <w:rsid w:val="00DE1AFC"/>
    <w:rsid w:val="00DE2363"/>
    <w:rsid w:val="00DE33A5"/>
    <w:rsid w:val="00DE3A3C"/>
    <w:rsid w:val="00DE3C35"/>
    <w:rsid w:val="00DE3C5A"/>
    <w:rsid w:val="00DE3F40"/>
    <w:rsid w:val="00DE456F"/>
    <w:rsid w:val="00DE4ED3"/>
    <w:rsid w:val="00DE5A87"/>
    <w:rsid w:val="00DE61F3"/>
    <w:rsid w:val="00DE62E3"/>
    <w:rsid w:val="00DE64B3"/>
    <w:rsid w:val="00DE69C7"/>
    <w:rsid w:val="00DE6A06"/>
    <w:rsid w:val="00DE7177"/>
    <w:rsid w:val="00DE783F"/>
    <w:rsid w:val="00DE7DB2"/>
    <w:rsid w:val="00DF0D67"/>
    <w:rsid w:val="00DF0F7A"/>
    <w:rsid w:val="00DF1293"/>
    <w:rsid w:val="00DF17AF"/>
    <w:rsid w:val="00DF18D9"/>
    <w:rsid w:val="00DF21EB"/>
    <w:rsid w:val="00DF24C1"/>
    <w:rsid w:val="00DF26EA"/>
    <w:rsid w:val="00DF2739"/>
    <w:rsid w:val="00DF2BE8"/>
    <w:rsid w:val="00DF2EC2"/>
    <w:rsid w:val="00DF334B"/>
    <w:rsid w:val="00DF3A63"/>
    <w:rsid w:val="00DF3AB7"/>
    <w:rsid w:val="00DF3CCF"/>
    <w:rsid w:val="00DF3DA6"/>
    <w:rsid w:val="00DF4969"/>
    <w:rsid w:val="00DF4AC1"/>
    <w:rsid w:val="00DF4B0C"/>
    <w:rsid w:val="00DF5BC3"/>
    <w:rsid w:val="00DF694F"/>
    <w:rsid w:val="00DF75B5"/>
    <w:rsid w:val="00DF7681"/>
    <w:rsid w:val="00DF7FA6"/>
    <w:rsid w:val="00E0009D"/>
    <w:rsid w:val="00E00994"/>
    <w:rsid w:val="00E011DE"/>
    <w:rsid w:val="00E01F4A"/>
    <w:rsid w:val="00E023BD"/>
    <w:rsid w:val="00E029EF"/>
    <w:rsid w:val="00E03173"/>
    <w:rsid w:val="00E031C5"/>
    <w:rsid w:val="00E031CC"/>
    <w:rsid w:val="00E03840"/>
    <w:rsid w:val="00E03971"/>
    <w:rsid w:val="00E03C9B"/>
    <w:rsid w:val="00E03D8F"/>
    <w:rsid w:val="00E03F2F"/>
    <w:rsid w:val="00E0404F"/>
    <w:rsid w:val="00E0426A"/>
    <w:rsid w:val="00E04E5B"/>
    <w:rsid w:val="00E06653"/>
    <w:rsid w:val="00E06ACA"/>
    <w:rsid w:val="00E06B21"/>
    <w:rsid w:val="00E06E31"/>
    <w:rsid w:val="00E06F04"/>
    <w:rsid w:val="00E071F7"/>
    <w:rsid w:val="00E0756A"/>
    <w:rsid w:val="00E1159A"/>
    <w:rsid w:val="00E12665"/>
    <w:rsid w:val="00E12857"/>
    <w:rsid w:val="00E1339F"/>
    <w:rsid w:val="00E13D95"/>
    <w:rsid w:val="00E13FA9"/>
    <w:rsid w:val="00E141B9"/>
    <w:rsid w:val="00E144A0"/>
    <w:rsid w:val="00E1533A"/>
    <w:rsid w:val="00E1541A"/>
    <w:rsid w:val="00E15466"/>
    <w:rsid w:val="00E15C76"/>
    <w:rsid w:val="00E1604B"/>
    <w:rsid w:val="00E1656B"/>
    <w:rsid w:val="00E168DE"/>
    <w:rsid w:val="00E16ED8"/>
    <w:rsid w:val="00E1755C"/>
    <w:rsid w:val="00E17AA7"/>
    <w:rsid w:val="00E17AEA"/>
    <w:rsid w:val="00E20A44"/>
    <w:rsid w:val="00E21AD4"/>
    <w:rsid w:val="00E21E1D"/>
    <w:rsid w:val="00E22328"/>
    <w:rsid w:val="00E223DE"/>
    <w:rsid w:val="00E23946"/>
    <w:rsid w:val="00E23D6F"/>
    <w:rsid w:val="00E2406A"/>
    <w:rsid w:val="00E2435E"/>
    <w:rsid w:val="00E25252"/>
    <w:rsid w:val="00E254C0"/>
    <w:rsid w:val="00E258EE"/>
    <w:rsid w:val="00E25C0D"/>
    <w:rsid w:val="00E2622B"/>
    <w:rsid w:val="00E26725"/>
    <w:rsid w:val="00E2679E"/>
    <w:rsid w:val="00E278E0"/>
    <w:rsid w:val="00E27E58"/>
    <w:rsid w:val="00E301BA"/>
    <w:rsid w:val="00E308F2"/>
    <w:rsid w:val="00E30A75"/>
    <w:rsid w:val="00E31A0D"/>
    <w:rsid w:val="00E320F7"/>
    <w:rsid w:val="00E337B1"/>
    <w:rsid w:val="00E338CB"/>
    <w:rsid w:val="00E3414C"/>
    <w:rsid w:val="00E34164"/>
    <w:rsid w:val="00E3458A"/>
    <w:rsid w:val="00E34624"/>
    <w:rsid w:val="00E349A8"/>
    <w:rsid w:val="00E357D2"/>
    <w:rsid w:val="00E365C1"/>
    <w:rsid w:val="00E36B1B"/>
    <w:rsid w:val="00E3767B"/>
    <w:rsid w:val="00E37787"/>
    <w:rsid w:val="00E37E81"/>
    <w:rsid w:val="00E400C2"/>
    <w:rsid w:val="00E40223"/>
    <w:rsid w:val="00E4196F"/>
    <w:rsid w:val="00E419DD"/>
    <w:rsid w:val="00E42132"/>
    <w:rsid w:val="00E42A6F"/>
    <w:rsid w:val="00E42C0B"/>
    <w:rsid w:val="00E43DBB"/>
    <w:rsid w:val="00E43F1E"/>
    <w:rsid w:val="00E44337"/>
    <w:rsid w:val="00E446C9"/>
    <w:rsid w:val="00E455D4"/>
    <w:rsid w:val="00E458FB"/>
    <w:rsid w:val="00E45989"/>
    <w:rsid w:val="00E45C98"/>
    <w:rsid w:val="00E46624"/>
    <w:rsid w:val="00E46A52"/>
    <w:rsid w:val="00E475CD"/>
    <w:rsid w:val="00E47B88"/>
    <w:rsid w:val="00E500AD"/>
    <w:rsid w:val="00E50481"/>
    <w:rsid w:val="00E508B0"/>
    <w:rsid w:val="00E509C4"/>
    <w:rsid w:val="00E51139"/>
    <w:rsid w:val="00E5136D"/>
    <w:rsid w:val="00E51518"/>
    <w:rsid w:val="00E52557"/>
    <w:rsid w:val="00E530DC"/>
    <w:rsid w:val="00E54DF8"/>
    <w:rsid w:val="00E54F44"/>
    <w:rsid w:val="00E5508C"/>
    <w:rsid w:val="00E57B72"/>
    <w:rsid w:val="00E60214"/>
    <w:rsid w:val="00E60CDA"/>
    <w:rsid w:val="00E60FAC"/>
    <w:rsid w:val="00E6117E"/>
    <w:rsid w:val="00E6129B"/>
    <w:rsid w:val="00E61900"/>
    <w:rsid w:val="00E6196B"/>
    <w:rsid w:val="00E61ACE"/>
    <w:rsid w:val="00E61D3B"/>
    <w:rsid w:val="00E6237E"/>
    <w:rsid w:val="00E62439"/>
    <w:rsid w:val="00E6254F"/>
    <w:rsid w:val="00E62BD2"/>
    <w:rsid w:val="00E62FDF"/>
    <w:rsid w:val="00E6305B"/>
    <w:rsid w:val="00E634FB"/>
    <w:rsid w:val="00E6371C"/>
    <w:rsid w:val="00E6396D"/>
    <w:rsid w:val="00E63C34"/>
    <w:rsid w:val="00E64156"/>
    <w:rsid w:val="00E6435B"/>
    <w:rsid w:val="00E64CE7"/>
    <w:rsid w:val="00E656A6"/>
    <w:rsid w:val="00E65803"/>
    <w:rsid w:val="00E65F8B"/>
    <w:rsid w:val="00E670C6"/>
    <w:rsid w:val="00E678B2"/>
    <w:rsid w:val="00E67D01"/>
    <w:rsid w:val="00E7030C"/>
    <w:rsid w:val="00E7033D"/>
    <w:rsid w:val="00E704B6"/>
    <w:rsid w:val="00E70BF8"/>
    <w:rsid w:val="00E70C64"/>
    <w:rsid w:val="00E710BF"/>
    <w:rsid w:val="00E71409"/>
    <w:rsid w:val="00E71E8F"/>
    <w:rsid w:val="00E72551"/>
    <w:rsid w:val="00E73A64"/>
    <w:rsid w:val="00E73C40"/>
    <w:rsid w:val="00E73E51"/>
    <w:rsid w:val="00E74BE4"/>
    <w:rsid w:val="00E75384"/>
    <w:rsid w:val="00E75A77"/>
    <w:rsid w:val="00E76D55"/>
    <w:rsid w:val="00E775B9"/>
    <w:rsid w:val="00E8071A"/>
    <w:rsid w:val="00E81017"/>
    <w:rsid w:val="00E81086"/>
    <w:rsid w:val="00E81E55"/>
    <w:rsid w:val="00E81E6B"/>
    <w:rsid w:val="00E825B9"/>
    <w:rsid w:val="00E82B70"/>
    <w:rsid w:val="00E831D3"/>
    <w:rsid w:val="00E838EE"/>
    <w:rsid w:val="00E84BDB"/>
    <w:rsid w:val="00E8507B"/>
    <w:rsid w:val="00E85468"/>
    <w:rsid w:val="00E8570F"/>
    <w:rsid w:val="00E864F0"/>
    <w:rsid w:val="00E8673D"/>
    <w:rsid w:val="00E8674E"/>
    <w:rsid w:val="00E87341"/>
    <w:rsid w:val="00E87A8B"/>
    <w:rsid w:val="00E87E2F"/>
    <w:rsid w:val="00E900A9"/>
    <w:rsid w:val="00E9021D"/>
    <w:rsid w:val="00E909C5"/>
    <w:rsid w:val="00E9128F"/>
    <w:rsid w:val="00E9168D"/>
    <w:rsid w:val="00E919DC"/>
    <w:rsid w:val="00E91A9C"/>
    <w:rsid w:val="00E92246"/>
    <w:rsid w:val="00E92A06"/>
    <w:rsid w:val="00E92BA0"/>
    <w:rsid w:val="00E92C51"/>
    <w:rsid w:val="00E930FB"/>
    <w:rsid w:val="00E935ED"/>
    <w:rsid w:val="00E94164"/>
    <w:rsid w:val="00E95659"/>
    <w:rsid w:val="00E95E42"/>
    <w:rsid w:val="00E95EFE"/>
    <w:rsid w:val="00E9622B"/>
    <w:rsid w:val="00E96372"/>
    <w:rsid w:val="00E96A98"/>
    <w:rsid w:val="00E96EA9"/>
    <w:rsid w:val="00E971BA"/>
    <w:rsid w:val="00EA04BD"/>
    <w:rsid w:val="00EA07AD"/>
    <w:rsid w:val="00EA0E87"/>
    <w:rsid w:val="00EA189D"/>
    <w:rsid w:val="00EA1FE8"/>
    <w:rsid w:val="00EA2606"/>
    <w:rsid w:val="00EA297F"/>
    <w:rsid w:val="00EA2DEF"/>
    <w:rsid w:val="00EA37D8"/>
    <w:rsid w:val="00EA3AC1"/>
    <w:rsid w:val="00EA535A"/>
    <w:rsid w:val="00EA5E20"/>
    <w:rsid w:val="00EA6E00"/>
    <w:rsid w:val="00EA6FD8"/>
    <w:rsid w:val="00EA78A5"/>
    <w:rsid w:val="00EB0265"/>
    <w:rsid w:val="00EB0B0F"/>
    <w:rsid w:val="00EB0D1D"/>
    <w:rsid w:val="00EB0F4E"/>
    <w:rsid w:val="00EB159F"/>
    <w:rsid w:val="00EB16BF"/>
    <w:rsid w:val="00EB1E4A"/>
    <w:rsid w:val="00EB2CE8"/>
    <w:rsid w:val="00EB30BE"/>
    <w:rsid w:val="00EB3E10"/>
    <w:rsid w:val="00EB3ED8"/>
    <w:rsid w:val="00EB49AC"/>
    <w:rsid w:val="00EB5889"/>
    <w:rsid w:val="00EB58CB"/>
    <w:rsid w:val="00EB61B1"/>
    <w:rsid w:val="00EB665E"/>
    <w:rsid w:val="00EB7255"/>
    <w:rsid w:val="00EB726D"/>
    <w:rsid w:val="00EB74D5"/>
    <w:rsid w:val="00EB7654"/>
    <w:rsid w:val="00EC0407"/>
    <w:rsid w:val="00EC0AC4"/>
    <w:rsid w:val="00EC0B87"/>
    <w:rsid w:val="00EC0BBC"/>
    <w:rsid w:val="00EC1783"/>
    <w:rsid w:val="00EC1C10"/>
    <w:rsid w:val="00EC3503"/>
    <w:rsid w:val="00EC3ED6"/>
    <w:rsid w:val="00EC49A6"/>
    <w:rsid w:val="00EC4B99"/>
    <w:rsid w:val="00EC4CA5"/>
    <w:rsid w:val="00EC4DD5"/>
    <w:rsid w:val="00EC5129"/>
    <w:rsid w:val="00EC5248"/>
    <w:rsid w:val="00EC52AE"/>
    <w:rsid w:val="00EC5637"/>
    <w:rsid w:val="00EC581A"/>
    <w:rsid w:val="00EC608F"/>
    <w:rsid w:val="00EC6195"/>
    <w:rsid w:val="00EC6699"/>
    <w:rsid w:val="00EC7AC5"/>
    <w:rsid w:val="00EC7D4E"/>
    <w:rsid w:val="00EC7D7B"/>
    <w:rsid w:val="00ED0333"/>
    <w:rsid w:val="00ED0835"/>
    <w:rsid w:val="00ED0A5E"/>
    <w:rsid w:val="00ED1AC4"/>
    <w:rsid w:val="00ED1FF2"/>
    <w:rsid w:val="00ED23EE"/>
    <w:rsid w:val="00ED25A9"/>
    <w:rsid w:val="00ED29D8"/>
    <w:rsid w:val="00ED2C75"/>
    <w:rsid w:val="00ED4342"/>
    <w:rsid w:val="00ED47C8"/>
    <w:rsid w:val="00ED4D6D"/>
    <w:rsid w:val="00ED527C"/>
    <w:rsid w:val="00ED52A2"/>
    <w:rsid w:val="00ED5D14"/>
    <w:rsid w:val="00ED5EC4"/>
    <w:rsid w:val="00ED6381"/>
    <w:rsid w:val="00ED6709"/>
    <w:rsid w:val="00ED68C1"/>
    <w:rsid w:val="00ED6A44"/>
    <w:rsid w:val="00ED7E52"/>
    <w:rsid w:val="00ED7F2D"/>
    <w:rsid w:val="00ED7F6B"/>
    <w:rsid w:val="00ED7FAE"/>
    <w:rsid w:val="00EE0011"/>
    <w:rsid w:val="00EE0959"/>
    <w:rsid w:val="00EE15DD"/>
    <w:rsid w:val="00EE1614"/>
    <w:rsid w:val="00EE19D5"/>
    <w:rsid w:val="00EE2211"/>
    <w:rsid w:val="00EE2BBF"/>
    <w:rsid w:val="00EE2DEE"/>
    <w:rsid w:val="00EE3047"/>
    <w:rsid w:val="00EE4659"/>
    <w:rsid w:val="00EE4F1C"/>
    <w:rsid w:val="00EE515B"/>
    <w:rsid w:val="00EE54DC"/>
    <w:rsid w:val="00EE5E98"/>
    <w:rsid w:val="00EE716D"/>
    <w:rsid w:val="00EE7361"/>
    <w:rsid w:val="00EE73CE"/>
    <w:rsid w:val="00EE74DA"/>
    <w:rsid w:val="00EE7541"/>
    <w:rsid w:val="00EF0643"/>
    <w:rsid w:val="00EF0BA4"/>
    <w:rsid w:val="00EF109C"/>
    <w:rsid w:val="00EF176B"/>
    <w:rsid w:val="00EF17FF"/>
    <w:rsid w:val="00EF1A51"/>
    <w:rsid w:val="00EF1FC5"/>
    <w:rsid w:val="00EF2368"/>
    <w:rsid w:val="00EF32BB"/>
    <w:rsid w:val="00EF383B"/>
    <w:rsid w:val="00EF39C7"/>
    <w:rsid w:val="00EF3AB0"/>
    <w:rsid w:val="00EF41BC"/>
    <w:rsid w:val="00EF6358"/>
    <w:rsid w:val="00EF68AD"/>
    <w:rsid w:val="00EF6C5D"/>
    <w:rsid w:val="00EF74CC"/>
    <w:rsid w:val="00EF7A57"/>
    <w:rsid w:val="00EF7CBC"/>
    <w:rsid w:val="00F0042B"/>
    <w:rsid w:val="00F00FF8"/>
    <w:rsid w:val="00F01049"/>
    <w:rsid w:val="00F02049"/>
    <w:rsid w:val="00F02C87"/>
    <w:rsid w:val="00F031C2"/>
    <w:rsid w:val="00F033F7"/>
    <w:rsid w:val="00F035B3"/>
    <w:rsid w:val="00F03CFF"/>
    <w:rsid w:val="00F04327"/>
    <w:rsid w:val="00F043AC"/>
    <w:rsid w:val="00F04883"/>
    <w:rsid w:val="00F0553F"/>
    <w:rsid w:val="00F0580F"/>
    <w:rsid w:val="00F05A87"/>
    <w:rsid w:val="00F05ADA"/>
    <w:rsid w:val="00F05F6F"/>
    <w:rsid w:val="00F0660E"/>
    <w:rsid w:val="00F06964"/>
    <w:rsid w:val="00F06CA7"/>
    <w:rsid w:val="00F06D10"/>
    <w:rsid w:val="00F078A3"/>
    <w:rsid w:val="00F10C74"/>
    <w:rsid w:val="00F10F3D"/>
    <w:rsid w:val="00F1149F"/>
    <w:rsid w:val="00F11B11"/>
    <w:rsid w:val="00F11E76"/>
    <w:rsid w:val="00F11F9B"/>
    <w:rsid w:val="00F131CD"/>
    <w:rsid w:val="00F15037"/>
    <w:rsid w:val="00F156A2"/>
    <w:rsid w:val="00F159F5"/>
    <w:rsid w:val="00F16305"/>
    <w:rsid w:val="00F169C0"/>
    <w:rsid w:val="00F16C82"/>
    <w:rsid w:val="00F16C8A"/>
    <w:rsid w:val="00F16F4E"/>
    <w:rsid w:val="00F170DD"/>
    <w:rsid w:val="00F17943"/>
    <w:rsid w:val="00F17CA1"/>
    <w:rsid w:val="00F20778"/>
    <w:rsid w:val="00F207D8"/>
    <w:rsid w:val="00F2193C"/>
    <w:rsid w:val="00F21D49"/>
    <w:rsid w:val="00F21F2D"/>
    <w:rsid w:val="00F223B2"/>
    <w:rsid w:val="00F2293D"/>
    <w:rsid w:val="00F22D8F"/>
    <w:rsid w:val="00F22FC5"/>
    <w:rsid w:val="00F234F0"/>
    <w:rsid w:val="00F23567"/>
    <w:rsid w:val="00F23D6F"/>
    <w:rsid w:val="00F241D7"/>
    <w:rsid w:val="00F25061"/>
    <w:rsid w:val="00F25407"/>
    <w:rsid w:val="00F25CA0"/>
    <w:rsid w:val="00F2630A"/>
    <w:rsid w:val="00F26C52"/>
    <w:rsid w:val="00F27ADF"/>
    <w:rsid w:val="00F301F5"/>
    <w:rsid w:val="00F304D4"/>
    <w:rsid w:val="00F307AD"/>
    <w:rsid w:val="00F308EA"/>
    <w:rsid w:val="00F30CEB"/>
    <w:rsid w:val="00F30D21"/>
    <w:rsid w:val="00F30EA6"/>
    <w:rsid w:val="00F30F43"/>
    <w:rsid w:val="00F311B7"/>
    <w:rsid w:val="00F31469"/>
    <w:rsid w:val="00F319AB"/>
    <w:rsid w:val="00F32306"/>
    <w:rsid w:val="00F33CB9"/>
    <w:rsid w:val="00F33DD8"/>
    <w:rsid w:val="00F345B5"/>
    <w:rsid w:val="00F345D5"/>
    <w:rsid w:val="00F34656"/>
    <w:rsid w:val="00F34A75"/>
    <w:rsid w:val="00F3522A"/>
    <w:rsid w:val="00F35447"/>
    <w:rsid w:val="00F354F7"/>
    <w:rsid w:val="00F36588"/>
    <w:rsid w:val="00F40733"/>
    <w:rsid w:val="00F41E0E"/>
    <w:rsid w:val="00F4262F"/>
    <w:rsid w:val="00F436EE"/>
    <w:rsid w:val="00F439A0"/>
    <w:rsid w:val="00F439FF"/>
    <w:rsid w:val="00F43D67"/>
    <w:rsid w:val="00F44D0B"/>
    <w:rsid w:val="00F46CF1"/>
    <w:rsid w:val="00F474A0"/>
    <w:rsid w:val="00F4761F"/>
    <w:rsid w:val="00F479C9"/>
    <w:rsid w:val="00F47E21"/>
    <w:rsid w:val="00F50250"/>
    <w:rsid w:val="00F50813"/>
    <w:rsid w:val="00F5117C"/>
    <w:rsid w:val="00F5170D"/>
    <w:rsid w:val="00F517DA"/>
    <w:rsid w:val="00F51B49"/>
    <w:rsid w:val="00F51C91"/>
    <w:rsid w:val="00F52068"/>
    <w:rsid w:val="00F52247"/>
    <w:rsid w:val="00F529DA"/>
    <w:rsid w:val="00F52B5A"/>
    <w:rsid w:val="00F541AE"/>
    <w:rsid w:val="00F54A13"/>
    <w:rsid w:val="00F54A91"/>
    <w:rsid w:val="00F54AF4"/>
    <w:rsid w:val="00F54C65"/>
    <w:rsid w:val="00F54EA8"/>
    <w:rsid w:val="00F54FE8"/>
    <w:rsid w:val="00F55D38"/>
    <w:rsid w:val="00F55E53"/>
    <w:rsid w:val="00F56130"/>
    <w:rsid w:val="00F569C7"/>
    <w:rsid w:val="00F56E45"/>
    <w:rsid w:val="00F572F7"/>
    <w:rsid w:val="00F573E0"/>
    <w:rsid w:val="00F57A78"/>
    <w:rsid w:val="00F60C2A"/>
    <w:rsid w:val="00F60FB4"/>
    <w:rsid w:val="00F63290"/>
    <w:rsid w:val="00F633C7"/>
    <w:rsid w:val="00F643E2"/>
    <w:rsid w:val="00F64577"/>
    <w:rsid w:val="00F652E1"/>
    <w:rsid w:val="00F65300"/>
    <w:rsid w:val="00F65741"/>
    <w:rsid w:val="00F65B32"/>
    <w:rsid w:val="00F65E20"/>
    <w:rsid w:val="00F664E7"/>
    <w:rsid w:val="00F666CE"/>
    <w:rsid w:val="00F66E47"/>
    <w:rsid w:val="00F66F1B"/>
    <w:rsid w:val="00F67499"/>
    <w:rsid w:val="00F67B11"/>
    <w:rsid w:val="00F67EC1"/>
    <w:rsid w:val="00F709AF"/>
    <w:rsid w:val="00F7114E"/>
    <w:rsid w:val="00F71282"/>
    <w:rsid w:val="00F71724"/>
    <w:rsid w:val="00F71C70"/>
    <w:rsid w:val="00F71F23"/>
    <w:rsid w:val="00F723BF"/>
    <w:rsid w:val="00F724BE"/>
    <w:rsid w:val="00F727B7"/>
    <w:rsid w:val="00F728CF"/>
    <w:rsid w:val="00F72A24"/>
    <w:rsid w:val="00F72A4C"/>
    <w:rsid w:val="00F72A63"/>
    <w:rsid w:val="00F72B1D"/>
    <w:rsid w:val="00F72D5B"/>
    <w:rsid w:val="00F73076"/>
    <w:rsid w:val="00F7353E"/>
    <w:rsid w:val="00F7372E"/>
    <w:rsid w:val="00F73F38"/>
    <w:rsid w:val="00F742B6"/>
    <w:rsid w:val="00F74363"/>
    <w:rsid w:val="00F74576"/>
    <w:rsid w:val="00F7467C"/>
    <w:rsid w:val="00F76622"/>
    <w:rsid w:val="00F7678D"/>
    <w:rsid w:val="00F76D96"/>
    <w:rsid w:val="00F76F0E"/>
    <w:rsid w:val="00F7764C"/>
    <w:rsid w:val="00F77928"/>
    <w:rsid w:val="00F7795C"/>
    <w:rsid w:val="00F77B3E"/>
    <w:rsid w:val="00F77E4C"/>
    <w:rsid w:val="00F77FCB"/>
    <w:rsid w:val="00F807EC"/>
    <w:rsid w:val="00F809ED"/>
    <w:rsid w:val="00F80E63"/>
    <w:rsid w:val="00F80EFB"/>
    <w:rsid w:val="00F8262E"/>
    <w:rsid w:val="00F82E58"/>
    <w:rsid w:val="00F83A14"/>
    <w:rsid w:val="00F83D3A"/>
    <w:rsid w:val="00F84DEC"/>
    <w:rsid w:val="00F8553F"/>
    <w:rsid w:val="00F855A0"/>
    <w:rsid w:val="00F85F84"/>
    <w:rsid w:val="00F8638B"/>
    <w:rsid w:val="00F865AA"/>
    <w:rsid w:val="00F86900"/>
    <w:rsid w:val="00F87367"/>
    <w:rsid w:val="00F873F9"/>
    <w:rsid w:val="00F8760C"/>
    <w:rsid w:val="00F87AB5"/>
    <w:rsid w:val="00F9057E"/>
    <w:rsid w:val="00F90B7D"/>
    <w:rsid w:val="00F9343F"/>
    <w:rsid w:val="00F934AC"/>
    <w:rsid w:val="00F934B9"/>
    <w:rsid w:val="00F93515"/>
    <w:rsid w:val="00F9375A"/>
    <w:rsid w:val="00F93AFB"/>
    <w:rsid w:val="00F940DC"/>
    <w:rsid w:val="00F94338"/>
    <w:rsid w:val="00F962CB"/>
    <w:rsid w:val="00F9666E"/>
    <w:rsid w:val="00F96C11"/>
    <w:rsid w:val="00F96CBB"/>
    <w:rsid w:val="00F973B3"/>
    <w:rsid w:val="00F97D77"/>
    <w:rsid w:val="00F97F6A"/>
    <w:rsid w:val="00FA0AF8"/>
    <w:rsid w:val="00FA1402"/>
    <w:rsid w:val="00FA14C8"/>
    <w:rsid w:val="00FA16CE"/>
    <w:rsid w:val="00FA19CF"/>
    <w:rsid w:val="00FA1D62"/>
    <w:rsid w:val="00FA23E2"/>
    <w:rsid w:val="00FA2730"/>
    <w:rsid w:val="00FA2AD7"/>
    <w:rsid w:val="00FA2C90"/>
    <w:rsid w:val="00FA3B5A"/>
    <w:rsid w:val="00FA4633"/>
    <w:rsid w:val="00FA4E28"/>
    <w:rsid w:val="00FA542E"/>
    <w:rsid w:val="00FA5A8A"/>
    <w:rsid w:val="00FA5E8E"/>
    <w:rsid w:val="00FA6316"/>
    <w:rsid w:val="00FA65D7"/>
    <w:rsid w:val="00FA6888"/>
    <w:rsid w:val="00FA69FF"/>
    <w:rsid w:val="00FA6EEA"/>
    <w:rsid w:val="00FA7865"/>
    <w:rsid w:val="00FA797D"/>
    <w:rsid w:val="00FA7B8E"/>
    <w:rsid w:val="00FA7CEC"/>
    <w:rsid w:val="00FB0015"/>
    <w:rsid w:val="00FB02BE"/>
    <w:rsid w:val="00FB0307"/>
    <w:rsid w:val="00FB0A6B"/>
    <w:rsid w:val="00FB0DDE"/>
    <w:rsid w:val="00FB1369"/>
    <w:rsid w:val="00FB1B49"/>
    <w:rsid w:val="00FB28D5"/>
    <w:rsid w:val="00FB2B7D"/>
    <w:rsid w:val="00FB3203"/>
    <w:rsid w:val="00FB424B"/>
    <w:rsid w:val="00FB4423"/>
    <w:rsid w:val="00FB4596"/>
    <w:rsid w:val="00FB5F0B"/>
    <w:rsid w:val="00FB73C6"/>
    <w:rsid w:val="00FB7701"/>
    <w:rsid w:val="00FC0A64"/>
    <w:rsid w:val="00FC0F72"/>
    <w:rsid w:val="00FC109A"/>
    <w:rsid w:val="00FC1495"/>
    <w:rsid w:val="00FC1A02"/>
    <w:rsid w:val="00FC1A69"/>
    <w:rsid w:val="00FC1CF8"/>
    <w:rsid w:val="00FC2608"/>
    <w:rsid w:val="00FC261C"/>
    <w:rsid w:val="00FC273A"/>
    <w:rsid w:val="00FC39CE"/>
    <w:rsid w:val="00FC39ED"/>
    <w:rsid w:val="00FC41CA"/>
    <w:rsid w:val="00FC4B06"/>
    <w:rsid w:val="00FC4DB7"/>
    <w:rsid w:val="00FD0049"/>
    <w:rsid w:val="00FD08ED"/>
    <w:rsid w:val="00FD13E8"/>
    <w:rsid w:val="00FD188F"/>
    <w:rsid w:val="00FD2A23"/>
    <w:rsid w:val="00FD2B5D"/>
    <w:rsid w:val="00FD3813"/>
    <w:rsid w:val="00FD40F5"/>
    <w:rsid w:val="00FD41B5"/>
    <w:rsid w:val="00FD41D5"/>
    <w:rsid w:val="00FD42E4"/>
    <w:rsid w:val="00FD44AD"/>
    <w:rsid w:val="00FD4BCC"/>
    <w:rsid w:val="00FD5A16"/>
    <w:rsid w:val="00FD5C97"/>
    <w:rsid w:val="00FD5D05"/>
    <w:rsid w:val="00FD60EA"/>
    <w:rsid w:val="00FD670C"/>
    <w:rsid w:val="00FD6C63"/>
    <w:rsid w:val="00FD75A7"/>
    <w:rsid w:val="00FD77B9"/>
    <w:rsid w:val="00FD7E48"/>
    <w:rsid w:val="00FE013C"/>
    <w:rsid w:val="00FE0A03"/>
    <w:rsid w:val="00FE0AF4"/>
    <w:rsid w:val="00FE0F17"/>
    <w:rsid w:val="00FE0FE3"/>
    <w:rsid w:val="00FE1028"/>
    <w:rsid w:val="00FE15EC"/>
    <w:rsid w:val="00FE1A64"/>
    <w:rsid w:val="00FE1BB7"/>
    <w:rsid w:val="00FE211D"/>
    <w:rsid w:val="00FE2127"/>
    <w:rsid w:val="00FE2370"/>
    <w:rsid w:val="00FE30C9"/>
    <w:rsid w:val="00FE31CD"/>
    <w:rsid w:val="00FE3B62"/>
    <w:rsid w:val="00FE3ED9"/>
    <w:rsid w:val="00FE40B0"/>
    <w:rsid w:val="00FE4251"/>
    <w:rsid w:val="00FE4B8C"/>
    <w:rsid w:val="00FE4EDD"/>
    <w:rsid w:val="00FE501C"/>
    <w:rsid w:val="00FE507A"/>
    <w:rsid w:val="00FE50C6"/>
    <w:rsid w:val="00FE5443"/>
    <w:rsid w:val="00FE56CA"/>
    <w:rsid w:val="00FE5744"/>
    <w:rsid w:val="00FE5BA1"/>
    <w:rsid w:val="00FE5C5F"/>
    <w:rsid w:val="00FE6481"/>
    <w:rsid w:val="00FE669D"/>
    <w:rsid w:val="00FE731E"/>
    <w:rsid w:val="00FE7CAE"/>
    <w:rsid w:val="00FE7F3C"/>
    <w:rsid w:val="00FF0701"/>
    <w:rsid w:val="00FF10C2"/>
    <w:rsid w:val="00FF139A"/>
    <w:rsid w:val="00FF1CDE"/>
    <w:rsid w:val="00FF2143"/>
    <w:rsid w:val="00FF248A"/>
    <w:rsid w:val="00FF2A1B"/>
    <w:rsid w:val="00FF2AD2"/>
    <w:rsid w:val="00FF2FBE"/>
    <w:rsid w:val="00FF37C0"/>
    <w:rsid w:val="00FF3B3B"/>
    <w:rsid w:val="00FF43DB"/>
    <w:rsid w:val="00FF56F2"/>
    <w:rsid w:val="00FF570E"/>
    <w:rsid w:val="00FF5B5D"/>
    <w:rsid w:val="00FF5EAE"/>
    <w:rsid w:val="00FF5ECE"/>
    <w:rsid w:val="00FF7076"/>
    <w:rsid w:val="00FF7678"/>
    <w:rsid w:val="00FF7F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A022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53525"/>
    <w:pPr>
      <w:widowControl w:val="0"/>
      <w:spacing w:line="360" w:lineRule="auto"/>
      <w:ind w:firstLineChars="200" w:firstLine="420"/>
    </w:pPr>
    <w:rPr>
      <w:rFonts w:ascii="Times New Roman" w:hAnsi="宋体"/>
      <w:kern w:val="2"/>
      <w:sz w:val="21"/>
      <w:szCs w:val="21"/>
      <w:lang w:eastAsia="zh-CN"/>
    </w:rPr>
  </w:style>
  <w:style w:type="paragraph" w:styleId="1">
    <w:name w:val="heading 1"/>
    <w:basedOn w:val="a1"/>
    <w:next w:val="a1"/>
    <w:link w:val="1Char"/>
    <w:autoRedefine/>
    <w:uiPriority w:val="9"/>
    <w:qFormat/>
    <w:rsid w:val="00CB4F38"/>
    <w:pPr>
      <w:keepNext/>
      <w:keepLines/>
      <w:spacing w:before="340" w:after="330" w:line="578" w:lineRule="auto"/>
      <w:ind w:firstLineChars="0" w:firstLine="0"/>
      <w:jc w:val="center"/>
      <w:outlineLvl w:val="0"/>
    </w:pPr>
    <w:rPr>
      <w:rFonts w:ascii="黑体" w:eastAsia="黑体" w:hAnsi="黑体"/>
      <w:bCs/>
      <w:kern w:val="44"/>
      <w:sz w:val="36"/>
      <w:szCs w:val="44"/>
      <w:lang w:val="x-none" w:eastAsia="x-none"/>
    </w:rPr>
  </w:style>
  <w:style w:type="paragraph" w:styleId="2">
    <w:name w:val="heading 2"/>
    <w:basedOn w:val="a1"/>
    <w:next w:val="a1"/>
    <w:link w:val="2Char"/>
    <w:autoRedefine/>
    <w:uiPriority w:val="9"/>
    <w:qFormat/>
    <w:rsid w:val="006C130C"/>
    <w:pPr>
      <w:keepNext/>
      <w:keepLines/>
      <w:spacing w:before="260" w:after="260" w:line="415" w:lineRule="auto"/>
      <w:ind w:firstLineChars="0" w:firstLine="0"/>
      <w:outlineLvl w:val="1"/>
    </w:pPr>
    <w:rPr>
      <w:rFonts w:eastAsia="黑体" w:hAnsi="Times New Roman"/>
      <w:bCs/>
      <w:sz w:val="32"/>
      <w:szCs w:val="32"/>
      <w:lang w:val="x-none" w:eastAsia="x-none"/>
    </w:rPr>
  </w:style>
  <w:style w:type="paragraph" w:styleId="3">
    <w:name w:val="heading 3"/>
    <w:basedOn w:val="a1"/>
    <w:next w:val="a1"/>
    <w:link w:val="3Char"/>
    <w:autoRedefine/>
    <w:uiPriority w:val="9"/>
    <w:qFormat/>
    <w:rsid w:val="00685EFB"/>
    <w:pPr>
      <w:keepNext/>
      <w:keepLines/>
      <w:spacing w:before="260" w:after="260" w:line="416" w:lineRule="auto"/>
      <w:ind w:firstLineChars="0" w:firstLine="0"/>
      <w:outlineLvl w:val="2"/>
    </w:pPr>
    <w:rPr>
      <w:rFonts w:ascii="宋体"/>
      <w:bCs/>
      <w:sz w:val="30"/>
      <w:szCs w:val="32"/>
      <w:lang w:val="x-none" w:eastAsia="x-none"/>
    </w:rPr>
  </w:style>
  <w:style w:type="paragraph" w:styleId="4">
    <w:name w:val="heading 4"/>
    <w:basedOn w:val="a1"/>
    <w:next w:val="a1"/>
    <w:link w:val="4Char"/>
    <w:autoRedefine/>
    <w:uiPriority w:val="9"/>
    <w:qFormat/>
    <w:rsid w:val="006B1A90"/>
    <w:pPr>
      <w:keepNext/>
      <w:keepLines/>
      <w:spacing w:before="280" w:after="290" w:line="376" w:lineRule="auto"/>
      <w:ind w:firstLineChars="0" w:firstLine="0"/>
      <w:outlineLvl w:val="3"/>
    </w:pPr>
    <w:rPr>
      <w:rFonts w:eastAsia="黑体" w:hAnsi="Times New Roman"/>
      <w:bCs/>
      <w:sz w:val="28"/>
      <w:szCs w:val="28"/>
      <w:lang w:val="x-none" w:eastAsia="x-none"/>
    </w:rPr>
  </w:style>
  <w:style w:type="paragraph" w:styleId="5">
    <w:name w:val="heading 5"/>
    <w:basedOn w:val="a1"/>
    <w:next w:val="a1"/>
    <w:link w:val="5Char"/>
    <w:autoRedefine/>
    <w:uiPriority w:val="9"/>
    <w:qFormat/>
    <w:rsid w:val="001A24F1"/>
    <w:pPr>
      <w:keepNext/>
      <w:keepLines/>
      <w:spacing w:before="280" w:after="290" w:line="376" w:lineRule="auto"/>
      <w:ind w:firstLineChars="0" w:firstLine="0"/>
      <w:outlineLvl w:val="4"/>
    </w:pPr>
    <w:rPr>
      <w:rFonts w:eastAsia="黑体" w:hAnsi="Times New Roman"/>
      <w:bCs/>
      <w:sz w:val="28"/>
      <w:szCs w:val="28"/>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pple-converted-space">
    <w:name w:val="apple-converted-space"/>
    <w:basedOn w:val="a2"/>
    <w:rsid w:val="007807B5"/>
  </w:style>
  <w:style w:type="paragraph" w:styleId="a5">
    <w:name w:val="header"/>
    <w:basedOn w:val="a1"/>
    <w:link w:val="Char"/>
    <w:uiPriority w:val="99"/>
    <w:unhideWhenUsed/>
    <w:rsid w:val="00B45513"/>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character" w:customStyle="1" w:styleId="Char">
    <w:name w:val="页眉 Char"/>
    <w:link w:val="a5"/>
    <w:uiPriority w:val="99"/>
    <w:rsid w:val="00B45513"/>
    <w:rPr>
      <w:kern w:val="2"/>
      <w:sz w:val="18"/>
      <w:szCs w:val="18"/>
    </w:rPr>
  </w:style>
  <w:style w:type="paragraph" w:styleId="a6">
    <w:name w:val="footer"/>
    <w:basedOn w:val="a1"/>
    <w:link w:val="Char0"/>
    <w:uiPriority w:val="99"/>
    <w:unhideWhenUsed/>
    <w:rsid w:val="00B45513"/>
    <w:pPr>
      <w:tabs>
        <w:tab w:val="center" w:pos="4153"/>
        <w:tab w:val="right" w:pos="8306"/>
      </w:tabs>
      <w:snapToGrid w:val="0"/>
    </w:pPr>
    <w:rPr>
      <w:rFonts w:ascii="Calibri" w:hAnsi="Calibri"/>
      <w:sz w:val="18"/>
      <w:szCs w:val="18"/>
      <w:lang w:val="x-none" w:eastAsia="x-none"/>
    </w:rPr>
  </w:style>
  <w:style w:type="character" w:customStyle="1" w:styleId="Char0">
    <w:name w:val="页脚 Char"/>
    <w:link w:val="a6"/>
    <w:uiPriority w:val="99"/>
    <w:rsid w:val="00B45513"/>
    <w:rPr>
      <w:kern w:val="2"/>
      <w:sz w:val="18"/>
      <w:szCs w:val="18"/>
    </w:rPr>
  </w:style>
  <w:style w:type="paragraph" w:customStyle="1" w:styleId="DarkList-Accent51">
    <w:name w:val="Dark List - Accent 51"/>
    <w:basedOn w:val="a1"/>
    <w:link w:val="DarkList-Accent5Char"/>
    <w:uiPriority w:val="34"/>
    <w:qFormat/>
    <w:rsid w:val="00B45513"/>
    <w:pPr>
      <w:widowControl/>
      <w:spacing w:before="100" w:beforeAutospacing="1" w:after="100" w:afterAutospacing="1"/>
    </w:pPr>
    <w:rPr>
      <w:rFonts w:ascii="宋体"/>
      <w:kern w:val="0"/>
      <w:sz w:val="24"/>
      <w:szCs w:val="24"/>
      <w:lang w:val="x-none" w:eastAsia="x-none"/>
    </w:rPr>
  </w:style>
  <w:style w:type="character" w:customStyle="1" w:styleId="1Char">
    <w:name w:val="标题 1 Char"/>
    <w:link w:val="1"/>
    <w:uiPriority w:val="9"/>
    <w:rsid w:val="00CB4F38"/>
    <w:rPr>
      <w:rFonts w:ascii="黑体" w:eastAsia="黑体" w:hAnsi="黑体" w:cs="宋体"/>
      <w:bCs/>
      <w:kern w:val="44"/>
      <w:sz w:val="36"/>
      <w:szCs w:val="44"/>
      <w:lang w:val="x-none" w:eastAsia="x-none"/>
    </w:rPr>
  </w:style>
  <w:style w:type="paragraph" w:styleId="a7">
    <w:name w:val="Balloon Text"/>
    <w:basedOn w:val="a1"/>
    <w:link w:val="Char1"/>
    <w:uiPriority w:val="99"/>
    <w:semiHidden/>
    <w:unhideWhenUsed/>
    <w:rsid w:val="00B45513"/>
    <w:rPr>
      <w:rFonts w:ascii="Calibri" w:hAnsi="Calibri"/>
      <w:sz w:val="18"/>
      <w:szCs w:val="18"/>
      <w:lang w:val="x-none" w:eastAsia="x-none"/>
    </w:rPr>
  </w:style>
  <w:style w:type="character" w:customStyle="1" w:styleId="Char1">
    <w:name w:val="批注框文本 Char"/>
    <w:link w:val="a7"/>
    <w:uiPriority w:val="99"/>
    <w:semiHidden/>
    <w:rsid w:val="00B45513"/>
    <w:rPr>
      <w:kern w:val="2"/>
      <w:sz w:val="18"/>
      <w:szCs w:val="18"/>
    </w:rPr>
  </w:style>
  <w:style w:type="character" w:styleId="a8">
    <w:name w:val="annotation reference"/>
    <w:uiPriority w:val="99"/>
    <w:semiHidden/>
    <w:unhideWhenUsed/>
    <w:rsid w:val="007E641C"/>
    <w:rPr>
      <w:sz w:val="21"/>
      <w:szCs w:val="21"/>
    </w:rPr>
  </w:style>
  <w:style w:type="paragraph" w:styleId="a9">
    <w:name w:val="annotation text"/>
    <w:basedOn w:val="a1"/>
    <w:link w:val="Char2"/>
    <w:uiPriority w:val="99"/>
    <w:unhideWhenUsed/>
    <w:rsid w:val="007E641C"/>
    <w:rPr>
      <w:rFonts w:ascii="Calibri" w:hAnsi="Calibri"/>
      <w:szCs w:val="22"/>
      <w:lang w:val="x-none" w:eastAsia="x-none"/>
    </w:rPr>
  </w:style>
  <w:style w:type="character" w:customStyle="1" w:styleId="Char2">
    <w:name w:val="批注文字 Char"/>
    <w:link w:val="a9"/>
    <w:uiPriority w:val="99"/>
    <w:rsid w:val="007E641C"/>
    <w:rPr>
      <w:kern w:val="2"/>
      <w:sz w:val="21"/>
      <w:szCs w:val="22"/>
    </w:rPr>
  </w:style>
  <w:style w:type="paragraph" w:styleId="aa">
    <w:name w:val="annotation subject"/>
    <w:basedOn w:val="a9"/>
    <w:next w:val="a9"/>
    <w:link w:val="Char3"/>
    <w:uiPriority w:val="99"/>
    <w:semiHidden/>
    <w:unhideWhenUsed/>
    <w:rsid w:val="007E641C"/>
    <w:rPr>
      <w:b/>
      <w:bCs/>
    </w:rPr>
  </w:style>
  <w:style w:type="character" w:customStyle="1" w:styleId="Char3">
    <w:name w:val="批注主题 Char"/>
    <w:link w:val="aa"/>
    <w:uiPriority w:val="99"/>
    <w:semiHidden/>
    <w:rsid w:val="007E641C"/>
    <w:rPr>
      <w:b/>
      <w:bCs/>
      <w:kern w:val="2"/>
      <w:sz w:val="21"/>
      <w:szCs w:val="22"/>
    </w:rPr>
  </w:style>
  <w:style w:type="paragraph" w:customStyle="1" w:styleId="MediumGrid3-Accent51">
    <w:name w:val="Medium Grid 3 - Accent 51"/>
    <w:hidden/>
    <w:uiPriority w:val="99"/>
    <w:semiHidden/>
    <w:rsid w:val="007E641C"/>
    <w:rPr>
      <w:kern w:val="2"/>
      <w:sz w:val="21"/>
      <w:szCs w:val="22"/>
      <w:lang w:eastAsia="zh-CN"/>
    </w:rPr>
  </w:style>
  <w:style w:type="character" w:customStyle="1" w:styleId="2Char">
    <w:name w:val="标题 2 Char"/>
    <w:link w:val="2"/>
    <w:uiPriority w:val="9"/>
    <w:rsid w:val="006C130C"/>
    <w:rPr>
      <w:rFonts w:ascii="Times New Roman" w:eastAsia="黑体" w:hAnsi="Times New Roman" w:cs="Times New Roman"/>
      <w:bCs/>
      <w:kern w:val="2"/>
      <w:sz w:val="32"/>
      <w:szCs w:val="32"/>
    </w:rPr>
  </w:style>
  <w:style w:type="character" w:styleId="ab">
    <w:name w:val="Hyperlink"/>
    <w:uiPriority w:val="99"/>
    <w:unhideWhenUsed/>
    <w:rsid w:val="007E02A8"/>
    <w:rPr>
      <w:color w:val="0000FF"/>
      <w:u w:val="single"/>
    </w:rPr>
  </w:style>
  <w:style w:type="table" w:styleId="ac">
    <w:name w:val="Table Grid"/>
    <w:basedOn w:val="a3"/>
    <w:uiPriority w:val="59"/>
    <w:rsid w:val="00422B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Date"/>
    <w:basedOn w:val="a1"/>
    <w:next w:val="a1"/>
    <w:link w:val="Char4"/>
    <w:uiPriority w:val="99"/>
    <w:semiHidden/>
    <w:unhideWhenUsed/>
    <w:rsid w:val="006B7ACD"/>
    <w:pPr>
      <w:ind w:leftChars="2500" w:left="100"/>
    </w:pPr>
    <w:rPr>
      <w:rFonts w:ascii="Calibri" w:hAnsi="Calibri"/>
      <w:szCs w:val="22"/>
      <w:lang w:val="x-none" w:eastAsia="x-none"/>
    </w:rPr>
  </w:style>
  <w:style w:type="character" w:customStyle="1" w:styleId="Char4">
    <w:name w:val="日期 Char"/>
    <w:link w:val="ad"/>
    <w:uiPriority w:val="99"/>
    <w:semiHidden/>
    <w:rsid w:val="006B7ACD"/>
    <w:rPr>
      <w:kern w:val="2"/>
      <w:sz w:val="21"/>
      <w:szCs w:val="22"/>
    </w:rPr>
  </w:style>
  <w:style w:type="paragraph" w:styleId="ae">
    <w:name w:val="Document Map"/>
    <w:basedOn w:val="a1"/>
    <w:link w:val="Char5"/>
    <w:uiPriority w:val="99"/>
    <w:semiHidden/>
    <w:unhideWhenUsed/>
    <w:rsid w:val="00685332"/>
    <w:rPr>
      <w:rFonts w:ascii="宋体" w:hAnsi="Calibri"/>
      <w:sz w:val="18"/>
      <w:szCs w:val="18"/>
      <w:lang w:val="x-none" w:eastAsia="x-none"/>
    </w:rPr>
  </w:style>
  <w:style w:type="character" w:customStyle="1" w:styleId="Char5">
    <w:name w:val="文档结构图 Char"/>
    <w:link w:val="ae"/>
    <w:uiPriority w:val="99"/>
    <w:semiHidden/>
    <w:rsid w:val="00685332"/>
    <w:rPr>
      <w:rFonts w:ascii="宋体"/>
      <w:kern w:val="2"/>
      <w:sz w:val="18"/>
      <w:szCs w:val="18"/>
    </w:rPr>
  </w:style>
  <w:style w:type="character" w:customStyle="1" w:styleId="3Char">
    <w:name w:val="标题 3 Char"/>
    <w:link w:val="3"/>
    <w:uiPriority w:val="9"/>
    <w:rsid w:val="00685EFB"/>
    <w:rPr>
      <w:rFonts w:ascii="宋体" w:hAnsi="宋体"/>
      <w:bCs/>
      <w:kern w:val="2"/>
      <w:sz w:val="30"/>
      <w:szCs w:val="32"/>
      <w:lang w:val="x-none" w:eastAsia="x-none"/>
    </w:rPr>
  </w:style>
  <w:style w:type="character" w:customStyle="1" w:styleId="4Char">
    <w:name w:val="标题 4 Char"/>
    <w:link w:val="4"/>
    <w:uiPriority w:val="9"/>
    <w:rsid w:val="006B1A90"/>
    <w:rPr>
      <w:rFonts w:ascii="Times New Roman" w:eastAsia="黑体" w:hAnsi="Times New Roman"/>
      <w:bCs/>
      <w:kern w:val="2"/>
      <w:sz w:val="28"/>
      <w:szCs w:val="28"/>
    </w:rPr>
  </w:style>
  <w:style w:type="character" w:customStyle="1" w:styleId="5Char">
    <w:name w:val="标题 5 Char"/>
    <w:link w:val="5"/>
    <w:uiPriority w:val="9"/>
    <w:rsid w:val="001A24F1"/>
    <w:rPr>
      <w:rFonts w:ascii="Times New Roman" w:eastAsia="黑体" w:hAnsi="Times New Roman"/>
      <w:bCs/>
      <w:kern w:val="2"/>
      <w:sz w:val="28"/>
      <w:szCs w:val="28"/>
    </w:rPr>
  </w:style>
  <w:style w:type="paragraph" w:styleId="af">
    <w:name w:val="Title"/>
    <w:basedOn w:val="a1"/>
    <w:next w:val="a1"/>
    <w:link w:val="Char6"/>
    <w:uiPriority w:val="10"/>
    <w:qFormat/>
    <w:rsid w:val="00E87E2F"/>
    <w:pPr>
      <w:spacing w:before="240" w:after="60" w:line="240" w:lineRule="auto"/>
      <w:ind w:firstLineChars="0" w:firstLine="0"/>
      <w:jc w:val="center"/>
      <w:outlineLvl w:val="0"/>
    </w:pPr>
    <w:rPr>
      <w:rFonts w:ascii="Cambria" w:hAnsi="Cambria"/>
      <w:b/>
      <w:bCs/>
      <w:sz w:val="32"/>
      <w:szCs w:val="32"/>
      <w:lang w:val="x-none" w:eastAsia="x-none"/>
    </w:rPr>
  </w:style>
  <w:style w:type="character" w:customStyle="1" w:styleId="Char6">
    <w:name w:val="标题 Char"/>
    <w:link w:val="af"/>
    <w:uiPriority w:val="10"/>
    <w:rsid w:val="00E87E2F"/>
    <w:rPr>
      <w:rFonts w:ascii="Cambria" w:hAnsi="Cambria"/>
      <w:b/>
      <w:bCs/>
      <w:kern w:val="2"/>
      <w:sz w:val="32"/>
      <w:szCs w:val="32"/>
    </w:rPr>
  </w:style>
  <w:style w:type="paragraph" w:customStyle="1" w:styleId="slidetitle">
    <w:name w:val="slidetitle"/>
    <w:basedOn w:val="a1"/>
    <w:rsid w:val="00E87E2F"/>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text">
    <w:name w:val="itemtext"/>
    <w:basedOn w:val="a1"/>
    <w:rsid w:val="00E87E2F"/>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itemcode">
    <w:name w:val="itemcode"/>
    <w:basedOn w:val="a1"/>
    <w:rsid w:val="00E87E2F"/>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1"/>
    <w:rsid w:val="00E87E2F"/>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styleId="af0">
    <w:name w:val="Normal (Web)"/>
    <w:basedOn w:val="a1"/>
    <w:uiPriority w:val="99"/>
    <w:unhideWhenUsed/>
    <w:rsid w:val="00E87E2F"/>
    <w:pPr>
      <w:widowControl/>
      <w:spacing w:before="100" w:beforeAutospacing="1" w:after="100" w:afterAutospacing="1" w:line="240" w:lineRule="auto"/>
      <w:ind w:firstLineChars="0" w:firstLine="0"/>
    </w:pPr>
    <w:rPr>
      <w:rFonts w:ascii="宋体" w:cs="宋体"/>
      <w:kern w:val="0"/>
      <w:sz w:val="24"/>
      <w:szCs w:val="24"/>
    </w:rPr>
  </w:style>
  <w:style w:type="character" w:styleId="HTML">
    <w:name w:val="HTML Code"/>
    <w:uiPriority w:val="99"/>
    <w:semiHidden/>
    <w:unhideWhenUsed/>
    <w:rsid w:val="00E87E2F"/>
    <w:rPr>
      <w:rFonts w:ascii="宋体" w:eastAsia="宋体" w:hAnsi="宋体" w:cs="宋体"/>
      <w:sz w:val="24"/>
      <w:szCs w:val="24"/>
    </w:rPr>
  </w:style>
  <w:style w:type="character" w:customStyle="1" w:styleId="style1">
    <w:name w:val="style1"/>
    <w:basedOn w:val="a2"/>
    <w:rsid w:val="00E87E2F"/>
  </w:style>
  <w:style w:type="paragraph" w:styleId="HTML0">
    <w:name w:val="HTML Preformatted"/>
    <w:basedOn w:val="a1"/>
    <w:link w:val="HTMLChar"/>
    <w:uiPriority w:val="99"/>
    <w:unhideWhenUsed/>
    <w:rsid w:val="00E87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 w:val="24"/>
      <w:szCs w:val="24"/>
      <w:lang w:val="x-none" w:eastAsia="x-none"/>
    </w:rPr>
  </w:style>
  <w:style w:type="character" w:customStyle="1" w:styleId="HTMLChar">
    <w:name w:val="HTML 预设格式 Char"/>
    <w:link w:val="HTML0"/>
    <w:uiPriority w:val="99"/>
    <w:rsid w:val="00E87E2F"/>
    <w:rPr>
      <w:rFonts w:ascii="宋体" w:hAnsi="宋体" w:cs="宋体"/>
      <w:sz w:val="24"/>
      <w:szCs w:val="24"/>
    </w:rPr>
  </w:style>
  <w:style w:type="character" w:styleId="af1">
    <w:name w:val="FollowedHyperlink"/>
    <w:uiPriority w:val="99"/>
    <w:semiHidden/>
    <w:unhideWhenUsed/>
    <w:rsid w:val="00E87E2F"/>
    <w:rPr>
      <w:color w:val="800080"/>
      <w:u w:val="single"/>
    </w:rPr>
  </w:style>
  <w:style w:type="character" w:customStyle="1" w:styleId="hilite2">
    <w:name w:val="hilite2"/>
    <w:basedOn w:val="a2"/>
    <w:rsid w:val="00E87E2F"/>
  </w:style>
  <w:style w:type="character" w:customStyle="1" w:styleId="hilite3">
    <w:name w:val="hilite3"/>
    <w:basedOn w:val="a2"/>
    <w:rsid w:val="00E87E2F"/>
  </w:style>
  <w:style w:type="character" w:styleId="HTML1">
    <w:name w:val="HTML Sample"/>
    <w:uiPriority w:val="99"/>
    <w:semiHidden/>
    <w:unhideWhenUsed/>
    <w:rsid w:val="00E87E2F"/>
    <w:rPr>
      <w:rFonts w:ascii="宋体" w:eastAsia="宋体" w:hAnsi="宋体" w:cs="宋体"/>
    </w:rPr>
  </w:style>
  <w:style w:type="character" w:customStyle="1" w:styleId="notetitle1">
    <w:name w:val="notetitle1"/>
    <w:rsid w:val="00E87E2F"/>
    <w:rPr>
      <w:b/>
      <w:bCs/>
      <w:i w:val="0"/>
      <w:iCs w:val="0"/>
      <w:sz w:val="24"/>
      <w:szCs w:val="24"/>
    </w:rPr>
  </w:style>
  <w:style w:type="character" w:styleId="HTML2">
    <w:name w:val="HTML Definition"/>
    <w:uiPriority w:val="99"/>
    <w:semiHidden/>
    <w:unhideWhenUsed/>
    <w:rsid w:val="00E87E2F"/>
    <w:rPr>
      <w:i/>
      <w:iCs/>
    </w:rPr>
  </w:style>
  <w:style w:type="character" w:styleId="af2">
    <w:name w:val="Strong"/>
    <w:uiPriority w:val="22"/>
    <w:qFormat/>
    <w:rsid w:val="00E87E2F"/>
    <w:rPr>
      <w:b/>
      <w:bCs/>
    </w:rPr>
  </w:style>
  <w:style w:type="paragraph" w:customStyle="1" w:styleId="runinhead1">
    <w:name w:val="runinhead1"/>
    <w:basedOn w:val="a1"/>
    <w:rsid w:val="00E87E2F"/>
    <w:pPr>
      <w:widowControl/>
      <w:spacing w:before="100" w:beforeAutospacing="1" w:after="100" w:afterAutospacing="1"/>
      <w:ind w:firstLineChars="0" w:firstLine="0"/>
    </w:pPr>
    <w:rPr>
      <w:rFonts w:ascii="宋体" w:cs="宋体"/>
      <w:kern w:val="0"/>
      <w:sz w:val="24"/>
      <w:szCs w:val="24"/>
    </w:rPr>
  </w:style>
  <w:style w:type="paragraph" w:styleId="TOC">
    <w:name w:val="TOC Heading"/>
    <w:basedOn w:val="1"/>
    <w:next w:val="a1"/>
    <w:uiPriority w:val="39"/>
    <w:unhideWhenUsed/>
    <w:qFormat/>
    <w:rsid w:val="00E87E2F"/>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1"/>
    <w:next w:val="a1"/>
    <w:autoRedefine/>
    <w:uiPriority w:val="39"/>
    <w:unhideWhenUsed/>
    <w:rsid w:val="00E87E2F"/>
    <w:pPr>
      <w:spacing w:line="240" w:lineRule="auto"/>
      <w:ind w:firstLineChars="0" w:firstLine="0"/>
    </w:pPr>
  </w:style>
  <w:style w:type="paragraph" w:styleId="20">
    <w:name w:val="toc 2"/>
    <w:basedOn w:val="a1"/>
    <w:next w:val="a1"/>
    <w:autoRedefine/>
    <w:uiPriority w:val="39"/>
    <w:unhideWhenUsed/>
    <w:rsid w:val="00E87E2F"/>
    <w:pPr>
      <w:spacing w:line="240" w:lineRule="auto"/>
      <w:ind w:leftChars="200" w:left="420" w:firstLineChars="0" w:firstLine="0"/>
    </w:pPr>
  </w:style>
  <w:style w:type="paragraph" w:styleId="30">
    <w:name w:val="toc 3"/>
    <w:basedOn w:val="a1"/>
    <w:next w:val="a1"/>
    <w:autoRedefine/>
    <w:uiPriority w:val="39"/>
    <w:unhideWhenUsed/>
    <w:rsid w:val="00E87E2F"/>
    <w:pPr>
      <w:spacing w:line="240" w:lineRule="auto"/>
      <w:ind w:leftChars="400" w:left="840" w:firstLineChars="0" w:firstLine="0"/>
    </w:pPr>
  </w:style>
  <w:style w:type="paragraph" w:styleId="40">
    <w:name w:val="toc 4"/>
    <w:basedOn w:val="a1"/>
    <w:next w:val="a1"/>
    <w:autoRedefine/>
    <w:uiPriority w:val="39"/>
    <w:unhideWhenUsed/>
    <w:rsid w:val="00E87E2F"/>
    <w:pPr>
      <w:spacing w:line="240" w:lineRule="auto"/>
      <w:ind w:leftChars="600" w:left="1260" w:firstLineChars="0" w:firstLine="0"/>
    </w:pPr>
  </w:style>
  <w:style w:type="paragraph" w:styleId="50">
    <w:name w:val="toc 5"/>
    <w:basedOn w:val="a1"/>
    <w:next w:val="a1"/>
    <w:autoRedefine/>
    <w:uiPriority w:val="39"/>
    <w:unhideWhenUsed/>
    <w:rsid w:val="00E87E2F"/>
    <w:pPr>
      <w:spacing w:line="240" w:lineRule="auto"/>
      <w:ind w:leftChars="800" w:left="1680" w:firstLineChars="0" w:firstLine="0"/>
    </w:pPr>
  </w:style>
  <w:style w:type="paragraph" w:customStyle="1" w:styleId="a0">
    <w:name w:val="项目符号"/>
    <w:basedOn w:val="DarkList-Accent51"/>
    <w:link w:val="Char7"/>
    <w:autoRedefine/>
    <w:qFormat/>
    <w:rsid w:val="00B81249"/>
    <w:pPr>
      <w:widowControl w:val="0"/>
      <w:numPr>
        <w:numId w:val="1"/>
      </w:numPr>
      <w:spacing w:before="0" w:beforeAutospacing="0" w:after="0" w:afterAutospacing="0"/>
      <w:ind w:firstLineChars="0" w:firstLine="0"/>
      <w:jc w:val="both"/>
    </w:pPr>
    <w:rPr>
      <w:rFonts w:ascii="Times New Roman" w:hAnsi="Times New Roman"/>
      <w:sz w:val="21"/>
    </w:rPr>
  </w:style>
  <w:style w:type="paragraph" w:customStyle="1" w:styleId="a">
    <w:name w:val="编号"/>
    <w:basedOn w:val="a1"/>
    <w:link w:val="Char8"/>
    <w:qFormat/>
    <w:rsid w:val="00353525"/>
    <w:pPr>
      <w:numPr>
        <w:numId w:val="2"/>
      </w:numPr>
      <w:ind w:left="851" w:firstLineChars="0" w:hanging="281"/>
    </w:pPr>
    <w:rPr>
      <w:szCs w:val="24"/>
      <w:lang w:val="x-none" w:eastAsia="x-none"/>
    </w:rPr>
  </w:style>
  <w:style w:type="character" w:customStyle="1" w:styleId="DarkList-Accent5Char">
    <w:name w:val="Dark List - Accent 5 Char"/>
    <w:link w:val="DarkList-Accent51"/>
    <w:uiPriority w:val="34"/>
    <w:rsid w:val="00E87E2F"/>
    <w:rPr>
      <w:rFonts w:ascii="宋体" w:hAnsi="宋体" w:cs="宋体"/>
      <w:sz w:val="24"/>
      <w:szCs w:val="24"/>
    </w:rPr>
  </w:style>
  <w:style w:type="character" w:customStyle="1" w:styleId="Char7">
    <w:name w:val="项目符号 Char"/>
    <w:basedOn w:val="DarkList-Accent5Char"/>
    <w:link w:val="a0"/>
    <w:rsid w:val="00E87E2F"/>
    <w:rPr>
      <w:rFonts w:ascii="宋体" w:hAnsi="宋体" w:cs="宋体"/>
      <w:sz w:val="24"/>
      <w:szCs w:val="24"/>
    </w:rPr>
  </w:style>
  <w:style w:type="paragraph" w:customStyle="1" w:styleId="af3">
    <w:name w:val="图题"/>
    <w:basedOn w:val="a1"/>
    <w:link w:val="Char9"/>
    <w:qFormat/>
    <w:rsid w:val="00353525"/>
    <w:rPr>
      <w:rFonts w:hAnsi="Times New Roman"/>
      <w:lang w:val="x-none" w:eastAsia="x-none"/>
    </w:rPr>
  </w:style>
  <w:style w:type="character" w:customStyle="1" w:styleId="Char8">
    <w:name w:val="编号 Char"/>
    <w:link w:val="a"/>
    <w:rsid w:val="00353525"/>
    <w:rPr>
      <w:rFonts w:ascii="Times New Roman" w:hAnsi="宋体"/>
      <w:kern w:val="2"/>
      <w:sz w:val="21"/>
      <w:szCs w:val="24"/>
    </w:rPr>
  </w:style>
  <w:style w:type="paragraph" w:customStyle="1" w:styleId="af4">
    <w:name w:val="注意"/>
    <w:basedOn w:val="a1"/>
    <w:link w:val="Chara"/>
    <w:autoRedefine/>
    <w:qFormat/>
    <w:rsid w:val="0029421B"/>
    <w:pPr>
      <w:pBdr>
        <w:top w:val="single" w:sz="4" w:space="1" w:color="auto"/>
        <w:bottom w:val="single" w:sz="4" w:space="1" w:color="auto"/>
      </w:pBdr>
      <w:ind w:firstLineChars="0" w:firstLine="0"/>
    </w:pPr>
    <w:rPr>
      <w:rFonts w:eastAsia="楷体" w:hAnsi="Times New Roman"/>
      <w:szCs w:val="24"/>
      <w:lang w:val="x-none" w:eastAsia="x-none"/>
    </w:rPr>
  </w:style>
  <w:style w:type="character" w:customStyle="1" w:styleId="Char9">
    <w:name w:val="图题 Char"/>
    <w:link w:val="af3"/>
    <w:rsid w:val="00353525"/>
    <w:rPr>
      <w:rFonts w:ascii="Times New Roman" w:hAnsi="Times New Roman"/>
      <w:kern w:val="2"/>
      <w:sz w:val="21"/>
      <w:szCs w:val="21"/>
    </w:rPr>
  </w:style>
  <w:style w:type="paragraph" w:customStyle="1" w:styleId="af5">
    <w:name w:val="代码清单"/>
    <w:basedOn w:val="a1"/>
    <w:link w:val="Charb"/>
    <w:autoRedefine/>
    <w:qFormat/>
    <w:rsid w:val="00E9168D"/>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780" w:right="573" w:firstLineChars="0" w:hanging="354"/>
    </w:pPr>
    <w:rPr>
      <w:rFonts w:ascii="宋体"/>
      <w:color w:val="333333"/>
      <w:kern w:val="0"/>
      <w:lang w:val="x-none"/>
    </w:rPr>
  </w:style>
  <w:style w:type="character" w:customStyle="1" w:styleId="Chara">
    <w:name w:val="注意 Char"/>
    <w:link w:val="af4"/>
    <w:rsid w:val="0029421B"/>
    <w:rPr>
      <w:rFonts w:ascii="Times New Roman" w:eastAsia="楷体" w:hAnsi="Times New Roman"/>
      <w:kern w:val="2"/>
      <w:sz w:val="21"/>
      <w:szCs w:val="24"/>
    </w:rPr>
  </w:style>
  <w:style w:type="paragraph" w:styleId="af6">
    <w:name w:val="caption"/>
    <w:basedOn w:val="a1"/>
    <w:next w:val="a1"/>
    <w:uiPriority w:val="35"/>
    <w:qFormat/>
    <w:rsid w:val="007A18AE"/>
    <w:rPr>
      <w:rFonts w:ascii="Calibri" w:hAnsi="Calibri"/>
      <w:sz w:val="20"/>
      <w:szCs w:val="20"/>
    </w:rPr>
  </w:style>
  <w:style w:type="character" w:customStyle="1" w:styleId="Charb">
    <w:name w:val="代码清单 Char"/>
    <w:link w:val="af5"/>
    <w:rsid w:val="00E9168D"/>
    <w:rPr>
      <w:rFonts w:ascii="宋体" w:hAnsi="宋体" w:cs="宋体"/>
      <w:color w:val="333333"/>
      <w:sz w:val="21"/>
      <w:szCs w:val="21"/>
      <w:shd w:val="clear" w:color="auto" w:fill="F0F7FE"/>
      <w:lang w:eastAsia="zh-CN"/>
    </w:rPr>
  </w:style>
  <w:style w:type="paragraph" w:customStyle="1" w:styleId="11">
    <w:name w:val="正常1"/>
    <w:rsid w:val="006639FE"/>
    <w:pPr>
      <w:widowControl w:val="0"/>
      <w:pBdr>
        <w:top w:val="nil"/>
        <w:left w:val="nil"/>
        <w:bottom w:val="nil"/>
        <w:right w:val="nil"/>
        <w:between w:val="nil"/>
        <w:bar w:val="nil"/>
      </w:pBdr>
      <w:spacing w:line="360" w:lineRule="auto"/>
      <w:ind w:firstLine="420"/>
    </w:pPr>
    <w:rPr>
      <w:rFonts w:ascii="Arial Unicode MS" w:eastAsia="Arial Unicode MS" w:hAnsi="Arial Unicode MS" w:cs="Arial Unicode MS" w:hint="eastAsia"/>
      <w:color w:val="000000"/>
      <w:kern w:val="2"/>
      <w:sz w:val="21"/>
      <w:szCs w:val="21"/>
      <w:u w:color="000000"/>
      <w:bdr w:val="nil"/>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53525"/>
    <w:pPr>
      <w:widowControl w:val="0"/>
      <w:spacing w:line="360" w:lineRule="auto"/>
      <w:ind w:firstLineChars="200" w:firstLine="420"/>
    </w:pPr>
    <w:rPr>
      <w:rFonts w:ascii="Times New Roman" w:hAnsi="宋体"/>
      <w:kern w:val="2"/>
      <w:sz w:val="21"/>
      <w:szCs w:val="21"/>
      <w:lang w:eastAsia="zh-CN"/>
    </w:rPr>
  </w:style>
  <w:style w:type="paragraph" w:styleId="1">
    <w:name w:val="heading 1"/>
    <w:basedOn w:val="a1"/>
    <w:next w:val="a1"/>
    <w:link w:val="1Char"/>
    <w:autoRedefine/>
    <w:uiPriority w:val="9"/>
    <w:qFormat/>
    <w:rsid w:val="00CB4F38"/>
    <w:pPr>
      <w:keepNext/>
      <w:keepLines/>
      <w:spacing w:before="340" w:after="330" w:line="578" w:lineRule="auto"/>
      <w:ind w:firstLineChars="0" w:firstLine="0"/>
      <w:jc w:val="center"/>
      <w:outlineLvl w:val="0"/>
    </w:pPr>
    <w:rPr>
      <w:rFonts w:ascii="黑体" w:eastAsia="黑体" w:hAnsi="黑体"/>
      <w:bCs/>
      <w:kern w:val="44"/>
      <w:sz w:val="36"/>
      <w:szCs w:val="44"/>
      <w:lang w:val="x-none" w:eastAsia="x-none"/>
    </w:rPr>
  </w:style>
  <w:style w:type="paragraph" w:styleId="2">
    <w:name w:val="heading 2"/>
    <w:basedOn w:val="a1"/>
    <w:next w:val="a1"/>
    <w:link w:val="2Char"/>
    <w:autoRedefine/>
    <w:uiPriority w:val="9"/>
    <w:qFormat/>
    <w:rsid w:val="006C130C"/>
    <w:pPr>
      <w:keepNext/>
      <w:keepLines/>
      <w:spacing w:before="260" w:after="260" w:line="415" w:lineRule="auto"/>
      <w:ind w:firstLineChars="0" w:firstLine="0"/>
      <w:outlineLvl w:val="1"/>
    </w:pPr>
    <w:rPr>
      <w:rFonts w:eastAsia="黑体" w:hAnsi="Times New Roman"/>
      <w:bCs/>
      <w:sz w:val="32"/>
      <w:szCs w:val="32"/>
      <w:lang w:val="x-none" w:eastAsia="x-none"/>
    </w:rPr>
  </w:style>
  <w:style w:type="paragraph" w:styleId="3">
    <w:name w:val="heading 3"/>
    <w:basedOn w:val="a1"/>
    <w:next w:val="a1"/>
    <w:link w:val="3Char"/>
    <w:autoRedefine/>
    <w:uiPriority w:val="9"/>
    <w:qFormat/>
    <w:rsid w:val="00685EFB"/>
    <w:pPr>
      <w:keepNext/>
      <w:keepLines/>
      <w:spacing w:before="260" w:after="260" w:line="416" w:lineRule="auto"/>
      <w:ind w:firstLineChars="0" w:firstLine="0"/>
      <w:outlineLvl w:val="2"/>
    </w:pPr>
    <w:rPr>
      <w:rFonts w:ascii="宋体"/>
      <w:bCs/>
      <w:sz w:val="30"/>
      <w:szCs w:val="32"/>
      <w:lang w:val="x-none" w:eastAsia="x-none"/>
    </w:rPr>
  </w:style>
  <w:style w:type="paragraph" w:styleId="4">
    <w:name w:val="heading 4"/>
    <w:basedOn w:val="a1"/>
    <w:next w:val="a1"/>
    <w:link w:val="4Char"/>
    <w:autoRedefine/>
    <w:uiPriority w:val="9"/>
    <w:qFormat/>
    <w:rsid w:val="006B1A90"/>
    <w:pPr>
      <w:keepNext/>
      <w:keepLines/>
      <w:spacing w:before="280" w:after="290" w:line="376" w:lineRule="auto"/>
      <w:ind w:firstLineChars="0" w:firstLine="0"/>
      <w:outlineLvl w:val="3"/>
    </w:pPr>
    <w:rPr>
      <w:rFonts w:eastAsia="黑体" w:hAnsi="Times New Roman"/>
      <w:bCs/>
      <w:sz w:val="28"/>
      <w:szCs w:val="28"/>
      <w:lang w:val="x-none" w:eastAsia="x-none"/>
    </w:rPr>
  </w:style>
  <w:style w:type="paragraph" w:styleId="5">
    <w:name w:val="heading 5"/>
    <w:basedOn w:val="a1"/>
    <w:next w:val="a1"/>
    <w:link w:val="5Char"/>
    <w:autoRedefine/>
    <w:uiPriority w:val="9"/>
    <w:qFormat/>
    <w:rsid w:val="001A24F1"/>
    <w:pPr>
      <w:keepNext/>
      <w:keepLines/>
      <w:spacing w:before="280" w:after="290" w:line="376" w:lineRule="auto"/>
      <w:ind w:firstLineChars="0" w:firstLine="0"/>
      <w:outlineLvl w:val="4"/>
    </w:pPr>
    <w:rPr>
      <w:rFonts w:eastAsia="黑体" w:hAnsi="Times New Roman"/>
      <w:bCs/>
      <w:sz w:val="28"/>
      <w:szCs w:val="28"/>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pple-converted-space">
    <w:name w:val="apple-converted-space"/>
    <w:basedOn w:val="a2"/>
    <w:rsid w:val="007807B5"/>
  </w:style>
  <w:style w:type="paragraph" w:styleId="a5">
    <w:name w:val="header"/>
    <w:basedOn w:val="a1"/>
    <w:link w:val="Char"/>
    <w:uiPriority w:val="99"/>
    <w:unhideWhenUsed/>
    <w:rsid w:val="00B45513"/>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character" w:customStyle="1" w:styleId="Char">
    <w:name w:val="页眉 Char"/>
    <w:link w:val="a5"/>
    <w:uiPriority w:val="99"/>
    <w:rsid w:val="00B45513"/>
    <w:rPr>
      <w:kern w:val="2"/>
      <w:sz w:val="18"/>
      <w:szCs w:val="18"/>
    </w:rPr>
  </w:style>
  <w:style w:type="paragraph" w:styleId="a6">
    <w:name w:val="footer"/>
    <w:basedOn w:val="a1"/>
    <w:link w:val="Char0"/>
    <w:uiPriority w:val="99"/>
    <w:unhideWhenUsed/>
    <w:rsid w:val="00B45513"/>
    <w:pPr>
      <w:tabs>
        <w:tab w:val="center" w:pos="4153"/>
        <w:tab w:val="right" w:pos="8306"/>
      </w:tabs>
      <w:snapToGrid w:val="0"/>
    </w:pPr>
    <w:rPr>
      <w:rFonts w:ascii="Calibri" w:hAnsi="Calibri"/>
      <w:sz w:val="18"/>
      <w:szCs w:val="18"/>
      <w:lang w:val="x-none" w:eastAsia="x-none"/>
    </w:rPr>
  </w:style>
  <w:style w:type="character" w:customStyle="1" w:styleId="Char0">
    <w:name w:val="页脚 Char"/>
    <w:link w:val="a6"/>
    <w:uiPriority w:val="99"/>
    <w:rsid w:val="00B45513"/>
    <w:rPr>
      <w:kern w:val="2"/>
      <w:sz w:val="18"/>
      <w:szCs w:val="18"/>
    </w:rPr>
  </w:style>
  <w:style w:type="paragraph" w:customStyle="1" w:styleId="DarkList-Accent51">
    <w:name w:val="Dark List - Accent 51"/>
    <w:basedOn w:val="a1"/>
    <w:link w:val="DarkList-Accent5Char"/>
    <w:uiPriority w:val="34"/>
    <w:qFormat/>
    <w:rsid w:val="00B45513"/>
    <w:pPr>
      <w:widowControl/>
      <w:spacing w:before="100" w:beforeAutospacing="1" w:after="100" w:afterAutospacing="1"/>
    </w:pPr>
    <w:rPr>
      <w:rFonts w:ascii="宋体"/>
      <w:kern w:val="0"/>
      <w:sz w:val="24"/>
      <w:szCs w:val="24"/>
      <w:lang w:val="x-none" w:eastAsia="x-none"/>
    </w:rPr>
  </w:style>
  <w:style w:type="character" w:customStyle="1" w:styleId="1Char">
    <w:name w:val="标题 1 Char"/>
    <w:link w:val="1"/>
    <w:uiPriority w:val="9"/>
    <w:rsid w:val="00CB4F38"/>
    <w:rPr>
      <w:rFonts w:ascii="黑体" w:eastAsia="黑体" w:hAnsi="黑体" w:cs="宋体"/>
      <w:bCs/>
      <w:kern w:val="44"/>
      <w:sz w:val="36"/>
      <w:szCs w:val="44"/>
      <w:lang w:val="x-none" w:eastAsia="x-none"/>
    </w:rPr>
  </w:style>
  <w:style w:type="paragraph" w:styleId="a7">
    <w:name w:val="Balloon Text"/>
    <w:basedOn w:val="a1"/>
    <w:link w:val="Char1"/>
    <w:uiPriority w:val="99"/>
    <w:semiHidden/>
    <w:unhideWhenUsed/>
    <w:rsid w:val="00B45513"/>
    <w:rPr>
      <w:rFonts w:ascii="Calibri" w:hAnsi="Calibri"/>
      <w:sz w:val="18"/>
      <w:szCs w:val="18"/>
      <w:lang w:val="x-none" w:eastAsia="x-none"/>
    </w:rPr>
  </w:style>
  <w:style w:type="character" w:customStyle="1" w:styleId="Char1">
    <w:name w:val="批注框文本 Char"/>
    <w:link w:val="a7"/>
    <w:uiPriority w:val="99"/>
    <w:semiHidden/>
    <w:rsid w:val="00B45513"/>
    <w:rPr>
      <w:kern w:val="2"/>
      <w:sz w:val="18"/>
      <w:szCs w:val="18"/>
    </w:rPr>
  </w:style>
  <w:style w:type="character" w:styleId="a8">
    <w:name w:val="annotation reference"/>
    <w:uiPriority w:val="99"/>
    <w:semiHidden/>
    <w:unhideWhenUsed/>
    <w:rsid w:val="007E641C"/>
    <w:rPr>
      <w:sz w:val="21"/>
      <w:szCs w:val="21"/>
    </w:rPr>
  </w:style>
  <w:style w:type="paragraph" w:styleId="a9">
    <w:name w:val="annotation text"/>
    <w:basedOn w:val="a1"/>
    <w:link w:val="Char2"/>
    <w:uiPriority w:val="99"/>
    <w:unhideWhenUsed/>
    <w:rsid w:val="007E641C"/>
    <w:rPr>
      <w:rFonts w:ascii="Calibri" w:hAnsi="Calibri"/>
      <w:szCs w:val="22"/>
      <w:lang w:val="x-none" w:eastAsia="x-none"/>
    </w:rPr>
  </w:style>
  <w:style w:type="character" w:customStyle="1" w:styleId="Char2">
    <w:name w:val="批注文字 Char"/>
    <w:link w:val="a9"/>
    <w:uiPriority w:val="99"/>
    <w:rsid w:val="007E641C"/>
    <w:rPr>
      <w:kern w:val="2"/>
      <w:sz w:val="21"/>
      <w:szCs w:val="22"/>
    </w:rPr>
  </w:style>
  <w:style w:type="paragraph" w:styleId="aa">
    <w:name w:val="annotation subject"/>
    <w:basedOn w:val="a9"/>
    <w:next w:val="a9"/>
    <w:link w:val="Char3"/>
    <w:uiPriority w:val="99"/>
    <w:semiHidden/>
    <w:unhideWhenUsed/>
    <w:rsid w:val="007E641C"/>
    <w:rPr>
      <w:b/>
      <w:bCs/>
    </w:rPr>
  </w:style>
  <w:style w:type="character" w:customStyle="1" w:styleId="Char3">
    <w:name w:val="批注主题 Char"/>
    <w:link w:val="aa"/>
    <w:uiPriority w:val="99"/>
    <w:semiHidden/>
    <w:rsid w:val="007E641C"/>
    <w:rPr>
      <w:b/>
      <w:bCs/>
      <w:kern w:val="2"/>
      <w:sz w:val="21"/>
      <w:szCs w:val="22"/>
    </w:rPr>
  </w:style>
  <w:style w:type="paragraph" w:customStyle="1" w:styleId="MediumGrid3-Accent51">
    <w:name w:val="Medium Grid 3 - Accent 51"/>
    <w:hidden/>
    <w:uiPriority w:val="99"/>
    <w:semiHidden/>
    <w:rsid w:val="007E641C"/>
    <w:rPr>
      <w:kern w:val="2"/>
      <w:sz w:val="21"/>
      <w:szCs w:val="22"/>
      <w:lang w:eastAsia="zh-CN"/>
    </w:rPr>
  </w:style>
  <w:style w:type="character" w:customStyle="1" w:styleId="2Char">
    <w:name w:val="标题 2 Char"/>
    <w:link w:val="2"/>
    <w:uiPriority w:val="9"/>
    <w:rsid w:val="006C130C"/>
    <w:rPr>
      <w:rFonts w:ascii="Times New Roman" w:eastAsia="黑体" w:hAnsi="Times New Roman" w:cs="Times New Roman"/>
      <w:bCs/>
      <w:kern w:val="2"/>
      <w:sz w:val="32"/>
      <w:szCs w:val="32"/>
    </w:rPr>
  </w:style>
  <w:style w:type="character" w:styleId="ab">
    <w:name w:val="Hyperlink"/>
    <w:uiPriority w:val="99"/>
    <w:unhideWhenUsed/>
    <w:rsid w:val="007E02A8"/>
    <w:rPr>
      <w:color w:val="0000FF"/>
      <w:u w:val="single"/>
    </w:rPr>
  </w:style>
  <w:style w:type="table" w:styleId="ac">
    <w:name w:val="Table Grid"/>
    <w:basedOn w:val="a3"/>
    <w:uiPriority w:val="59"/>
    <w:rsid w:val="00422B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Date"/>
    <w:basedOn w:val="a1"/>
    <w:next w:val="a1"/>
    <w:link w:val="Char4"/>
    <w:uiPriority w:val="99"/>
    <w:semiHidden/>
    <w:unhideWhenUsed/>
    <w:rsid w:val="006B7ACD"/>
    <w:pPr>
      <w:ind w:leftChars="2500" w:left="100"/>
    </w:pPr>
    <w:rPr>
      <w:rFonts w:ascii="Calibri" w:hAnsi="Calibri"/>
      <w:szCs w:val="22"/>
      <w:lang w:val="x-none" w:eastAsia="x-none"/>
    </w:rPr>
  </w:style>
  <w:style w:type="character" w:customStyle="1" w:styleId="Char4">
    <w:name w:val="日期 Char"/>
    <w:link w:val="ad"/>
    <w:uiPriority w:val="99"/>
    <w:semiHidden/>
    <w:rsid w:val="006B7ACD"/>
    <w:rPr>
      <w:kern w:val="2"/>
      <w:sz w:val="21"/>
      <w:szCs w:val="22"/>
    </w:rPr>
  </w:style>
  <w:style w:type="paragraph" w:styleId="ae">
    <w:name w:val="Document Map"/>
    <w:basedOn w:val="a1"/>
    <w:link w:val="Char5"/>
    <w:uiPriority w:val="99"/>
    <w:semiHidden/>
    <w:unhideWhenUsed/>
    <w:rsid w:val="00685332"/>
    <w:rPr>
      <w:rFonts w:ascii="宋体" w:hAnsi="Calibri"/>
      <w:sz w:val="18"/>
      <w:szCs w:val="18"/>
      <w:lang w:val="x-none" w:eastAsia="x-none"/>
    </w:rPr>
  </w:style>
  <w:style w:type="character" w:customStyle="1" w:styleId="Char5">
    <w:name w:val="文档结构图 Char"/>
    <w:link w:val="ae"/>
    <w:uiPriority w:val="99"/>
    <w:semiHidden/>
    <w:rsid w:val="00685332"/>
    <w:rPr>
      <w:rFonts w:ascii="宋体"/>
      <w:kern w:val="2"/>
      <w:sz w:val="18"/>
      <w:szCs w:val="18"/>
    </w:rPr>
  </w:style>
  <w:style w:type="character" w:customStyle="1" w:styleId="3Char">
    <w:name w:val="标题 3 Char"/>
    <w:link w:val="3"/>
    <w:uiPriority w:val="9"/>
    <w:rsid w:val="00685EFB"/>
    <w:rPr>
      <w:rFonts w:ascii="宋体" w:hAnsi="宋体"/>
      <w:bCs/>
      <w:kern w:val="2"/>
      <w:sz w:val="30"/>
      <w:szCs w:val="32"/>
      <w:lang w:val="x-none" w:eastAsia="x-none"/>
    </w:rPr>
  </w:style>
  <w:style w:type="character" w:customStyle="1" w:styleId="4Char">
    <w:name w:val="标题 4 Char"/>
    <w:link w:val="4"/>
    <w:uiPriority w:val="9"/>
    <w:rsid w:val="006B1A90"/>
    <w:rPr>
      <w:rFonts w:ascii="Times New Roman" w:eastAsia="黑体" w:hAnsi="Times New Roman"/>
      <w:bCs/>
      <w:kern w:val="2"/>
      <w:sz w:val="28"/>
      <w:szCs w:val="28"/>
    </w:rPr>
  </w:style>
  <w:style w:type="character" w:customStyle="1" w:styleId="5Char">
    <w:name w:val="标题 5 Char"/>
    <w:link w:val="5"/>
    <w:uiPriority w:val="9"/>
    <w:rsid w:val="001A24F1"/>
    <w:rPr>
      <w:rFonts w:ascii="Times New Roman" w:eastAsia="黑体" w:hAnsi="Times New Roman"/>
      <w:bCs/>
      <w:kern w:val="2"/>
      <w:sz w:val="28"/>
      <w:szCs w:val="28"/>
    </w:rPr>
  </w:style>
  <w:style w:type="paragraph" w:styleId="af">
    <w:name w:val="Title"/>
    <w:basedOn w:val="a1"/>
    <w:next w:val="a1"/>
    <w:link w:val="Char6"/>
    <w:uiPriority w:val="10"/>
    <w:qFormat/>
    <w:rsid w:val="00E87E2F"/>
    <w:pPr>
      <w:spacing w:before="240" w:after="60" w:line="240" w:lineRule="auto"/>
      <w:ind w:firstLineChars="0" w:firstLine="0"/>
      <w:jc w:val="center"/>
      <w:outlineLvl w:val="0"/>
    </w:pPr>
    <w:rPr>
      <w:rFonts w:ascii="Cambria" w:hAnsi="Cambria"/>
      <w:b/>
      <w:bCs/>
      <w:sz w:val="32"/>
      <w:szCs w:val="32"/>
      <w:lang w:val="x-none" w:eastAsia="x-none"/>
    </w:rPr>
  </w:style>
  <w:style w:type="character" w:customStyle="1" w:styleId="Char6">
    <w:name w:val="标题 Char"/>
    <w:link w:val="af"/>
    <w:uiPriority w:val="10"/>
    <w:rsid w:val="00E87E2F"/>
    <w:rPr>
      <w:rFonts w:ascii="Cambria" w:hAnsi="Cambria"/>
      <w:b/>
      <w:bCs/>
      <w:kern w:val="2"/>
      <w:sz w:val="32"/>
      <w:szCs w:val="32"/>
    </w:rPr>
  </w:style>
  <w:style w:type="paragraph" w:customStyle="1" w:styleId="slidetitle">
    <w:name w:val="slidetitle"/>
    <w:basedOn w:val="a1"/>
    <w:rsid w:val="00E87E2F"/>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text">
    <w:name w:val="itemtext"/>
    <w:basedOn w:val="a1"/>
    <w:rsid w:val="00E87E2F"/>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itemcode">
    <w:name w:val="itemcode"/>
    <w:basedOn w:val="a1"/>
    <w:rsid w:val="00E87E2F"/>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1"/>
    <w:rsid w:val="00E87E2F"/>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styleId="af0">
    <w:name w:val="Normal (Web)"/>
    <w:basedOn w:val="a1"/>
    <w:uiPriority w:val="99"/>
    <w:unhideWhenUsed/>
    <w:rsid w:val="00E87E2F"/>
    <w:pPr>
      <w:widowControl/>
      <w:spacing w:before="100" w:beforeAutospacing="1" w:after="100" w:afterAutospacing="1" w:line="240" w:lineRule="auto"/>
      <w:ind w:firstLineChars="0" w:firstLine="0"/>
    </w:pPr>
    <w:rPr>
      <w:rFonts w:ascii="宋体" w:cs="宋体"/>
      <w:kern w:val="0"/>
      <w:sz w:val="24"/>
      <w:szCs w:val="24"/>
    </w:rPr>
  </w:style>
  <w:style w:type="character" w:styleId="HTML">
    <w:name w:val="HTML Code"/>
    <w:uiPriority w:val="99"/>
    <w:semiHidden/>
    <w:unhideWhenUsed/>
    <w:rsid w:val="00E87E2F"/>
    <w:rPr>
      <w:rFonts w:ascii="宋体" w:eastAsia="宋体" w:hAnsi="宋体" w:cs="宋体"/>
      <w:sz w:val="24"/>
      <w:szCs w:val="24"/>
    </w:rPr>
  </w:style>
  <w:style w:type="character" w:customStyle="1" w:styleId="style1">
    <w:name w:val="style1"/>
    <w:basedOn w:val="a2"/>
    <w:rsid w:val="00E87E2F"/>
  </w:style>
  <w:style w:type="paragraph" w:styleId="HTML0">
    <w:name w:val="HTML Preformatted"/>
    <w:basedOn w:val="a1"/>
    <w:link w:val="HTMLChar"/>
    <w:uiPriority w:val="99"/>
    <w:unhideWhenUsed/>
    <w:rsid w:val="00E87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 w:val="24"/>
      <w:szCs w:val="24"/>
      <w:lang w:val="x-none" w:eastAsia="x-none"/>
    </w:rPr>
  </w:style>
  <w:style w:type="character" w:customStyle="1" w:styleId="HTMLChar">
    <w:name w:val="HTML 预设格式 Char"/>
    <w:link w:val="HTML0"/>
    <w:uiPriority w:val="99"/>
    <w:rsid w:val="00E87E2F"/>
    <w:rPr>
      <w:rFonts w:ascii="宋体" w:hAnsi="宋体" w:cs="宋体"/>
      <w:sz w:val="24"/>
      <w:szCs w:val="24"/>
    </w:rPr>
  </w:style>
  <w:style w:type="character" w:styleId="af1">
    <w:name w:val="FollowedHyperlink"/>
    <w:uiPriority w:val="99"/>
    <w:semiHidden/>
    <w:unhideWhenUsed/>
    <w:rsid w:val="00E87E2F"/>
    <w:rPr>
      <w:color w:val="800080"/>
      <w:u w:val="single"/>
    </w:rPr>
  </w:style>
  <w:style w:type="character" w:customStyle="1" w:styleId="hilite2">
    <w:name w:val="hilite2"/>
    <w:basedOn w:val="a2"/>
    <w:rsid w:val="00E87E2F"/>
  </w:style>
  <w:style w:type="character" w:customStyle="1" w:styleId="hilite3">
    <w:name w:val="hilite3"/>
    <w:basedOn w:val="a2"/>
    <w:rsid w:val="00E87E2F"/>
  </w:style>
  <w:style w:type="character" w:styleId="HTML1">
    <w:name w:val="HTML Sample"/>
    <w:uiPriority w:val="99"/>
    <w:semiHidden/>
    <w:unhideWhenUsed/>
    <w:rsid w:val="00E87E2F"/>
    <w:rPr>
      <w:rFonts w:ascii="宋体" w:eastAsia="宋体" w:hAnsi="宋体" w:cs="宋体"/>
    </w:rPr>
  </w:style>
  <w:style w:type="character" w:customStyle="1" w:styleId="notetitle1">
    <w:name w:val="notetitle1"/>
    <w:rsid w:val="00E87E2F"/>
    <w:rPr>
      <w:b/>
      <w:bCs/>
      <w:i w:val="0"/>
      <w:iCs w:val="0"/>
      <w:sz w:val="24"/>
      <w:szCs w:val="24"/>
    </w:rPr>
  </w:style>
  <w:style w:type="character" w:styleId="HTML2">
    <w:name w:val="HTML Definition"/>
    <w:uiPriority w:val="99"/>
    <w:semiHidden/>
    <w:unhideWhenUsed/>
    <w:rsid w:val="00E87E2F"/>
    <w:rPr>
      <w:i/>
      <w:iCs/>
    </w:rPr>
  </w:style>
  <w:style w:type="character" w:styleId="af2">
    <w:name w:val="Strong"/>
    <w:uiPriority w:val="22"/>
    <w:qFormat/>
    <w:rsid w:val="00E87E2F"/>
    <w:rPr>
      <w:b/>
      <w:bCs/>
    </w:rPr>
  </w:style>
  <w:style w:type="paragraph" w:customStyle="1" w:styleId="runinhead1">
    <w:name w:val="runinhead1"/>
    <w:basedOn w:val="a1"/>
    <w:rsid w:val="00E87E2F"/>
    <w:pPr>
      <w:widowControl/>
      <w:spacing w:before="100" w:beforeAutospacing="1" w:after="100" w:afterAutospacing="1"/>
      <w:ind w:firstLineChars="0" w:firstLine="0"/>
    </w:pPr>
    <w:rPr>
      <w:rFonts w:ascii="宋体" w:cs="宋体"/>
      <w:kern w:val="0"/>
      <w:sz w:val="24"/>
      <w:szCs w:val="24"/>
    </w:rPr>
  </w:style>
  <w:style w:type="paragraph" w:styleId="TOC">
    <w:name w:val="TOC Heading"/>
    <w:basedOn w:val="1"/>
    <w:next w:val="a1"/>
    <w:uiPriority w:val="39"/>
    <w:unhideWhenUsed/>
    <w:qFormat/>
    <w:rsid w:val="00E87E2F"/>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1"/>
    <w:next w:val="a1"/>
    <w:autoRedefine/>
    <w:uiPriority w:val="39"/>
    <w:unhideWhenUsed/>
    <w:rsid w:val="00E87E2F"/>
    <w:pPr>
      <w:spacing w:line="240" w:lineRule="auto"/>
      <w:ind w:firstLineChars="0" w:firstLine="0"/>
    </w:pPr>
  </w:style>
  <w:style w:type="paragraph" w:styleId="20">
    <w:name w:val="toc 2"/>
    <w:basedOn w:val="a1"/>
    <w:next w:val="a1"/>
    <w:autoRedefine/>
    <w:uiPriority w:val="39"/>
    <w:unhideWhenUsed/>
    <w:rsid w:val="00E87E2F"/>
    <w:pPr>
      <w:spacing w:line="240" w:lineRule="auto"/>
      <w:ind w:leftChars="200" w:left="420" w:firstLineChars="0" w:firstLine="0"/>
    </w:pPr>
  </w:style>
  <w:style w:type="paragraph" w:styleId="30">
    <w:name w:val="toc 3"/>
    <w:basedOn w:val="a1"/>
    <w:next w:val="a1"/>
    <w:autoRedefine/>
    <w:uiPriority w:val="39"/>
    <w:unhideWhenUsed/>
    <w:rsid w:val="00E87E2F"/>
    <w:pPr>
      <w:spacing w:line="240" w:lineRule="auto"/>
      <w:ind w:leftChars="400" w:left="840" w:firstLineChars="0" w:firstLine="0"/>
    </w:pPr>
  </w:style>
  <w:style w:type="paragraph" w:styleId="40">
    <w:name w:val="toc 4"/>
    <w:basedOn w:val="a1"/>
    <w:next w:val="a1"/>
    <w:autoRedefine/>
    <w:uiPriority w:val="39"/>
    <w:unhideWhenUsed/>
    <w:rsid w:val="00E87E2F"/>
    <w:pPr>
      <w:spacing w:line="240" w:lineRule="auto"/>
      <w:ind w:leftChars="600" w:left="1260" w:firstLineChars="0" w:firstLine="0"/>
    </w:pPr>
  </w:style>
  <w:style w:type="paragraph" w:styleId="50">
    <w:name w:val="toc 5"/>
    <w:basedOn w:val="a1"/>
    <w:next w:val="a1"/>
    <w:autoRedefine/>
    <w:uiPriority w:val="39"/>
    <w:unhideWhenUsed/>
    <w:rsid w:val="00E87E2F"/>
    <w:pPr>
      <w:spacing w:line="240" w:lineRule="auto"/>
      <w:ind w:leftChars="800" w:left="1680" w:firstLineChars="0" w:firstLine="0"/>
    </w:pPr>
  </w:style>
  <w:style w:type="paragraph" w:customStyle="1" w:styleId="a0">
    <w:name w:val="项目符号"/>
    <w:basedOn w:val="DarkList-Accent51"/>
    <w:link w:val="Char7"/>
    <w:autoRedefine/>
    <w:qFormat/>
    <w:rsid w:val="00B81249"/>
    <w:pPr>
      <w:widowControl w:val="0"/>
      <w:numPr>
        <w:numId w:val="1"/>
      </w:numPr>
      <w:spacing w:before="0" w:beforeAutospacing="0" w:after="0" w:afterAutospacing="0"/>
      <w:ind w:firstLineChars="0" w:firstLine="0"/>
      <w:jc w:val="both"/>
    </w:pPr>
    <w:rPr>
      <w:rFonts w:ascii="Times New Roman" w:hAnsi="Times New Roman"/>
      <w:sz w:val="21"/>
    </w:rPr>
  </w:style>
  <w:style w:type="paragraph" w:customStyle="1" w:styleId="a">
    <w:name w:val="编号"/>
    <w:basedOn w:val="a1"/>
    <w:link w:val="Char8"/>
    <w:qFormat/>
    <w:rsid w:val="00353525"/>
    <w:pPr>
      <w:numPr>
        <w:numId w:val="2"/>
      </w:numPr>
      <w:ind w:left="851" w:firstLineChars="0" w:hanging="281"/>
    </w:pPr>
    <w:rPr>
      <w:szCs w:val="24"/>
      <w:lang w:val="x-none" w:eastAsia="x-none"/>
    </w:rPr>
  </w:style>
  <w:style w:type="character" w:customStyle="1" w:styleId="DarkList-Accent5Char">
    <w:name w:val="Dark List - Accent 5 Char"/>
    <w:link w:val="DarkList-Accent51"/>
    <w:uiPriority w:val="34"/>
    <w:rsid w:val="00E87E2F"/>
    <w:rPr>
      <w:rFonts w:ascii="宋体" w:hAnsi="宋体" w:cs="宋体"/>
      <w:sz w:val="24"/>
      <w:szCs w:val="24"/>
    </w:rPr>
  </w:style>
  <w:style w:type="character" w:customStyle="1" w:styleId="Char7">
    <w:name w:val="项目符号 Char"/>
    <w:basedOn w:val="DarkList-Accent5Char"/>
    <w:link w:val="a0"/>
    <w:rsid w:val="00E87E2F"/>
    <w:rPr>
      <w:rFonts w:ascii="宋体" w:hAnsi="宋体" w:cs="宋体"/>
      <w:sz w:val="24"/>
      <w:szCs w:val="24"/>
    </w:rPr>
  </w:style>
  <w:style w:type="paragraph" w:customStyle="1" w:styleId="af3">
    <w:name w:val="图题"/>
    <w:basedOn w:val="a1"/>
    <w:link w:val="Char9"/>
    <w:qFormat/>
    <w:rsid w:val="00353525"/>
    <w:rPr>
      <w:rFonts w:hAnsi="Times New Roman"/>
      <w:lang w:val="x-none" w:eastAsia="x-none"/>
    </w:rPr>
  </w:style>
  <w:style w:type="character" w:customStyle="1" w:styleId="Char8">
    <w:name w:val="编号 Char"/>
    <w:link w:val="a"/>
    <w:rsid w:val="00353525"/>
    <w:rPr>
      <w:rFonts w:ascii="Times New Roman" w:hAnsi="宋体"/>
      <w:kern w:val="2"/>
      <w:sz w:val="21"/>
      <w:szCs w:val="24"/>
    </w:rPr>
  </w:style>
  <w:style w:type="paragraph" w:customStyle="1" w:styleId="af4">
    <w:name w:val="注意"/>
    <w:basedOn w:val="a1"/>
    <w:link w:val="Chara"/>
    <w:autoRedefine/>
    <w:qFormat/>
    <w:rsid w:val="0029421B"/>
    <w:pPr>
      <w:pBdr>
        <w:top w:val="single" w:sz="4" w:space="1" w:color="auto"/>
        <w:bottom w:val="single" w:sz="4" w:space="1" w:color="auto"/>
      </w:pBdr>
      <w:ind w:firstLineChars="0" w:firstLine="0"/>
    </w:pPr>
    <w:rPr>
      <w:rFonts w:eastAsia="楷体" w:hAnsi="Times New Roman"/>
      <w:szCs w:val="24"/>
      <w:lang w:val="x-none" w:eastAsia="x-none"/>
    </w:rPr>
  </w:style>
  <w:style w:type="character" w:customStyle="1" w:styleId="Char9">
    <w:name w:val="图题 Char"/>
    <w:link w:val="af3"/>
    <w:rsid w:val="00353525"/>
    <w:rPr>
      <w:rFonts w:ascii="Times New Roman" w:hAnsi="Times New Roman"/>
      <w:kern w:val="2"/>
      <w:sz w:val="21"/>
      <w:szCs w:val="21"/>
    </w:rPr>
  </w:style>
  <w:style w:type="paragraph" w:customStyle="1" w:styleId="af5">
    <w:name w:val="代码清单"/>
    <w:basedOn w:val="a1"/>
    <w:link w:val="Charb"/>
    <w:autoRedefine/>
    <w:qFormat/>
    <w:rsid w:val="00E9168D"/>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780" w:right="573" w:firstLineChars="0" w:hanging="354"/>
    </w:pPr>
    <w:rPr>
      <w:rFonts w:ascii="宋体"/>
      <w:color w:val="333333"/>
      <w:kern w:val="0"/>
      <w:lang w:val="x-none"/>
    </w:rPr>
  </w:style>
  <w:style w:type="character" w:customStyle="1" w:styleId="Chara">
    <w:name w:val="注意 Char"/>
    <w:link w:val="af4"/>
    <w:rsid w:val="0029421B"/>
    <w:rPr>
      <w:rFonts w:ascii="Times New Roman" w:eastAsia="楷体" w:hAnsi="Times New Roman"/>
      <w:kern w:val="2"/>
      <w:sz w:val="21"/>
      <w:szCs w:val="24"/>
    </w:rPr>
  </w:style>
  <w:style w:type="paragraph" w:styleId="af6">
    <w:name w:val="caption"/>
    <w:basedOn w:val="a1"/>
    <w:next w:val="a1"/>
    <w:uiPriority w:val="35"/>
    <w:qFormat/>
    <w:rsid w:val="007A18AE"/>
    <w:rPr>
      <w:rFonts w:ascii="Calibri" w:hAnsi="Calibri"/>
      <w:sz w:val="20"/>
      <w:szCs w:val="20"/>
    </w:rPr>
  </w:style>
  <w:style w:type="character" w:customStyle="1" w:styleId="Charb">
    <w:name w:val="代码清单 Char"/>
    <w:link w:val="af5"/>
    <w:rsid w:val="00E9168D"/>
    <w:rPr>
      <w:rFonts w:ascii="宋体" w:hAnsi="宋体" w:cs="宋体"/>
      <w:color w:val="333333"/>
      <w:sz w:val="21"/>
      <w:szCs w:val="21"/>
      <w:shd w:val="clear" w:color="auto" w:fill="F0F7FE"/>
      <w:lang w:eastAsia="zh-CN"/>
    </w:rPr>
  </w:style>
  <w:style w:type="paragraph" w:customStyle="1" w:styleId="11">
    <w:name w:val="正常1"/>
    <w:rsid w:val="006639FE"/>
    <w:pPr>
      <w:widowControl w:val="0"/>
      <w:pBdr>
        <w:top w:val="nil"/>
        <w:left w:val="nil"/>
        <w:bottom w:val="nil"/>
        <w:right w:val="nil"/>
        <w:between w:val="nil"/>
        <w:bar w:val="nil"/>
      </w:pBdr>
      <w:spacing w:line="360" w:lineRule="auto"/>
      <w:ind w:firstLine="420"/>
    </w:pPr>
    <w:rPr>
      <w:rFonts w:ascii="Arial Unicode MS" w:eastAsia="Arial Unicode MS" w:hAnsi="Arial Unicode MS" w:cs="Arial Unicode MS" w:hint="eastAsia"/>
      <w:color w:val="000000"/>
      <w:kern w:val="2"/>
      <w:sz w:val="21"/>
      <w:szCs w:val="21"/>
      <w:u w:color="000000"/>
      <w:bdr w:val="ni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3550513">
      <w:bodyDiv w:val="1"/>
      <w:marLeft w:val="0"/>
      <w:marRight w:val="0"/>
      <w:marTop w:val="0"/>
      <w:marBottom w:val="0"/>
      <w:divBdr>
        <w:top w:val="none" w:sz="0" w:space="0" w:color="auto"/>
        <w:left w:val="none" w:sz="0" w:space="0" w:color="auto"/>
        <w:bottom w:val="none" w:sz="0" w:space="0" w:color="auto"/>
        <w:right w:val="none" w:sz="0" w:space="0" w:color="auto"/>
      </w:divBdr>
    </w:div>
    <w:div w:id="764963181">
      <w:bodyDiv w:val="1"/>
      <w:marLeft w:val="0"/>
      <w:marRight w:val="0"/>
      <w:marTop w:val="0"/>
      <w:marBottom w:val="0"/>
      <w:divBdr>
        <w:top w:val="none" w:sz="0" w:space="0" w:color="auto"/>
        <w:left w:val="none" w:sz="0" w:space="0" w:color="auto"/>
        <w:bottom w:val="none" w:sz="0" w:space="0" w:color="auto"/>
        <w:right w:val="none" w:sz="0" w:space="0" w:color="auto"/>
      </w:divBdr>
      <w:divsChild>
        <w:div w:id="1320697785">
          <w:marLeft w:val="90"/>
          <w:marRight w:val="90"/>
          <w:marTop w:val="90"/>
          <w:marBottom w:val="90"/>
          <w:divBdr>
            <w:top w:val="none" w:sz="0" w:space="0" w:color="auto"/>
            <w:left w:val="none" w:sz="0" w:space="0" w:color="auto"/>
            <w:bottom w:val="none" w:sz="0" w:space="0" w:color="auto"/>
            <w:right w:val="none" w:sz="0" w:space="0" w:color="auto"/>
          </w:divBdr>
        </w:div>
      </w:divsChild>
    </w:div>
    <w:div w:id="799615390">
      <w:bodyDiv w:val="1"/>
      <w:marLeft w:val="0"/>
      <w:marRight w:val="0"/>
      <w:marTop w:val="0"/>
      <w:marBottom w:val="0"/>
      <w:divBdr>
        <w:top w:val="none" w:sz="0" w:space="0" w:color="auto"/>
        <w:left w:val="none" w:sz="0" w:space="0" w:color="auto"/>
        <w:bottom w:val="none" w:sz="0" w:space="0" w:color="auto"/>
        <w:right w:val="none" w:sz="0" w:space="0" w:color="auto"/>
      </w:divBdr>
    </w:div>
    <w:div w:id="1386752889">
      <w:bodyDiv w:val="1"/>
      <w:marLeft w:val="0"/>
      <w:marRight w:val="0"/>
      <w:marTop w:val="0"/>
      <w:marBottom w:val="0"/>
      <w:divBdr>
        <w:top w:val="none" w:sz="0" w:space="0" w:color="auto"/>
        <w:left w:val="none" w:sz="0" w:space="0" w:color="auto"/>
        <w:bottom w:val="none" w:sz="0" w:space="0" w:color="auto"/>
        <w:right w:val="none" w:sz="0" w:space="0" w:color="auto"/>
      </w:divBdr>
    </w:div>
    <w:div w:id="1902255638">
      <w:bodyDiv w:val="1"/>
      <w:marLeft w:val="0"/>
      <w:marRight w:val="0"/>
      <w:marTop w:val="0"/>
      <w:marBottom w:val="0"/>
      <w:divBdr>
        <w:top w:val="none" w:sz="0" w:space="0" w:color="auto"/>
        <w:left w:val="none" w:sz="0" w:space="0" w:color="auto"/>
        <w:bottom w:val="none" w:sz="0" w:space="0" w:color="auto"/>
        <w:right w:val="none" w:sz="0" w:space="0" w:color="auto"/>
      </w:divBdr>
    </w:div>
    <w:div w:id="2040929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bs.iosre.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03C41-728E-441A-8E41-4468E0502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34</Pages>
  <Words>6583</Words>
  <Characters>37524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dist</Company>
  <LinksUpToDate>false</LinksUpToDate>
  <CharactersWithSpaces>44019</CharactersWithSpaces>
  <SharedDoc>false</SharedDoc>
  <HLinks>
    <vt:vector size="132" baseType="variant">
      <vt:variant>
        <vt:i4>4915254</vt:i4>
      </vt:variant>
      <vt:variant>
        <vt:i4>48</vt:i4>
      </vt:variant>
      <vt:variant>
        <vt:i4>0</vt:i4>
      </vt:variant>
      <vt:variant>
        <vt:i4>5</vt:i4>
      </vt:variant>
      <vt:variant>
        <vt:lpwstr>http://bbs.iosre.com/</vt:lpwstr>
      </vt:variant>
      <vt:variant>
        <vt:lpwstr/>
      </vt:variant>
      <vt:variant>
        <vt:i4>874231</vt:i4>
      </vt:variant>
      <vt:variant>
        <vt:i4>2878</vt:i4>
      </vt:variant>
      <vt:variant>
        <vt:i4>1025</vt:i4>
      </vt:variant>
      <vt:variant>
        <vt:i4>1</vt:i4>
      </vt:variant>
      <vt:variant>
        <vt:lpwstr>图 8-1</vt:lpwstr>
      </vt:variant>
      <vt:variant>
        <vt:lpwstr/>
      </vt:variant>
      <vt:variant>
        <vt:i4>874228</vt:i4>
      </vt:variant>
      <vt:variant>
        <vt:i4>3604</vt:i4>
      </vt:variant>
      <vt:variant>
        <vt:i4>1026</vt:i4>
      </vt:variant>
      <vt:variant>
        <vt:i4>1</vt:i4>
      </vt:variant>
      <vt:variant>
        <vt:lpwstr>图 8-2</vt:lpwstr>
      </vt:variant>
      <vt:variant>
        <vt:lpwstr/>
      </vt:variant>
      <vt:variant>
        <vt:i4>2949131</vt:i4>
      </vt:variant>
      <vt:variant>
        <vt:i4>4419</vt:i4>
      </vt:variant>
      <vt:variant>
        <vt:i4>1027</vt:i4>
      </vt:variant>
      <vt:variant>
        <vt:i4>1</vt:i4>
      </vt:variant>
      <vt:variant>
        <vt:lpwstr>8-3</vt:lpwstr>
      </vt:variant>
      <vt:variant>
        <vt:lpwstr/>
      </vt:variant>
      <vt:variant>
        <vt:i4>2949132</vt:i4>
      </vt:variant>
      <vt:variant>
        <vt:i4>5202</vt:i4>
      </vt:variant>
      <vt:variant>
        <vt:i4>1028</vt:i4>
      </vt:variant>
      <vt:variant>
        <vt:i4>1</vt:i4>
      </vt:variant>
      <vt:variant>
        <vt:lpwstr>8-4</vt:lpwstr>
      </vt:variant>
      <vt:variant>
        <vt:lpwstr/>
      </vt:variant>
      <vt:variant>
        <vt:i4>2949133</vt:i4>
      </vt:variant>
      <vt:variant>
        <vt:i4>6086</vt:i4>
      </vt:variant>
      <vt:variant>
        <vt:i4>1029</vt:i4>
      </vt:variant>
      <vt:variant>
        <vt:i4>1</vt:i4>
      </vt:variant>
      <vt:variant>
        <vt:lpwstr>8-5</vt:lpwstr>
      </vt:variant>
      <vt:variant>
        <vt:lpwstr/>
      </vt:variant>
      <vt:variant>
        <vt:i4>2949134</vt:i4>
      </vt:variant>
      <vt:variant>
        <vt:i4>6708</vt:i4>
      </vt:variant>
      <vt:variant>
        <vt:i4>1030</vt:i4>
      </vt:variant>
      <vt:variant>
        <vt:i4>1</vt:i4>
      </vt:variant>
      <vt:variant>
        <vt:lpwstr>8-6</vt:lpwstr>
      </vt:variant>
      <vt:variant>
        <vt:lpwstr/>
      </vt:variant>
      <vt:variant>
        <vt:i4>2949135</vt:i4>
      </vt:variant>
      <vt:variant>
        <vt:i4>7713</vt:i4>
      </vt:variant>
      <vt:variant>
        <vt:i4>1031</vt:i4>
      </vt:variant>
      <vt:variant>
        <vt:i4>1</vt:i4>
      </vt:variant>
      <vt:variant>
        <vt:lpwstr>8-7</vt:lpwstr>
      </vt:variant>
      <vt:variant>
        <vt:lpwstr/>
      </vt:variant>
      <vt:variant>
        <vt:i4>874226</vt:i4>
      </vt:variant>
      <vt:variant>
        <vt:i4>9546</vt:i4>
      </vt:variant>
      <vt:variant>
        <vt:i4>1032</vt:i4>
      </vt:variant>
      <vt:variant>
        <vt:i4>1</vt:i4>
      </vt:variant>
      <vt:variant>
        <vt:lpwstr>图 8-4</vt:lpwstr>
      </vt:variant>
      <vt:variant>
        <vt:lpwstr/>
      </vt:variant>
      <vt:variant>
        <vt:i4>874227</vt:i4>
      </vt:variant>
      <vt:variant>
        <vt:i4>9954</vt:i4>
      </vt:variant>
      <vt:variant>
        <vt:i4>1033</vt:i4>
      </vt:variant>
      <vt:variant>
        <vt:i4>1</vt:i4>
      </vt:variant>
      <vt:variant>
        <vt:lpwstr>图 8-5</vt:lpwstr>
      </vt:variant>
      <vt:variant>
        <vt:lpwstr/>
      </vt:variant>
      <vt:variant>
        <vt:i4>1900553</vt:i4>
      </vt:variant>
      <vt:variant>
        <vt:i4>13420</vt:i4>
      </vt:variant>
      <vt:variant>
        <vt:i4>1034</vt:i4>
      </vt:variant>
      <vt:variant>
        <vt:i4>1</vt:i4>
      </vt:variant>
      <vt:variant>
        <vt:lpwstr>8-10</vt:lpwstr>
      </vt:variant>
      <vt:variant>
        <vt:lpwstr/>
      </vt:variant>
      <vt:variant>
        <vt:i4>1835017</vt:i4>
      </vt:variant>
      <vt:variant>
        <vt:i4>14694</vt:i4>
      </vt:variant>
      <vt:variant>
        <vt:i4>1035</vt:i4>
      </vt:variant>
      <vt:variant>
        <vt:i4>1</vt:i4>
      </vt:variant>
      <vt:variant>
        <vt:lpwstr>8-11</vt:lpwstr>
      </vt:variant>
      <vt:variant>
        <vt:lpwstr/>
      </vt:variant>
      <vt:variant>
        <vt:i4>2031625</vt:i4>
      </vt:variant>
      <vt:variant>
        <vt:i4>16830</vt:i4>
      </vt:variant>
      <vt:variant>
        <vt:i4>1036</vt:i4>
      </vt:variant>
      <vt:variant>
        <vt:i4>1</vt:i4>
      </vt:variant>
      <vt:variant>
        <vt:lpwstr>8-12</vt:lpwstr>
      </vt:variant>
      <vt:variant>
        <vt:lpwstr/>
      </vt:variant>
      <vt:variant>
        <vt:i4>1966089</vt:i4>
      </vt:variant>
      <vt:variant>
        <vt:i4>21374</vt:i4>
      </vt:variant>
      <vt:variant>
        <vt:i4>1037</vt:i4>
      </vt:variant>
      <vt:variant>
        <vt:i4>1</vt:i4>
      </vt:variant>
      <vt:variant>
        <vt:lpwstr>8-13</vt:lpwstr>
      </vt:variant>
      <vt:variant>
        <vt:lpwstr/>
      </vt:variant>
      <vt:variant>
        <vt:i4>1638409</vt:i4>
      </vt:variant>
      <vt:variant>
        <vt:i4>21664</vt:i4>
      </vt:variant>
      <vt:variant>
        <vt:i4>1038</vt:i4>
      </vt:variant>
      <vt:variant>
        <vt:i4>1</vt:i4>
      </vt:variant>
      <vt:variant>
        <vt:lpwstr>8-14</vt:lpwstr>
      </vt:variant>
      <vt:variant>
        <vt:lpwstr/>
      </vt:variant>
      <vt:variant>
        <vt:i4>1572873</vt:i4>
      </vt:variant>
      <vt:variant>
        <vt:i4>21846</vt:i4>
      </vt:variant>
      <vt:variant>
        <vt:i4>1039</vt:i4>
      </vt:variant>
      <vt:variant>
        <vt:i4>1</vt:i4>
      </vt:variant>
      <vt:variant>
        <vt:lpwstr>8-15</vt:lpwstr>
      </vt:variant>
      <vt:variant>
        <vt:lpwstr/>
      </vt:variant>
      <vt:variant>
        <vt:i4>1966089</vt:i4>
      </vt:variant>
      <vt:variant>
        <vt:i4>31191</vt:i4>
      </vt:variant>
      <vt:variant>
        <vt:i4>1040</vt:i4>
      </vt:variant>
      <vt:variant>
        <vt:i4>1</vt:i4>
      </vt:variant>
      <vt:variant>
        <vt:lpwstr>8-13</vt:lpwstr>
      </vt:variant>
      <vt:variant>
        <vt:lpwstr/>
      </vt:variant>
      <vt:variant>
        <vt:i4>1703945</vt:i4>
      </vt:variant>
      <vt:variant>
        <vt:i4>39242</vt:i4>
      </vt:variant>
      <vt:variant>
        <vt:i4>1041</vt:i4>
      </vt:variant>
      <vt:variant>
        <vt:i4>1</vt:i4>
      </vt:variant>
      <vt:variant>
        <vt:lpwstr>8-17</vt:lpwstr>
      </vt:variant>
      <vt:variant>
        <vt:lpwstr/>
      </vt:variant>
      <vt:variant>
        <vt:i4>1376265</vt:i4>
      </vt:variant>
      <vt:variant>
        <vt:i4>100263</vt:i4>
      </vt:variant>
      <vt:variant>
        <vt:i4>1042</vt:i4>
      </vt:variant>
      <vt:variant>
        <vt:i4>1</vt:i4>
      </vt:variant>
      <vt:variant>
        <vt:lpwstr>8-18</vt:lpwstr>
      </vt:variant>
      <vt:variant>
        <vt:lpwstr/>
      </vt:variant>
      <vt:variant>
        <vt:i4>1310729</vt:i4>
      </vt:variant>
      <vt:variant>
        <vt:i4>100778</vt:i4>
      </vt:variant>
      <vt:variant>
        <vt:i4>1043</vt:i4>
      </vt:variant>
      <vt:variant>
        <vt:i4>1</vt:i4>
      </vt:variant>
      <vt:variant>
        <vt:lpwstr>8-19</vt:lpwstr>
      </vt:variant>
      <vt:variant>
        <vt:lpwstr/>
      </vt:variant>
      <vt:variant>
        <vt:i4>1900554</vt:i4>
      </vt:variant>
      <vt:variant>
        <vt:i4>101160</vt:i4>
      </vt:variant>
      <vt:variant>
        <vt:i4>1044</vt:i4>
      </vt:variant>
      <vt:variant>
        <vt:i4>1</vt:i4>
      </vt:variant>
      <vt:variant>
        <vt:lpwstr>8-20</vt:lpwstr>
      </vt:variant>
      <vt:variant>
        <vt:lpwstr/>
      </vt:variant>
      <vt:variant>
        <vt:i4>1835018</vt:i4>
      </vt:variant>
      <vt:variant>
        <vt:i4>101497</vt:i4>
      </vt:variant>
      <vt:variant>
        <vt:i4>1045</vt:i4>
      </vt:variant>
      <vt:variant>
        <vt:i4>1</vt:i4>
      </vt:variant>
      <vt:variant>
        <vt:lpwstr>8-21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xubin</dc:creator>
  <cp:keywords/>
  <cp:lastModifiedBy>snakeninny</cp:lastModifiedBy>
  <cp:revision>4</cp:revision>
  <dcterms:created xsi:type="dcterms:W3CDTF">2015-04-14T08:39:00Z</dcterms:created>
  <dcterms:modified xsi:type="dcterms:W3CDTF">2015-04-18T05:38:00Z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-2115945638</vt:i4>
  </property>
  <property fmtid="{D5CDD505-2E9C-101B-9397-08002B2CF9AE}" pid="3" name="_NewReviewCycle">
    <vt:lpwstr/>
  </property>
  <property fmtid="{D5CDD505-2E9C-101B-9397-08002B2CF9AE}" pid="4" name="_EmailSubject">
    <vt:lpwstr>答复: 关于合同</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ies>
</file>