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CCD04" w14:textId="68471136" w:rsidR="00977374" w:rsidRPr="0011335D" w:rsidRDefault="002110F7" w:rsidP="00321AA0">
      <w:pPr>
        <w:pStyle w:val="Heading1"/>
        <w:rPr>
          <w:lang w:val="zh-TW" w:eastAsia="zh-TW"/>
          <w:rPrChange w:id="0" w:author="Microsoft Office User" w:date="2015-04-19T16:30:00Z">
            <w:rPr/>
          </w:rPrChange>
        </w:rPr>
      </w:pPr>
      <w:r w:rsidRPr="0011335D">
        <w:rPr>
          <w:lang w:val="zh-TW" w:eastAsia="zh-TW"/>
          <w:rPrChange w:id="1" w:author="Microsoft Office User" w:date="2015-04-19T16:30:00Z">
            <w:rPr/>
          </w:rPrChange>
        </w:rPr>
        <w:t>Part III Theories</w:t>
      </w:r>
    </w:p>
    <w:p w14:paraId="2FB2DDFC" w14:textId="39FE22AD" w:rsidR="00977374" w:rsidRDefault="002110F7">
      <w:pPr>
        <w:spacing w:line="360" w:lineRule="auto"/>
        <w:ind w:firstLine="420"/>
        <w:jc w:val="left"/>
        <w:rPr>
          <w:sz w:val="21"/>
          <w:szCs w:val="21"/>
        </w:rPr>
      </w:pPr>
      <w:r>
        <w:rPr>
          <w:rFonts w:ascii="Times New Roman"/>
          <w:sz w:val="21"/>
          <w:szCs w:val="21"/>
        </w:rPr>
        <w:t>After you have learned the basic concepts of iOS reverse engineering from part 1 and then have tried tools mentioned in part 2 by yourself, you now are equipped with the fundamental knowledge of iOS reverse engineering. Once you</w:t>
      </w:r>
      <w:r>
        <w:rPr>
          <w:rFonts w:ascii="Times New Roman"/>
          <w:sz w:val="21"/>
          <w:szCs w:val="21"/>
        </w:rPr>
        <w:t>’</w:t>
      </w:r>
      <w:r>
        <w:rPr>
          <w:rFonts w:ascii="Times New Roman"/>
          <w:sz w:val="21"/>
          <w:szCs w:val="21"/>
        </w:rPr>
        <w:t>ve completed all previous examples in the book, you may be frustrated because you don't know what to do next. Actually, learning reverse engineering is a process of getting our hands dirty, but where and how to do that? Luckily, there are some good patterns for us to follow. In chapter 5 and 6, we will start from the perspective of Objective-C and ARM respectively, combine unique theories in iOS reverse engineering with tools we</w:t>
      </w:r>
      <w:r>
        <w:rPr>
          <w:rFonts w:ascii="Times New Roman"/>
          <w:sz w:val="21"/>
          <w:szCs w:val="21"/>
        </w:rPr>
        <w:t>’</w:t>
      </w:r>
      <w:r>
        <w:rPr>
          <w:rFonts w:ascii="Times New Roman"/>
          <w:sz w:val="21"/>
          <w:szCs w:val="21"/>
        </w:rPr>
        <w:t>ve mentioned before, then summarize a universal methodology of iOS reverse engineering. Let's get started!</w:t>
      </w:r>
    </w:p>
    <w:p w14:paraId="2965812D" w14:textId="143DB826" w:rsidR="00977374" w:rsidRPr="0011335D" w:rsidRDefault="002110F7" w:rsidP="00436CA3">
      <w:pPr>
        <w:pStyle w:val="Heading1"/>
        <w:rPr>
          <w:lang w:val="zh-TW" w:eastAsia="zh-TW"/>
          <w:rPrChange w:id="2" w:author="Microsoft Office User" w:date="2015-04-19T16:30:00Z">
            <w:rPr>
              <w:lang w:eastAsia="zh-TW"/>
            </w:rPr>
          </w:rPrChange>
        </w:rPr>
      </w:pPr>
      <w:r w:rsidRPr="0011335D">
        <w:rPr>
          <w:lang w:val="zh-TW" w:eastAsia="zh-TW"/>
          <w:rPrChange w:id="3" w:author="Microsoft Office User" w:date="2015-04-19T16:30:00Z">
            <w:rPr>
              <w:lang w:eastAsia="zh-TW"/>
            </w:rPr>
          </w:rPrChange>
        </w:rPr>
        <w:t>Chapter 5 Object</w:t>
      </w:r>
      <w:bookmarkStart w:id="4" w:name="_GoBack"/>
      <w:bookmarkEnd w:id="4"/>
      <w:r w:rsidRPr="0011335D">
        <w:rPr>
          <w:lang w:val="zh-TW" w:eastAsia="zh-TW"/>
          <w:rPrChange w:id="5" w:author="Microsoft Office User" w:date="2015-04-19T16:30:00Z">
            <w:rPr>
              <w:lang w:eastAsia="zh-TW"/>
            </w:rPr>
          </w:rPrChange>
        </w:rPr>
        <w:t>ive-C related iOS reverse engineering</w:t>
      </w:r>
    </w:p>
    <w:p w14:paraId="070B22A2" w14:textId="7CD3EBC9" w:rsidR="00977374" w:rsidRDefault="002110F7">
      <w:pPr>
        <w:spacing w:line="360" w:lineRule="auto"/>
        <w:ind w:firstLine="420"/>
        <w:jc w:val="left"/>
        <w:rPr>
          <w:sz w:val="21"/>
          <w:szCs w:val="21"/>
        </w:rPr>
      </w:pPr>
      <w:r>
        <w:rPr>
          <w:rFonts w:ascii="Times New Roman"/>
          <w:sz w:val="21"/>
          <w:szCs w:val="21"/>
        </w:rPr>
        <w:t xml:space="preserve">Objective-C is a typical object-oriented programming language and most developers are surely proficient with its basic usage. Using Objective-C in the introductory phase of iOS reverse engineering can help us get a smooth transition from App development to reverse engineering. Fortunately, the file format used in iOS is Mach-O and it consists of enough raw data for us to restore the headers of binaries through class-dump or some other tools. With this information, we can start reverse engineering from the level of Objective-C, and writing tweaks is undoubtedly the most popular </w:t>
      </w:r>
      <w:r w:rsidRPr="006A4426">
        <w:rPr>
          <w:rFonts w:ascii="Times New Roman"/>
          <w:sz w:val="21"/>
          <w:szCs w:val="21"/>
        </w:rPr>
        <w:t xml:space="preserve">amusement </w:t>
      </w:r>
      <w:r>
        <w:rPr>
          <w:rFonts w:ascii="Times New Roman"/>
          <w:sz w:val="21"/>
          <w:szCs w:val="21"/>
        </w:rPr>
        <w:t>at this stage. So let's start from writing tweaks.</w:t>
      </w:r>
    </w:p>
    <w:p w14:paraId="147015B0" w14:textId="633D8853" w:rsidR="00977374" w:rsidRDefault="002110F7" w:rsidP="00216251">
      <w:pPr>
        <w:pStyle w:val="Heading2"/>
      </w:pPr>
      <w:r>
        <w:t xml:space="preserve">5.1 </w:t>
      </w:r>
      <w:r w:rsidRPr="00216251">
        <w:t xml:space="preserve">How does </w:t>
      </w:r>
      <w:r>
        <w:t xml:space="preserve">a </w:t>
      </w:r>
      <w:r w:rsidRPr="00216251">
        <w:t>tweak work in Objective-C</w:t>
      </w:r>
    </w:p>
    <w:p w14:paraId="4E55557B" w14:textId="68127B8B" w:rsidR="00977374" w:rsidRDefault="002110F7">
      <w:pPr>
        <w:spacing w:line="360" w:lineRule="auto"/>
        <w:ind w:firstLine="420"/>
        <w:jc w:val="left"/>
        <w:rPr>
          <w:sz w:val="21"/>
          <w:szCs w:val="21"/>
        </w:rPr>
      </w:pPr>
      <w:r>
        <w:rPr>
          <w:rFonts w:ascii="Times New Roman"/>
          <w:sz w:val="21"/>
          <w:szCs w:val="21"/>
        </w:rPr>
        <w:t>When talking about Theos in chapter 3, we have introduced the concept of tweak already. From wikipedia, the definition of tweak is tools for fine-tuning or adjusting a complex system, usually an electronic device. In iOS, tweak refers to dylibs that can be used for enhancing the capabilities of other processes and they</w:t>
      </w:r>
      <w:r>
        <w:rPr>
          <w:rFonts w:ascii="Times New Roman"/>
          <w:sz w:val="21"/>
          <w:szCs w:val="21"/>
        </w:rPr>
        <w:t>’</w:t>
      </w:r>
      <w:r>
        <w:rPr>
          <w:rFonts w:ascii="Times New Roman"/>
          <w:sz w:val="21"/>
          <w:szCs w:val="21"/>
        </w:rPr>
        <w:t>re the most important part in jailbroken iOS.</w:t>
      </w:r>
    </w:p>
    <w:p w14:paraId="06FA1F54" w14:textId="23342751" w:rsidR="00977374" w:rsidRDefault="002110F7">
      <w:pPr>
        <w:spacing w:line="360" w:lineRule="auto"/>
        <w:ind w:firstLine="420"/>
        <w:jc w:val="left"/>
        <w:rPr>
          <w:sz w:val="21"/>
          <w:szCs w:val="21"/>
        </w:rPr>
      </w:pPr>
      <w:r>
        <w:rPr>
          <w:rFonts w:ascii="Times New Roman"/>
          <w:sz w:val="21"/>
          <w:szCs w:val="21"/>
        </w:rPr>
        <w:lastRenderedPageBreak/>
        <w:t>Because of  tweaks, jailbreak users can customize iOS based on their own preferences. Also, with tweak, developers are able to enrich the functionalities of other great software. All these facilities cannot be satisfied within the non-jailbroken iOS and AppStore. Almost all popular software in Cydia are various creative tweaks (A tweak icon is shown in figure 5-1), such as Activator, Barrel, SwipeSelection, etc. Generally speaking, the core of tweaks is a variety of hook</w:t>
      </w:r>
      <w:r w:rsidRPr="00595357">
        <w:rPr>
          <w:rFonts w:ascii="Times New Roman"/>
          <w:sz w:val="21"/>
          <w:szCs w:val="21"/>
        </w:rPr>
        <w:t>s</w:t>
      </w:r>
      <w:r>
        <w:rPr>
          <w:rFonts w:ascii="Times New Roman"/>
          <w:sz w:val="21"/>
          <w:szCs w:val="21"/>
        </w:rPr>
        <w:t xml:space="preserve"> and most hooks target Objective-C methods. So how does a tweak work in Objective-C?</w:t>
      </w:r>
    </w:p>
    <w:p w14:paraId="44908CEB" w14:textId="77777777" w:rsidR="00977374" w:rsidRDefault="00977374">
      <w:pPr>
        <w:spacing w:line="360" w:lineRule="auto"/>
        <w:ind w:firstLine="420"/>
        <w:jc w:val="left"/>
        <w:rPr>
          <w:rFonts w:ascii="Times New Roman" w:eastAsia="Times New Roman" w:hAnsi="Times New Roman" w:cs="Times New Roman"/>
          <w:sz w:val="21"/>
          <w:szCs w:val="21"/>
        </w:rPr>
      </w:pPr>
    </w:p>
    <w:p w14:paraId="787ADE12" w14:textId="77777777" w:rsidR="00977374" w:rsidRDefault="000D70B1">
      <w:pPr>
        <w:keepNext/>
        <w:spacing w:line="360" w:lineRule="auto"/>
        <w:jc w:val="center"/>
        <w:rPr>
          <w:sz w:val="21"/>
          <w:szCs w:val="21"/>
        </w:rPr>
      </w:pPr>
      <w:r>
        <w:rPr>
          <w:noProof/>
          <w:sz w:val="21"/>
          <w:szCs w:val="21"/>
        </w:rPr>
        <w:drawing>
          <wp:inline distT="0" distB="0" distL="0" distR="0" wp14:anchorId="6827468A" wp14:editId="45CA1897">
            <wp:extent cx="3600001" cy="810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3600001" cy="810000"/>
                    </a:xfrm>
                    <a:prstGeom prst="rect">
                      <a:avLst/>
                    </a:prstGeom>
                    <a:ln w="12700" cap="flat">
                      <a:noFill/>
                      <a:miter lim="400000"/>
                    </a:ln>
                    <a:effectLst/>
                  </pic:spPr>
                </pic:pic>
              </a:graphicData>
            </a:graphic>
          </wp:inline>
        </w:drawing>
      </w:r>
    </w:p>
    <w:p w14:paraId="1CA65C6A" w14:textId="50847D92" w:rsidR="00977374" w:rsidRPr="000D70B1" w:rsidRDefault="002110F7">
      <w:pPr>
        <w:pStyle w:val="Caption"/>
        <w:jc w:val="center"/>
        <w:rPr>
          <w:rFonts w:ascii="Times New Roman" w:hAnsi="Times New Roman" w:hint="default"/>
        </w:rPr>
      </w:pPr>
      <w:r w:rsidRPr="00BA163F">
        <w:rPr>
          <w:rFonts w:ascii="Times New Roman" w:eastAsia="宋体" w:hAnsi="Times New Roman" w:cs="宋体" w:hint="default"/>
          <w:lang w:eastAsia="zh-TW"/>
        </w:rPr>
        <w:t xml:space="preserve">Figure </w:t>
      </w:r>
      <w:r w:rsidRPr="000D70B1">
        <w:rPr>
          <w:rFonts w:ascii="Times New Roman" w:hAnsi="Times New Roman" w:hint="default"/>
        </w:rPr>
        <w:t>5- 1 Tweak</w:t>
      </w:r>
      <w:r w:rsidRPr="00BA163F">
        <w:rPr>
          <w:rFonts w:ascii="Times New Roman" w:eastAsia="宋体" w:hAnsi="Times New Roman" w:cs="宋体" w:hint="default"/>
          <w:lang w:eastAsia="zh-TW"/>
        </w:rPr>
        <w:t xml:space="preserve"> icon</w:t>
      </w:r>
    </w:p>
    <w:p w14:paraId="2B30C4B3" w14:textId="7F5C71F0" w:rsidR="00977374" w:rsidRDefault="002110F7">
      <w:pPr>
        <w:spacing w:line="360" w:lineRule="auto"/>
        <w:ind w:firstLine="420"/>
        <w:jc w:val="left"/>
        <w:rPr>
          <w:sz w:val="21"/>
          <w:szCs w:val="21"/>
        </w:rPr>
      </w:pPr>
      <w:r>
        <w:rPr>
          <w:rFonts w:ascii="Times New Roman"/>
          <w:sz w:val="21"/>
          <w:szCs w:val="21"/>
        </w:rPr>
        <w:t xml:space="preserve">Objective-C is a typical object-oriented programming language; iOS consists of many small components and each component is an object. For example, every single icon, message and photo is an object. Besides these visible objects, there are also many objects working in the background, providing a variety of support for foreground objects. For instance, some objects are responsible for communicating with servers of Apple and some others are responsible for reading and writing files. One object can own other objects, such as an icon object has a label object, which displays the name of the App. In general, each object has its own significance. By combination of different objects, developers can implement different features. In Objective-C, we call the function of an object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The behavior of method is called </w:t>
      </w:r>
      <w:r>
        <w:rPr>
          <w:rFonts w:ascii="Times New Roman"/>
          <w:sz w:val="21"/>
          <w:szCs w:val="21"/>
        </w:rPr>
        <w:t>“</w:t>
      </w:r>
      <w:r>
        <w:rPr>
          <w:rFonts w:ascii="Times New Roman"/>
          <w:sz w:val="21"/>
          <w:szCs w:val="21"/>
        </w:rPr>
        <w:t>implementation</w:t>
      </w:r>
      <w:r>
        <w:rPr>
          <w:rFonts w:ascii="Times New Roman"/>
          <w:sz w:val="21"/>
          <w:szCs w:val="21"/>
        </w:rPr>
        <w:t>”</w:t>
      </w:r>
      <w:r>
        <w:rPr>
          <w:rFonts w:ascii="Times New Roman"/>
          <w:sz w:val="21"/>
          <w:szCs w:val="21"/>
        </w:rPr>
        <w:t>. The relationship among objects, methods and implementation is where tweaks take effect.</w:t>
      </w:r>
    </w:p>
    <w:p w14:paraId="7D606CE4" w14:textId="6FB357A7" w:rsidR="00977374" w:rsidRDefault="002110F7">
      <w:pPr>
        <w:spacing w:line="360" w:lineRule="auto"/>
        <w:ind w:firstLine="420"/>
        <w:jc w:val="left"/>
        <w:rPr>
          <w:sz w:val="21"/>
          <w:szCs w:val="21"/>
        </w:rPr>
      </w:pPr>
      <w:r>
        <w:rPr>
          <w:rFonts w:ascii="Times New Roman"/>
          <w:sz w:val="21"/>
          <w:szCs w:val="21"/>
        </w:rPr>
        <w:t xml:space="preserve">If an object is provided with some certain function, we can send it a message like [object method] which lets the object perform its function, i.e. we can call the method of the object. So far, you may wonder that </w:t>
      </w:r>
      <w:r>
        <w:rPr>
          <w:rFonts w:ascii="Times New Roman"/>
          <w:sz w:val="21"/>
          <w:szCs w:val="21"/>
        </w:rPr>
        <w:t>“</w:t>
      </w:r>
      <w:r>
        <w:rPr>
          <w:rFonts w:ascii="Times New Roman"/>
          <w:sz w:val="21"/>
          <w:szCs w:val="21"/>
        </w:rPr>
        <w:t>object</w:t>
      </w:r>
      <w:r>
        <w:rPr>
          <w:rFonts w:ascii="Times New Roman"/>
          <w:sz w:val="21"/>
          <w:szCs w:val="21"/>
        </w:rPr>
        <w:t>”</w:t>
      </w:r>
      <w:r>
        <w:rPr>
          <w:rFonts w:ascii="Times New Roman"/>
          <w:sz w:val="21"/>
          <w:szCs w:val="21"/>
        </w:rPr>
        <w:t xml:space="preserve"> and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are both nouns, where is the verb that used to perform the function? Good point, we lack a verb representing the implementation of </w:t>
      </w:r>
      <w:r>
        <w:rPr>
          <w:rFonts w:ascii="Times New Roman"/>
          <w:sz w:val="21"/>
          <w:szCs w:val="21"/>
        </w:rPr>
        <w:t>“</w:t>
      </w:r>
      <w:r>
        <w:rPr>
          <w:rFonts w:ascii="Times New Roman"/>
          <w:sz w:val="21"/>
          <w:szCs w:val="21"/>
        </w:rPr>
        <w:t>method</w:t>
      </w:r>
      <w:r>
        <w:rPr>
          <w:rFonts w:ascii="Times New Roman"/>
          <w:sz w:val="21"/>
          <w:szCs w:val="21"/>
        </w:rPr>
        <w:t>”</w:t>
      </w:r>
      <w:r>
        <w:rPr>
          <w:rFonts w:ascii="Times New Roman"/>
          <w:sz w:val="21"/>
          <w:szCs w:val="21"/>
        </w:rPr>
        <w:t xml:space="preserve">. So here, the word </w:t>
      </w:r>
      <w:r>
        <w:rPr>
          <w:rFonts w:ascii="Times New Roman"/>
          <w:sz w:val="21"/>
          <w:szCs w:val="21"/>
        </w:rPr>
        <w:t>“</w:t>
      </w:r>
      <w:r>
        <w:rPr>
          <w:rFonts w:ascii="Times New Roman"/>
          <w:sz w:val="21"/>
          <w:szCs w:val="21"/>
        </w:rPr>
        <w:t>implementation</w:t>
      </w:r>
      <w:r>
        <w:rPr>
          <w:rFonts w:ascii="Times New Roman"/>
          <w:sz w:val="21"/>
          <w:szCs w:val="21"/>
        </w:rPr>
        <w:t>”</w:t>
      </w:r>
      <w:r>
        <w:rPr>
          <w:rFonts w:ascii="Times New Roman"/>
          <w:sz w:val="21"/>
          <w:szCs w:val="21"/>
        </w:rPr>
        <w:t xml:space="preserve"> can be the missing verb and it means that when we call the method, what does iOS do inside the method</w:t>
      </w:r>
      <w:r>
        <w:rPr>
          <w:rFonts w:ascii="Times New Roman" w:eastAsiaTheme="minorEastAsia"/>
          <w:sz w:val="21"/>
          <w:szCs w:val="21"/>
          <w:lang w:eastAsia="zh-CN"/>
        </w:rPr>
        <w:t>,</w:t>
      </w:r>
      <w:r>
        <w:rPr>
          <w:rFonts w:ascii="Times New Roman"/>
          <w:sz w:val="21"/>
          <w:szCs w:val="21"/>
        </w:rPr>
        <w:t xml:space="preserve"> or in other words, what code is executed. In Objective-C, the relationship between method and its implementation is decided during run time instead of compile time. </w:t>
      </w:r>
    </w:p>
    <w:p w14:paraId="31DADA72" w14:textId="7E8F2187" w:rsidR="00977374" w:rsidRDefault="002110F7">
      <w:pPr>
        <w:spacing w:line="360" w:lineRule="auto"/>
        <w:ind w:firstLine="420"/>
        <w:jc w:val="left"/>
        <w:rPr>
          <w:sz w:val="21"/>
          <w:szCs w:val="21"/>
        </w:rPr>
      </w:pPr>
      <w:r>
        <w:rPr>
          <w:rFonts w:ascii="Times New Roman"/>
          <w:sz w:val="21"/>
          <w:szCs w:val="21"/>
        </w:rPr>
        <w:t>During development, method in [object method] may not be a noun. Instead, it can be a verb. However, with only a brief [object method], we still don't know how this method works. Let's take a look at the following examples.</w:t>
      </w:r>
    </w:p>
    <w:p w14:paraId="41A829C6" w14:textId="17DF16B2" w:rsidR="00977374" w:rsidRPr="0025729C" w:rsidRDefault="000D70B1">
      <w:pPr>
        <w:pStyle w:val="ListParagraph"/>
        <w:numPr>
          <w:ilvl w:val="0"/>
          <w:numId w:val="10"/>
        </w:numPr>
        <w:spacing w:line="360" w:lineRule="auto"/>
        <w:jc w:val="left"/>
        <w:rPr>
          <w:rFonts w:ascii="Times New Roman" w:eastAsiaTheme="minorEastAsia"/>
          <w:sz w:val="21"/>
          <w:szCs w:val="21"/>
          <w:rPrChange w:id="6" w:author="snakeninny" w:date="2015-04-18T00:05:00Z">
            <w:rPr>
              <w:sz w:val="21"/>
              <w:szCs w:val="21"/>
            </w:rPr>
          </w:rPrChange>
        </w:rPr>
        <w:pPrChange w:id="7" w:author="snakeninny" w:date="2015-04-18T00:05:00Z">
          <w:pPr>
            <w:spacing w:line="360" w:lineRule="auto"/>
            <w:ind w:firstLine="420"/>
            <w:jc w:val="left"/>
          </w:pPr>
        </w:pPrChange>
      </w:pPr>
      <w:del w:id="8" w:author="snakeninny" w:date="2015-04-18T00:05:00Z">
        <w:r w:rsidRPr="0025729C" w:rsidDel="0025729C">
          <w:rPr>
            <w:rFonts w:ascii="Times New Roman"/>
            <w:sz w:val="21"/>
            <w:szCs w:val="21"/>
            <w:rPrChange w:id="9" w:author="snakeninny" w:date="2015-04-18T00:05:00Z">
              <w:rPr/>
            </w:rPrChange>
          </w:rPr>
          <w:delText xml:space="preserve">1) </w:delText>
        </w:r>
      </w:del>
      <w:r w:rsidR="002110F7" w:rsidRPr="0011335D">
        <w:rPr>
          <w:rFonts w:ascii="Times New Roman"/>
          <w:sz w:val="21"/>
          <w:szCs w:val="21"/>
        </w:rPr>
        <w:t xml:space="preserve">When here comes a phone call, we may say that "Mom, answer the phone, please". When we want to translate this sentence into Objective-C, it will be [mom answerThePhone]. Here, the object is </w:t>
      </w:r>
      <w:r w:rsidR="002110F7" w:rsidRPr="0011335D">
        <w:rPr>
          <w:rFonts w:ascii="Times New Roman"/>
          <w:sz w:val="21"/>
          <w:szCs w:val="21"/>
        </w:rPr>
        <w:t>“</w:t>
      </w:r>
      <w:r w:rsidR="002110F7" w:rsidRPr="0011335D">
        <w:rPr>
          <w:rFonts w:ascii="Times New Roman"/>
          <w:sz w:val="21"/>
          <w:szCs w:val="21"/>
        </w:rPr>
        <w:t>mom</w:t>
      </w:r>
      <w:r w:rsidR="002110F7" w:rsidRPr="0011335D">
        <w:rPr>
          <w:rFonts w:ascii="Times New Roman"/>
          <w:sz w:val="21"/>
          <w:szCs w:val="21"/>
        </w:rPr>
        <w:t>”</w:t>
      </w:r>
      <w:r w:rsidR="002110F7" w:rsidRPr="0011335D">
        <w:rPr>
          <w:rFonts w:ascii="Times New Roman"/>
          <w:sz w:val="21"/>
          <w:szCs w:val="21"/>
        </w:rPr>
        <w:t xml:space="preserve"> and the method is </w:t>
      </w:r>
      <w:r w:rsidR="002110F7" w:rsidRPr="0025729C">
        <w:rPr>
          <w:rFonts w:ascii="Times New Roman"/>
          <w:sz w:val="21"/>
          <w:szCs w:val="21"/>
          <w:rPrChange w:id="10" w:author="snakeninny" w:date="2015-04-18T00:05:00Z">
            <w:rPr>
              <w:rFonts w:ascii="Times New Roman"/>
              <w:sz w:val="21"/>
              <w:szCs w:val="21"/>
            </w:rPr>
          </w:rPrChange>
        </w:rPr>
        <w:t>“</w:t>
      </w:r>
      <w:r w:rsidR="002110F7" w:rsidRPr="0025729C">
        <w:rPr>
          <w:rFonts w:ascii="Times New Roman"/>
          <w:sz w:val="21"/>
          <w:szCs w:val="21"/>
          <w:rPrChange w:id="11" w:author="snakeninny" w:date="2015-04-18T00:05:00Z">
            <w:rPr>
              <w:rFonts w:ascii="Times New Roman"/>
              <w:sz w:val="21"/>
              <w:szCs w:val="21"/>
            </w:rPr>
          </w:rPrChange>
        </w:rPr>
        <w:t>answerThePhone</w:t>
      </w:r>
      <w:r w:rsidR="002110F7" w:rsidRPr="0025729C">
        <w:rPr>
          <w:rFonts w:ascii="Times New Roman"/>
          <w:sz w:val="21"/>
          <w:szCs w:val="21"/>
          <w:rPrChange w:id="12" w:author="snakeninny" w:date="2015-04-18T00:05:00Z">
            <w:rPr>
              <w:rFonts w:ascii="Times New Roman"/>
              <w:sz w:val="21"/>
              <w:szCs w:val="21"/>
            </w:rPr>
          </w:rPrChange>
        </w:rPr>
        <w:t>”</w:t>
      </w:r>
      <w:r w:rsidR="002110F7" w:rsidRPr="0025729C">
        <w:rPr>
          <w:rFonts w:ascii="Times New Roman"/>
          <w:sz w:val="21"/>
          <w:szCs w:val="21"/>
          <w:rPrChange w:id="13" w:author="snakeninny" w:date="2015-04-18T00:05:00Z">
            <w:rPr>
              <w:rFonts w:ascii="Times New Roman"/>
              <w:sz w:val="21"/>
              <w:szCs w:val="21"/>
            </w:rPr>
          </w:rPrChange>
        </w:rPr>
        <w:t xml:space="preserve">. The implementation could be </w:t>
      </w:r>
      <w:r w:rsidR="002110F7" w:rsidRPr="0025729C">
        <w:rPr>
          <w:rFonts w:ascii="Times New Roman"/>
          <w:sz w:val="21"/>
          <w:szCs w:val="21"/>
          <w:rPrChange w:id="14" w:author="snakeninny" w:date="2015-04-18T00:05:00Z">
            <w:rPr>
              <w:rFonts w:ascii="Times New Roman"/>
              <w:sz w:val="21"/>
              <w:szCs w:val="21"/>
            </w:rPr>
          </w:rPrChange>
        </w:rPr>
        <w:t>“</w:t>
      </w:r>
      <w:r w:rsidR="002110F7" w:rsidRPr="0025729C">
        <w:rPr>
          <w:rFonts w:ascii="Times New Roman"/>
          <w:sz w:val="21"/>
          <w:szCs w:val="21"/>
          <w:rPrChange w:id="15" w:author="snakeninny" w:date="2015-04-18T00:05:00Z">
            <w:rPr>
              <w:rFonts w:ascii="Times New Roman"/>
              <w:sz w:val="21"/>
              <w:szCs w:val="21"/>
            </w:rPr>
          </w:rPrChange>
        </w:rPr>
        <w:t>Mom stops cooking and goes to the sitting room to answer the phone</w:t>
      </w:r>
      <w:r w:rsidR="002110F7" w:rsidRPr="0025729C">
        <w:rPr>
          <w:rFonts w:ascii="Times New Roman"/>
          <w:sz w:val="21"/>
          <w:szCs w:val="21"/>
          <w:rPrChange w:id="16" w:author="snakeninny" w:date="2015-04-18T00:05:00Z">
            <w:rPr>
              <w:rFonts w:ascii="Times New Roman"/>
              <w:sz w:val="21"/>
              <w:szCs w:val="21"/>
            </w:rPr>
          </w:rPrChange>
        </w:rPr>
        <w:t>”</w:t>
      </w:r>
      <w:r w:rsidR="002110F7" w:rsidRPr="0025729C">
        <w:rPr>
          <w:rFonts w:ascii="Times New Roman"/>
          <w:sz w:val="21"/>
          <w:szCs w:val="21"/>
          <w:rPrChange w:id="17" w:author="snakeninny" w:date="2015-04-18T00:05:00Z">
            <w:rPr>
              <w:rFonts w:ascii="Times New Roman"/>
              <w:sz w:val="21"/>
              <w:szCs w:val="21"/>
            </w:rPr>
          </w:rPrChange>
        </w:rPr>
        <w:t>.</w:t>
      </w:r>
    </w:p>
    <w:p w14:paraId="6B5756D6" w14:textId="0F9E4886" w:rsidR="00977374" w:rsidRPr="0025729C" w:rsidRDefault="000D70B1">
      <w:pPr>
        <w:pStyle w:val="ListParagraph"/>
        <w:numPr>
          <w:ilvl w:val="0"/>
          <w:numId w:val="10"/>
        </w:numPr>
        <w:spacing w:line="360" w:lineRule="auto"/>
        <w:jc w:val="left"/>
        <w:rPr>
          <w:rFonts w:ascii="Times New Roman"/>
          <w:sz w:val="21"/>
          <w:szCs w:val="21"/>
          <w:rPrChange w:id="18" w:author="snakeninny" w:date="2015-04-18T00:05:00Z">
            <w:rPr>
              <w:sz w:val="21"/>
              <w:szCs w:val="21"/>
            </w:rPr>
          </w:rPrChange>
        </w:rPr>
        <w:pPrChange w:id="19" w:author="snakeninny" w:date="2015-04-18T00:05:00Z">
          <w:pPr>
            <w:spacing w:line="360" w:lineRule="auto"/>
            <w:ind w:firstLine="420"/>
            <w:jc w:val="left"/>
          </w:pPr>
        </w:pPrChange>
      </w:pPr>
      <w:del w:id="20" w:author="snakeninny" w:date="2015-04-18T00:05:00Z">
        <w:r w:rsidDel="0025729C">
          <w:rPr>
            <w:rFonts w:ascii="Times New Roman"/>
            <w:sz w:val="21"/>
            <w:szCs w:val="21"/>
          </w:rPr>
          <w:lastRenderedPageBreak/>
          <w:delText xml:space="preserve">2) </w:delText>
        </w:r>
      </w:del>
      <w:r w:rsidR="002110F7">
        <w:rPr>
          <w:rFonts w:ascii="Times New Roman"/>
          <w:sz w:val="21"/>
          <w:szCs w:val="21"/>
        </w:rPr>
        <w:t xml:space="preserve">"snakeninny, come here and help me move out this box". This could be translated into [snakeninny moveOutTheBox]. The object here is </w:t>
      </w:r>
      <w:r w:rsidR="002110F7">
        <w:rPr>
          <w:rFonts w:ascii="Times New Roman"/>
          <w:sz w:val="21"/>
          <w:szCs w:val="21"/>
        </w:rPr>
        <w:t>“</w:t>
      </w:r>
      <w:r w:rsidR="002110F7">
        <w:rPr>
          <w:rFonts w:ascii="Times New Roman"/>
          <w:sz w:val="21"/>
          <w:szCs w:val="21"/>
        </w:rPr>
        <w:t>snakeninny</w:t>
      </w:r>
      <w:r w:rsidR="002110F7">
        <w:rPr>
          <w:rFonts w:ascii="Times New Roman"/>
          <w:sz w:val="21"/>
          <w:szCs w:val="21"/>
        </w:rPr>
        <w:t>”</w:t>
      </w:r>
      <w:r w:rsidR="002110F7">
        <w:rPr>
          <w:rFonts w:ascii="Times New Roman"/>
          <w:sz w:val="21"/>
          <w:szCs w:val="21"/>
        </w:rPr>
        <w:t xml:space="preserve"> and method is </w:t>
      </w:r>
      <w:r w:rsidR="002110F7">
        <w:rPr>
          <w:rFonts w:ascii="Times New Roman"/>
          <w:sz w:val="21"/>
          <w:szCs w:val="21"/>
        </w:rPr>
        <w:t>“</w:t>
      </w:r>
      <w:r w:rsidR="002110F7">
        <w:rPr>
          <w:rFonts w:ascii="Times New Roman"/>
          <w:sz w:val="21"/>
          <w:szCs w:val="21"/>
        </w:rPr>
        <w:t>moveOutTheBox</w:t>
      </w:r>
      <w:r w:rsidR="002110F7">
        <w:rPr>
          <w:rFonts w:ascii="Times New Roman"/>
          <w:sz w:val="21"/>
          <w:szCs w:val="21"/>
        </w:rPr>
        <w:t>”</w:t>
      </w:r>
      <w:r w:rsidR="002110F7">
        <w:rPr>
          <w:rFonts w:ascii="Times New Roman"/>
          <w:sz w:val="21"/>
          <w:szCs w:val="21"/>
        </w:rPr>
        <w:t xml:space="preserve"> while the implementation could be </w:t>
      </w:r>
      <w:r w:rsidR="002110F7">
        <w:rPr>
          <w:rFonts w:ascii="Times New Roman"/>
          <w:sz w:val="21"/>
          <w:szCs w:val="21"/>
        </w:rPr>
        <w:t>“</w:t>
      </w:r>
      <w:r w:rsidR="002110F7">
        <w:rPr>
          <w:rFonts w:ascii="Times New Roman"/>
          <w:sz w:val="21"/>
          <w:szCs w:val="21"/>
        </w:rPr>
        <w:t>snakeninny stops working and goes to the boss</w:t>
      </w:r>
      <w:r w:rsidR="002110F7">
        <w:rPr>
          <w:rFonts w:ascii="Times New Roman"/>
          <w:sz w:val="21"/>
          <w:szCs w:val="21"/>
        </w:rPr>
        <w:t>’</w:t>
      </w:r>
      <w:r w:rsidR="002110F7">
        <w:rPr>
          <w:rFonts w:ascii="Times New Roman"/>
          <w:sz w:val="21"/>
          <w:szCs w:val="21"/>
        </w:rPr>
        <w:t xml:space="preserve"> office to move a box downstairs</w:t>
      </w:r>
      <w:r w:rsidR="002110F7">
        <w:rPr>
          <w:rFonts w:ascii="Times New Roman"/>
          <w:sz w:val="21"/>
          <w:szCs w:val="21"/>
        </w:rPr>
        <w:t>”</w:t>
      </w:r>
      <w:r w:rsidR="002110F7">
        <w:rPr>
          <w:rFonts w:ascii="Times New Roman"/>
          <w:sz w:val="21"/>
          <w:szCs w:val="21"/>
        </w:rPr>
        <w:t>.</w:t>
      </w:r>
    </w:p>
    <w:p w14:paraId="141BCBA3" w14:textId="16DD42C8" w:rsidR="00977374" w:rsidRDefault="002110F7">
      <w:pPr>
        <w:spacing w:line="360" w:lineRule="auto"/>
        <w:ind w:firstLine="420"/>
        <w:jc w:val="left"/>
        <w:rPr>
          <w:sz w:val="21"/>
          <w:szCs w:val="21"/>
        </w:rPr>
      </w:pPr>
      <w:r>
        <w:rPr>
          <w:rFonts w:ascii="Times New Roman"/>
          <w:sz w:val="21"/>
          <w:szCs w:val="21"/>
        </w:rPr>
        <w:t>In the above examples, if there is no specific implementation, even we call a method of an object, the object still doesn't know what to do. So now, we can think implementation as the interpretation of method. Is it a little confusing? Don't worry. Let's draw an analogy between programming and dictionary. You can just imagine the method here to be a word in the dictionary and the implementation to be the meaning of that word. When you look up the dictionary, you always want to find what does a certain abstruse word mean. When it comes to programming, the implementation of a method does exactly the same as a word</w:t>
      </w:r>
      <w:r>
        <w:rPr>
          <w:rFonts w:ascii="Times New Roman"/>
          <w:sz w:val="21"/>
          <w:szCs w:val="21"/>
        </w:rPr>
        <w:t>’</w:t>
      </w:r>
      <w:r>
        <w:rPr>
          <w:rFonts w:ascii="Times New Roman"/>
          <w:sz w:val="21"/>
          <w:szCs w:val="21"/>
        </w:rPr>
        <w:t>s meaning in the dictionary. Easier to understand, right? Lets' move on.</w:t>
      </w:r>
    </w:p>
    <w:p w14:paraId="3EA7F461" w14:textId="0B3685C4" w:rsidR="00977374" w:rsidRDefault="002110F7">
      <w:pPr>
        <w:spacing w:line="360" w:lineRule="auto"/>
        <w:ind w:firstLine="420"/>
        <w:jc w:val="left"/>
        <w:rPr>
          <w:sz w:val="21"/>
          <w:szCs w:val="21"/>
        </w:rPr>
      </w:pPr>
      <w:r>
        <w:rPr>
          <w:rFonts w:ascii="Times New Roman"/>
          <w:sz w:val="21"/>
          <w:szCs w:val="21"/>
        </w:rPr>
        <w:t>As time goes on, the contents of dictionary have changed a lot and some old phrases have been given some new interpretations. For example, when talking along with Apple, which doesn't refer to the fruit, jailbreak is not considered a crime, and SpringBoard has nothing to do with a swimming pool. This phenomenon embodies in iOS especially. We can change the associated implementation of a method in order to change function of the object. As long as someone looks up a word in our modified dictionary, he or she will get the new meaning of the word. For example, in LowPowerBanner as shown in figure 5-2, the system will show a notification banner as a reminder to users when the device is in low battery. Interesting? It is because I have changed the implementation of low battery reminder from popup alerts to banners.</w:t>
      </w:r>
    </w:p>
    <w:p w14:paraId="4C56F445" w14:textId="77777777" w:rsidR="00977374" w:rsidRDefault="000D70B1">
      <w:pPr>
        <w:keepNext/>
        <w:spacing w:line="360" w:lineRule="auto"/>
        <w:jc w:val="center"/>
        <w:rPr>
          <w:sz w:val="21"/>
          <w:szCs w:val="21"/>
        </w:rPr>
      </w:pPr>
      <w:r>
        <w:rPr>
          <w:noProof/>
          <w:sz w:val="21"/>
          <w:szCs w:val="21"/>
        </w:rPr>
        <w:lastRenderedPageBreak/>
        <w:drawing>
          <wp:inline distT="0" distB="0" distL="0" distR="0" wp14:anchorId="751E2761" wp14:editId="20D99BDE">
            <wp:extent cx="2400001" cy="360000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8">
                      <a:extLst/>
                    </a:blip>
                    <a:stretch>
                      <a:fillRect/>
                    </a:stretch>
                  </pic:blipFill>
                  <pic:spPr>
                    <a:xfrm>
                      <a:off x="0" y="0"/>
                      <a:ext cx="2400001" cy="3600001"/>
                    </a:xfrm>
                    <a:prstGeom prst="rect">
                      <a:avLst/>
                    </a:prstGeom>
                    <a:ln w="12700" cap="flat">
                      <a:noFill/>
                      <a:miter lim="400000"/>
                    </a:ln>
                    <a:effectLst/>
                  </pic:spPr>
                </pic:pic>
              </a:graphicData>
            </a:graphic>
          </wp:inline>
        </w:drawing>
      </w:r>
    </w:p>
    <w:p w14:paraId="3EE5DC66" w14:textId="35F759FB" w:rsidR="00977374" w:rsidRPr="000C3D07" w:rsidRDefault="002110F7">
      <w:pPr>
        <w:pStyle w:val="Caption"/>
        <w:jc w:val="center"/>
        <w:rPr>
          <w:rFonts w:ascii="Times New Roman" w:hAnsi="Times New Roman" w:hint="default"/>
        </w:rPr>
      </w:pPr>
      <w:r w:rsidRPr="00C2794D">
        <w:rPr>
          <w:rFonts w:ascii="Times New Roman" w:eastAsia="宋体" w:hAnsi="Times New Roman" w:cs="宋体" w:hint="default"/>
          <w:lang w:eastAsia="zh-TW"/>
        </w:rPr>
        <w:t xml:space="preserve">Figure </w:t>
      </w:r>
      <w:r w:rsidRPr="000C3D07">
        <w:rPr>
          <w:rFonts w:ascii="Times New Roman" w:hAnsi="Times New Roman" w:hint="default"/>
        </w:rPr>
        <w:t>5- 2 LowPowerBanner</w:t>
      </w:r>
    </w:p>
    <w:p w14:paraId="5B115C18" w14:textId="1628F1A0" w:rsidR="00977374" w:rsidRDefault="002110F7">
      <w:pPr>
        <w:spacing w:line="360" w:lineRule="auto"/>
        <w:ind w:firstLine="420"/>
        <w:jc w:val="left"/>
        <w:rPr>
          <w:sz w:val="21"/>
          <w:szCs w:val="21"/>
        </w:rPr>
      </w:pPr>
      <w:r>
        <w:rPr>
          <w:rFonts w:ascii="Times New Roman"/>
          <w:sz w:val="21"/>
          <w:szCs w:val="21"/>
        </w:rPr>
        <w:t>Another example is SMSNinja, as shown in figure 5-3. When you receive a spam message, SMSNinja puts the spam message into trash box automatically. This feature is achieved by changing the implementation of delegate method of receiving a message</w:t>
      </w:r>
      <w:r w:rsidRPr="00161758">
        <w:rPr>
          <w:rFonts w:ascii="Times New Roman"/>
          <w:sz w:val="21"/>
          <w:szCs w:val="21"/>
        </w:rPr>
        <w:t>; I</w:t>
      </w:r>
      <w:r w:rsidRPr="00161758">
        <w:rPr>
          <w:rFonts w:ascii="Times New Roman"/>
          <w:sz w:val="21"/>
          <w:szCs w:val="21"/>
        </w:rPr>
        <w:t>’</w:t>
      </w:r>
      <w:r w:rsidRPr="00161758">
        <w:rPr>
          <w:rFonts w:ascii="Times New Roman"/>
          <w:sz w:val="21"/>
          <w:szCs w:val="21"/>
        </w:rPr>
        <w:t xml:space="preserve">ve </w:t>
      </w:r>
      <w:r>
        <w:rPr>
          <w:rFonts w:ascii="Times New Roman"/>
          <w:sz w:val="21"/>
          <w:szCs w:val="21"/>
        </w:rPr>
        <w:t>added extra spam detecting function to the original method. This kind of approach is similar to changing the contents of dictionary and can be realized through the hook function provided by CydiaSubstrate. The usage of CydiaSubstrate has been explained in the last two chapters, so if you</w:t>
      </w:r>
      <w:r>
        <w:rPr>
          <w:rFonts w:ascii="Times New Roman"/>
          <w:sz w:val="21"/>
          <w:szCs w:val="21"/>
        </w:rPr>
        <w:t>’</w:t>
      </w:r>
      <w:r>
        <w:rPr>
          <w:rFonts w:ascii="Times New Roman"/>
          <w:sz w:val="21"/>
          <w:szCs w:val="21"/>
        </w:rPr>
        <w:t>ve already forgotten about it, you should go back and have a review.</w:t>
      </w:r>
    </w:p>
    <w:p w14:paraId="4406F868" w14:textId="77777777" w:rsidR="00977374" w:rsidRDefault="000D70B1">
      <w:pPr>
        <w:keepNext/>
        <w:spacing w:line="360" w:lineRule="auto"/>
        <w:jc w:val="center"/>
        <w:rPr>
          <w:sz w:val="21"/>
          <w:szCs w:val="21"/>
        </w:rPr>
      </w:pPr>
      <w:r>
        <w:rPr>
          <w:noProof/>
          <w:sz w:val="21"/>
          <w:szCs w:val="21"/>
        </w:rPr>
        <w:lastRenderedPageBreak/>
        <w:drawing>
          <wp:inline distT="0" distB="0" distL="0" distR="0" wp14:anchorId="573D4F37" wp14:editId="6614DA54">
            <wp:extent cx="2028057" cy="3600001"/>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9">
                      <a:extLst/>
                    </a:blip>
                    <a:stretch>
                      <a:fillRect/>
                    </a:stretch>
                  </pic:blipFill>
                  <pic:spPr>
                    <a:xfrm>
                      <a:off x="0" y="0"/>
                      <a:ext cx="2028057" cy="3600001"/>
                    </a:xfrm>
                    <a:prstGeom prst="rect">
                      <a:avLst/>
                    </a:prstGeom>
                    <a:ln w="12700" cap="flat">
                      <a:noFill/>
                      <a:miter lim="400000"/>
                    </a:ln>
                    <a:effectLst/>
                  </pic:spPr>
                </pic:pic>
              </a:graphicData>
            </a:graphic>
          </wp:inline>
        </w:drawing>
      </w:r>
    </w:p>
    <w:p w14:paraId="5A749901" w14:textId="6BF50E9D" w:rsidR="00977374" w:rsidRPr="000965B2" w:rsidRDefault="002110F7">
      <w:pPr>
        <w:pStyle w:val="Caption"/>
        <w:jc w:val="center"/>
        <w:rPr>
          <w:rFonts w:ascii="Times New Roman" w:hAnsi="Times New Roman" w:hint="default"/>
        </w:rPr>
      </w:pPr>
      <w:r w:rsidRPr="00C2794D">
        <w:rPr>
          <w:rFonts w:ascii="Times New Roman" w:eastAsia="宋体" w:hAnsi="Times New Roman" w:cs="宋体" w:hint="default"/>
          <w:lang w:eastAsia="zh-TW"/>
        </w:rPr>
        <w:t xml:space="preserve">Figure </w:t>
      </w:r>
      <w:r w:rsidRPr="000965B2">
        <w:rPr>
          <w:rFonts w:ascii="Times New Roman" w:hAnsi="Times New Roman" w:hint="default"/>
        </w:rPr>
        <w:t>5- 3 SMSNinja</w:t>
      </w:r>
    </w:p>
    <w:p w14:paraId="5D9DC8BF" w14:textId="21C23CCA" w:rsidR="00977374" w:rsidRDefault="002110F7" w:rsidP="00C80E27">
      <w:pPr>
        <w:pStyle w:val="Heading2"/>
      </w:pPr>
      <w:r>
        <w:t>5.2 Methodology of writing a tweak</w:t>
      </w:r>
    </w:p>
    <w:p w14:paraId="092B2E1E" w14:textId="68A619C5" w:rsidR="00977374" w:rsidDel="0025729C" w:rsidRDefault="00977374">
      <w:pPr>
        <w:rPr>
          <w:del w:id="21" w:author="snakeninny" w:date="2015-04-18T00:06:00Z"/>
        </w:rPr>
      </w:pPr>
    </w:p>
    <w:p w14:paraId="63CE9A9B" w14:textId="14F39189" w:rsidR="00977374" w:rsidRDefault="002110F7">
      <w:pPr>
        <w:spacing w:line="360" w:lineRule="auto"/>
        <w:ind w:firstLine="420"/>
        <w:jc w:val="left"/>
        <w:rPr>
          <w:sz w:val="21"/>
          <w:szCs w:val="21"/>
        </w:rPr>
      </w:pPr>
      <w:r>
        <w:rPr>
          <w:rFonts w:ascii="Times New Roman"/>
          <w:sz w:val="21"/>
          <w:szCs w:val="21"/>
        </w:rPr>
        <w:t>Not until understanding how tweaks work can we have a clear mind on what our goals</w:t>
      </w:r>
      <w:r w:rsidRPr="003826A9">
        <w:rPr>
          <w:rFonts w:ascii="Times New Roman"/>
          <w:sz w:val="21"/>
          <w:szCs w:val="21"/>
        </w:rPr>
        <w:t xml:space="preserve"> </w:t>
      </w:r>
      <w:r>
        <w:rPr>
          <w:rFonts w:ascii="Times New Roman"/>
          <w:sz w:val="21"/>
          <w:szCs w:val="21"/>
        </w:rPr>
        <w:t>are or what we are doing when we</w:t>
      </w:r>
      <w:r>
        <w:rPr>
          <w:rFonts w:ascii="Times New Roman"/>
          <w:sz w:val="21"/>
          <w:szCs w:val="21"/>
        </w:rPr>
        <w:t>’</w:t>
      </w:r>
      <w:r>
        <w:rPr>
          <w:rFonts w:ascii="Times New Roman"/>
          <w:sz w:val="21"/>
          <w:szCs w:val="21"/>
        </w:rPr>
        <w:t>re writing tweaks. Generally speaking, we use C, C++ and Objective-C to write a tweak. When we have an idea, how can we manage to turn it into a useful tweak? Actually, the pattern of writing a tweak is easy to follow and it will become clearer when you have deeper understanding with iOS and its programming language. In the following part, we will focus on a simple tweak example, start from the perspective of our most frequently used programming language Objective-C, to summarize theories of iOS reverse engineering from the level of Objective-C.</w:t>
      </w:r>
    </w:p>
    <w:p w14:paraId="1F397885" w14:textId="595FA89E" w:rsidR="00977374" w:rsidRPr="00C2794D" w:rsidRDefault="002110F7" w:rsidP="001029FE">
      <w:pPr>
        <w:pStyle w:val="Heading3"/>
        <w:rPr>
          <w:rFonts w:ascii="黑体" w:eastAsia="黑体" w:hAnsi="黑体" w:cs="黑体"/>
          <w:lang w:eastAsia="zh-TW"/>
        </w:rPr>
      </w:pPr>
      <w:r w:rsidRPr="00C2794D">
        <w:rPr>
          <w:rFonts w:ascii="黑体" w:eastAsia="黑体" w:hAnsi="黑体" w:cs="黑体"/>
          <w:lang w:eastAsia="zh-TW"/>
        </w:rPr>
        <w:t>5.2.1 Look for inspiration</w:t>
      </w:r>
    </w:p>
    <w:p w14:paraId="491B817A" w14:textId="0F412AA2" w:rsidR="00977374" w:rsidRDefault="002110F7">
      <w:pPr>
        <w:spacing w:line="360" w:lineRule="auto"/>
        <w:ind w:firstLine="420"/>
        <w:jc w:val="left"/>
        <w:rPr>
          <w:sz w:val="21"/>
          <w:szCs w:val="21"/>
        </w:rPr>
      </w:pPr>
      <w:r>
        <w:rPr>
          <w:rFonts w:ascii="Times New Roman"/>
          <w:sz w:val="21"/>
          <w:szCs w:val="21"/>
        </w:rPr>
        <w:t xml:space="preserve">So far, some </w:t>
      </w:r>
      <w:r>
        <w:rPr>
          <w:rFonts w:ascii="Times New Roman" w:eastAsiaTheme="minorEastAsia"/>
          <w:sz w:val="21"/>
          <w:szCs w:val="21"/>
          <w:lang w:eastAsia="zh-CN"/>
        </w:rPr>
        <w:t>read</w:t>
      </w:r>
      <w:r>
        <w:rPr>
          <w:rFonts w:ascii="Times New Roman"/>
          <w:sz w:val="21"/>
          <w:szCs w:val="21"/>
        </w:rPr>
        <w:t xml:space="preserve">ers </w:t>
      </w:r>
      <w:r>
        <w:rPr>
          <w:rFonts w:ascii="Times New Roman" w:eastAsiaTheme="minorEastAsia"/>
          <w:sz w:val="21"/>
          <w:szCs w:val="21"/>
          <w:lang w:eastAsia="zh-CN"/>
        </w:rPr>
        <w:t xml:space="preserve">might </w:t>
      </w:r>
      <w:r>
        <w:rPr>
          <w:rFonts w:ascii="Times New Roman"/>
          <w:sz w:val="21"/>
          <w:szCs w:val="21"/>
        </w:rPr>
        <w:t xml:space="preserve">have already been able to write tweaks with knowledge introduced in the previous chapters, but most </w:t>
      </w:r>
      <w:r>
        <w:rPr>
          <w:rFonts w:ascii="Times New Roman" w:eastAsiaTheme="minorEastAsia"/>
          <w:sz w:val="21"/>
          <w:szCs w:val="21"/>
          <w:lang w:eastAsia="zh-CN"/>
        </w:rPr>
        <w:t xml:space="preserve">may </w:t>
      </w:r>
      <w:r>
        <w:rPr>
          <w:rFonts w:ascii="Times New Roman"/>
          <w:sz w:val="21"/>
          <w:szCs w:val="21"/>
        </w:rPr>
        <w:t>still don't know where to start. I know it</w:t>
      </w:r>
      <w:r>
        <w:rPr>
          <w:rFonts w:ascii="Times New Roman"/>
          <w:sz w:val="21"/>
          <w:szCs w:val="21"/>
        </w:rPr>
        <w:t>’</w:t>
      </w:r>
      <w:r>
        <w:rPr>
          <w:rFonts w:ascii="Times New Roman"/>
          <w:sz w:val="21"/>
          <w:szCs w:val="21"/>
        </w:rPr>
        <w:t>s uncomfortable when we don</w:t>
      </w:r>
      <w:r>
        <w:rPr>
          <w:rFonts w:ascii="Times New Roman"/>
          <w:sz w:val="21"/>
          <w:szCs w:val="21"/>
        </w:rPr>
        <w:t>’</w:t>
      </w:r>
      <w:r>
        <w:rPr>
          <w:rFonts w:ascii="Times New Roman"/>
          <w:sz w:val="21"/>
          <w:szCs w:val="21"/>
        </w:rPr>
        <w:t>t know where to use our abilities, so here are some tips to help you look for inspiration for your first tweak.</w:t>
      </w:r>
    </w:p>
    <w:p w14:paraId="0CD9C9A9" w14:textId="014A9A42" w:rsidR="00977374" w:rsidRPr="00C2794D" w:rsidRDefault="007A6123">
      <w:pPr>
        <w:pStyle w:val="Heading4"/>
        <w:numPr>
          <w:ilvl w:val="0"/>
          <w:numId w:val="11"/>
        </w:numPr>
        <w:rPr>
          <w:rFonts w:ascii="黑体" w:eastAsia="黑体" w:hAnsi="黑体" w:cs="黑体"/>
          <w:lang w:eastAsia="zh-TW"/>
        </w:rPr>
        <w:pPrChange w:id="22" w:author="snakeninny" w:date="2015-04-18T00:07:00Z">
          <w:pPr>
            <w:pStyle w:val="Heading4"/>
          </w:pPr>
        </w:pPrChange>
      </w:pPr>
      <w:del w:id="23" w:author="snakeninny" w:date="2015-04-18T00:06:00Z">
        <w:r w:rsidRPr="00C2794D" w:rsidDel="0025729C">
          <w:rPr>
            <w:rFonts w:ascii="黑体" w:eastAsia="黑体" w:hAnsi="黑体" w:cs="黑体"/>
            <w:lang w:eastAsia="zh-TW"/>
          </w:rPr>
          <w:lastRenderedPageBreak/>
          <w:delText xml:space="preserve">1) </w:delText>
        </w:r>
      </w:del>
      <w:r w:rsidR="002110F7" w:rsidRPr="00C2794D">
        <w:rPr>
          <w:rFonts w:ascii="黑体" w:eastAsia="黑体" w:hAnsi="黑体" w:cs="黑体"/>
          <w:lang w:eastAsia="zh-TW"/>
        </w:rPr>
        <w:t>Use more, observe more</w:t>
      </w:r>
    </w:p>
    <w:p w14:paraId="75ECC8AB" w14:textId="42B770D5" w:rsidR="00977374" w:rsidRDefault="002110F7">
      <w:pPr>
        <w:spacing w:line="360" w:lineRule="auto"/>
        <w:ind w:firstLine="420"/>
        <w:jc w:val="left"/>
        <w:rPr>
          <w:sz w:val="21"/>
          <w:szCs w:val="21"/>
        </w:rPr>
      </w:pPr>
      <w:r>
        <w:rPr>
          <w:rFonts w:ascii="Times New Roman"/>
          <w:sz w:val="21"/>
          <w:szCs w:val="21"/>
        </w:rPr>
        <w:t>Play with your iPhone and take a look at every corner of iOS whenever you have spare time rather than waste your time on social networks.  Although iOS consists of lots of amazing features, it still cannot meet the exact requirements of every single user. So the more you use, the more you know about iOS and you are more likely to find where in iOS the user experience is not that good, which turns out to be ideas. With huge base of iOS users, you will surely find some users who share the same ideas with you. In other words, if you have a problem to solve, regard it as a tweak inspiration. That's how Characount for Notes was born on iOS 6. At that time, I always saved the content of a tweet into a note. Since a tweet has a 140 characters limit, I</w:t>
      </w:r>
      <w:r>
        <w:rPr>
          <w:rFonts w:ascii="Times New Roman"/>
          <w:sz w:val="21"/>
          <w:szCs w:val="21"/>
        </w:rPr>
        <w:t>’</w:t>
      </w:r>
      <w:r>
        <w:rPr>
          <w:rFonts w:ascii="Times New Roman"/>
          <w:sz w:val="21"/>
          <w:szCs w:val="21"/>
        </w:rPr>
        <w:t>ve written a tweak to show the character count of per note as a reminder. There was an Arabic user who sent mail to me to express his appreciation of this tweak and asked me to add more features to make it work like MSWord. But I was not interested in this idea, I had to say sorry to him.</w:t>
      </w:r>
    </w:p>
    <w:p w14:paraId="17DB4FE5" w14:textId="77777777" w:rsidR="00977374" w:rsidRDefault="00977374">
      <w:pPr>
        <w:spacing w:line="360" w:lineRule="auto"/>
        <w:ind w:firstLine="420"/>
        <w:jc w:val="left"/>
        <w:rPr>
          <w:rFonts w:ascii="Times New Roman" w:eastAsia="Times New Roman" w:hAnsi="Times New Roman" w:cs="Times New Roman"/>
          <w:sz w:val="21"/>
          <w:szCs w:val="21"/>
        </w:rPr>
      </w:pPr>
    </w:p>
    <w:p w14:paraId="5394BCC3" w14:textId="77777777" w:rsidR="00977374" w:rsidRDefault="000D70B1">
      <w:pPr>
        <w:keepNext/>
        <w:spacing w:line="360" w:lineRule="auto"/>
        <w:jc w:val="center"/>
        <w:rPr>
          <w:sz w:val="21"/>
          <w:szCs w:val="21"/>
        </w:rPr>
      </w:pPr>
      <w:r>
        <w:rPr>
          <w:noProof/>
          <w:sz w:val="21"/>
          <w:szCs w:val="21"/>
        </w:rPr>
        <w:drawing>
          <wp:inline distT="0" distB="0" distL="0" distR="0" wp14:anchorId="4908B131" wp14:editId="6D82751F">
            <wp:extent cx="2400001" cy="360000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0">
                      <a:extLst/>
                    </a:blip>
                    <a:stretch>
                      <a:fillRect/>
                    </a:stretch>
                  </pic:blipFill>
                  <pic:spPr>
                    <a:xfrm>
                      <a:off x="0" y="0"/>
                      <a:ext cx="2400001" cy="3600001"/>
                    </a:xfrm>
                    <a:prstGeom prst="rect">
                      <a:avLst/>
                    </a:prstGeom>
                    <a:ln w="12700" cap="flat">
                      <a:noFill/>
                      <a:miter lim="400000"/>
                    </a:ln>
                    <a:effectLst/>
                  </pic:spPr>
                </pic:pic>
              </a:graphicData>
            </a:graphic>
          </wp:inline>
        </w:drawing>
      </w:r>
    </w:p>
    <w:p w14:paraId="0C1A6401" w14:textId="6E97475A" w:rsidR="00977374" w:rsidRPr="0095102C" w:rsidRDefault="002110F7">
      <w:pPr>
        <w:pStyle w:val="Caption"/>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95102C">
        <w:rPr>
          <w:rFonts w:ascii="Times New Roman" w:hAnsi="Times New Roman" w:hint="default"/>
        </w:rPr>
        <w:t>5- 4 Characount for Notes</w:t>
      </w:r>
    </w:p>
    <w:p w14:paraId="714F5806" w14:textId="4A1C2342" w:rsidR="00977374" w:rsidRPr="00C2794D" w:rsidRDefault="000D70B1">
      <w:pPr>
        <w:pStyle w:val="Heading4"/>
        <w:numPr>
          <w:ilvl w:val="0"/>
          <w:numId w:val="11"/>
        </w:numPr>
        <w:rPr>
          <w:rFonts w:ascii="黑体" w:eastAsia="黑体" w:hAnsi="黑体" w:cs="黑体"/>
          <w:lang w:eastAsia="zh-TW"/>
        </w:rPr>
        <w:pPrChange w:id="24" w:author="snakeninny" w:date="2015-04-18T00:07:00Z">
          <w:pPr>
            <w:pStyle w:val="Heading4"/>
          </w:pPr>
        </w:pPrChange>
      </w:pPr>
      <w:del w:id="25" w:author="snakeninny" w:date="2015-04-18T00:07:00Z">
        <w:r w:rsidRPr="00C2794D" w:rsidDel="0025729C">
          <w:rPr>
            <w:rFonts w:ascii="黑体" w:eastAsia="黑体" w:hAnsi="黑体" w:cs="黑体"/>
            <w:lang w:eastAsia="zh-TW"/>
          </w:rPr>
          <w:delText xml:space="preserve">2) </w:delText>
        </w:r>
      </w:del>
      <w:r w:rsidR="002110F7" w:rsidRPr="00C2794D">
        <w:rPr>
          <w:rFonts w:ascii="黑体" w:eastAsia="黑体" w:hAnsi="黑体" w:cs="黑体"/>
          <w:lang w:eastAsia="zh-TW"/>
        </w:rPr>
        <w:t>Listen to users' voice</w:t>
      </w:r>
    </w:p>
    <w:p w14:paraId="0BF0D252" w14:textId="57031C0A" w:rsidR="00977374" w:rsidRDefault="002110F7">
      <w:pPr>
        <w:spacing w:line="360" w:lineRule="auto"/>
        <w:ind w:firstLine="420"/>
        <w:jc w:val="left"/>
        <w:rPr>
          <w:sz w:val="21"/>
          <w:szCs w:val="21"/>
        </w:rPr>
      </w:pPr>
      <w:r>
        <w:rPr>
          <w:rFonts w:ascii="Times New Roman"/>
          <w:sz w:val="21"/>
          <w:szCs w:val="21"/>
        </w:rPr>
        <w:t xml:space="preserve">Different people use iOS in different ways, which depends on their own requirements. If you don't have much inspiration, you can listen to the requirements of users. As long as there are </w:t>
      </w:r>
      <w:r>
        <w:rPr>
          <w:rFonts w:ascii="Times New Roman"/>
          <w:sz w:val="21"/>
          <w:szCs w:val="21"/>
        </w:rPr>
        <w:lastRenderedPageBreak/>
        <w:t>requirements, there are potential users of your tweaks that meet these requirements.</w:t>
      </w:r>
    </w:p>
    <w:p w14:paraId="30C15C3F" w14:textId="03181B6F" w:rsidR="00977374" w:rsidRDefault="002110F7">
      <w:pPr>
        <w:spacing w:line="360" w:lineRule="auto"/>
        <w:ind w:firstLine="420"/>
        <w:jc w:val="left"/>
        <w:rPr>
          <w:sz w:val="21"/>
          <w:szCs w:val="21"/>
        </w:rPr>
      </w:pPr>
      <w:r>
        <w:rPr>
          <w:rFonts w:ascii="Times New Roman"/>
          <w:sz w:val="21"/>
          <w:szCs w:val="21"/>
        </w:rPr>
        <w:t xml:space="preserve">If large projects have been done, you can write customized tweaks for minority. If you are not </w:t>
      </w:r>
      <w:r w:rsidRPr="00395C6C">
        <w:rPr>
          <w:rFonts w:ascii="Times New Roman"/>
          <w:sz w:val="21"/>
          <w:szCs w:val="21"/>
        </w:rPr>
        <w:t xml:space="preserve">qualified </w:t>
      </w:r>
      <w:r>
        <w:rPr>
          <w:rFonts w:ascii="Times New Roman"/>
          <w:sz w:val="21"/>
          <w:szCs w:val="21"/>
        </w:rPr>
        <w:t>to reverse low-level functions, you can start from simple functions of high</w:t>
      </w:r>
      <w:r>
        <w:rPr>
          <w:rFonts w:ascii="Times New Roman" w:eastAsiaTheme="minorEastAsia"/>
          <w:sz w:val="21"/>
          <w:szCs w:val="21"/>
          <w:lang w:eastAsia="zh-CN"/>
        </w:rPr>
        <w:t>er</w:t>
      </w:r>
      <w:r>
        <w:rPr>
          <w:rFonts w:ascii="Times New Roman"/>
          <w:sz w:val="21"/>
          <w:szCs w:val="21"/>
        </w:rPr>
        <w:t xml:space="preserve"> level. After each release, listen to your users' feedbacks humbly and improve your tweaks with rapid iteration. Trust me, your effort will pay off. Take LowPowerBanner as an example, the idea of LowPowerBanner came from the suggestion of a user PrimeCode. I finished the first version of LowPowerBanner in less than 5 hours and it had no more than 50 lines of code. However, within 8 hours after the release, downloads had approached 30,000 (as shown in figure 5-5), the popularity of it was far beyond my expectation. Remember, users</w:t>
      </w:r>
      <w:r>
        <w:rPr>
          <w:rFonts w:ascii="Times New Roman"/>
          <w:sz w:val="21"/>
          <w:szCs w:val="21"/>
        </w:rPr>
        <w:t>’</w:t>
      </w:r>
      <w:r>
        <w:rPr>
          <w:rFonts w:ascii="Times New Roman"/>
          <w:sz w:val="21"/>
          <w:szCs w:val="21"/>
        </w:rPr>
        <w:t xml:space="preserve"> wisdom is </w:t>
      </w:r>
      <w:r w:rsidRPr="00717637">
        <w:rPr>
          <w:rFonts w:ascii="Times New Roman"/>
          <w:sz w:val="21"/>
          <w:szCs w:val="21"/>
        </w:rPr>
        <w:t>inexhaustible</w:t>
      </w:r>
      <w:r>
        <w:rPr>
          <w:rFonts w:ascii="Times New Roman"/>
          <w:sz w:val="21"/>
          <w:szCs w:val="21"/>
        </w:rPr>
        <w:t>. If you don't have any good ideas, listening to users would be surprisingly helpful!</w:t>
      </w:r>
    </w:p>
    <w:p w14:paraId="04FCA92B" w14:textId="77777777" w:rsidR="00977374" w:rsidRDefault="000D70B1">
      <w:pPr>
        <w:keepNext/>
        <w:widowControl/>
        <w:spacing w:after="240"/>
        <w:jc w:val="center"/>
        <w:rPr>
          <w:sz w:val="21"/>
          <w:szCs w:val="21"/>
        </w:rPr>
      </w:pPr>
      <w:r>
        <w:rPr>
          <w:noProof/>
          <w:sz w:val="21"/>
          <w:szCs w:val="21"/>
        </w:rPr>
        <w:drawing>
          <wp:inline distT="0" distB="0" distL="0" distR="0" wp14:anchorId="40D41BAD" wp14:editId="2436879A">
            <wp:extent cx="3600001" cy="109416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1">
                      <a:extLst/>
                    </a:blip>
                    <a:stretch>
                      <a:fillRect/>
                    </a:stretch>
                  </pic:blipFill>
                  <pic:spPr>
                    <a:xfrm>
                      <a:off x="0" y="0"/>
                      <a:ext cx="3600001" cy="1094168"/>
                    </a:xfrm>
                    <a:prstGeom prst="rect">
                      <a:avLst/>
                    </a:prstGeom>
                    <a:ln w="12700" cap="flat">
                      <a:noFill/>
                      <a:miter lim="400000"/>
                    </a:ln>
                    <a:effectLst/>
                  </pic:spPr>
                </pic:pic>
              </a:graphicData>
            </a:graphic>
          </wp:inline>
        </w:drawing>
      </w:r>
    </w:p>
    <w:p w14:paraId="522478B4" w14:textId="7BB2D7F4" w:rsidR="00977374" w:rsidRPr="00C2794D" w:rsidRDefault="002110F7" w:rsidP="00436CA3">
      <w:pPr>
        <w:pStyle w:val="Caption"/>
        <w:jc w:val="center"/>
        <w:rPr>
          <w:rFonts w:ascii="Times New Roman" w:eastAsia="宋体" w:hAnsi="Times New Roman" w:cs="宋体" w:hint="default"/>
          <w:lang w:eastAsia="zh-TW"/>
        </w:rPr>
      </w:pPr>
      <w:r w:rsidRPr="00C2794D">
        <w:rPr>
          <w:rFonts w:ascii="Times New Roman" w:eastAsia="宋体" w:hAnsi="Times New Roman" w:cs="宋体" w:hint="default"/>
          <w:lang w:eastAsia="zh-TW"/>
        </w:rPr>
        <w:t>Figure 5-5 Downloads of LowPowerBanner 1.0</w:t>
      </w:r>
    </w:p>
    <w:p w14:paraId="4DA06922" w14:textId="046E5DAE" w:rsidR="00977374" w:rsidRPr="00C2794D" w:rsidRDefault="000D70B1">
      <w:pPr>
        <w:pStyle w:val="Heading4"/>
        <w:numPr>
          <w:ilvl w:val="0"/>
          <w:numId w:val="11"/>
        </w:numPr>
        <w:rPr>
          <w:rFonts w:ascii="黑体" w:eastAsia="黑体" w:hAnsi="黑体" w:cs="黑体"/>
          <w:lang w:eastAsia="zh-TW"/>
        </w:rPr>
        <w:pPrChange w:id="26" w:author="snakeninny" w:date="2015-04-18T00:07:00Z">
          <w:pPr>
            <w:pStyle w:val="Heading4"/>
          </w:pPr>
        </w:pPrChange>
      </w:pPr>
      <w:del w:id="27" w:author="snakeninny" w:date="2015-04-18T00:07:00Z">
        <w:r w:rsidRPr="00C2794D" w:rsidDel="0025729C">
          <w:rPr>
            <w:rFonts w:ascii="黑体" w:eastAsia="黑体" w:hAnsi="黑体" w:cs="黑体"/>
            <w:lang w:eastAsia="zh-TW"/>
          </w:rPr>
          <w:delText xml:space="preserve">3) </w:delText>
        </w:r>
      </w:del>
      <w:r w:rsidR="002110F7" w:rsidRPr="00C2794D">
        <w:rPr>
          <w:rFonts w:ascii="黑体" w:eastAsia="黑体" w:hAnsi="黑体" w:cs="黑体"/>
          <w:lang w:eastAsia="zh-TW"/>
        </w:rPr>
        <w:t>Anatomize iOS</w:t>
      </w:r>
    </w:p>
    <w:p w14:paraId="1DEE2475" w14:textId="616CB177" w:rsidR="00977374" w:rsidRDefault="002110F7">
      <w:pPr>
        <w:spacing w:line="360" w:lineRule="auto"/>
        <w:ind w:firstLine="420"/>
        <w:jc w:val="left"/>
        <w:rPr>
          <w:sz w:val="21"/>
          <w:szCs w:val="21"/>
        </w:rPr>
      </w:pPr>
      <w:r>
        <w:rPr>
          <w:rFonts w:ascii="Times New Roman"/>
          <w:sz w:val="21"/>
          <w:szCs w:val="21"/>
        </w:rPr>
        <w:t xml:space="preserve">The greater your ability is, the more things you can do. Starting from writing small Apps, with more and more practices you will have deeper and deeper understanding of iOS. iOS is a closed operating system and only a tip of iceberg has been exposed to us. There are still far too many features that are worth to be further explored. Every time a new jailbreak comes out, someone will post the latest class-dump headers on the Internet. We can easily find the download link by searching </w:t>
      </w:r>
      <w:r>
        <w:rPr>
          <w:rFonts w:ascii="Times New Roman"/>
          <w:sz w:val="21"/>
          <w:szCs w:val="21"/>
        </w:rPr>
        <w:t>“</w:t>
      </w:r>
      <w:r>
        <w:rPr>
          <w:rFonts w:ascii="Times New Roman"/>
          <w:sz w:val="21"/>
          <w:szCs w:val="21"/>
        </w:rPr>
        <w:t>iOS private headers</w:t>
      </w:r>
      <w:r>
        <w:rPr>
          <w:rFonts w:ascii="Times New Roman"/>
          <w:sz w:val="21"/>
          <w:szCs w:val="21"/>
        </w:rPr>
        <w:t>”</w:t>
      </w:r>
      <w:r>
        <w:rPr>
          <w:rFonts w:ascii="Times New Roman"/>
          <w:sz w:val="21"/>
          <w:szCs w:val="21"/>
        </w:rPr>
        <w:t xml:space="preserve"> on Google, which eliminates the trouble of class-dumping by ourselves. Objective-C methods follow a regular naming convention, making it possible for us to guess the meanings of most methods. For example, in SpringBoard.h:</w:t>
      </w:r>
    </w:p>
    <w:p w14:paraId="53F94D95" w14:textId="50D99D33"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(void)reboot;</w:t>
      </w:r>
    </w:p>
    <w:p w14:paraId="1E2225FF" w14:textId="442845C2"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(void)relaunchSpringBoard;</w:t>
      </w:r>
    </w:p>
    <w:p w14:paraId="06DEDD05" w14:textId="142EB495" w:rsidR="00977374" w:rsidRDefault="002110F7">
      <w:pPr>
        <w:widowControl/>
        <w:spacing w:after="240"/>
        <w:ind w:firstLine="480"/>
        <w:jc w:val="left"/>
        <w:rPr>
          <w:sz w:val="21"/>
          <w:szCs w:val="21"/>
        </w:rPr>
      </w:pPr>
      <w:r>
        <w:rPr>
          <w:rFonts w:ascii="Times New Roman"/>
          <w:sz w:val="21"/>
          <w:szCs w:val="21"/>
        </w:rPr>
        <w:t>And in UIViewController.h:</w:t>
      </w:r>
    </w:p>
    <w:p w14:paraId="2ED1ABCF" w14:textId="4BB1E997"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 (void)attentionClassDumpUser:(id)arg1</w:t>
      </w:r>
    </w:p>
    <w:p w14:paraId="3CB8F75F" w14:textId="5B1AD2FB"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yesItsUsAgain:(id)arg2</w:t>
      </w:r>
    </w:p>
    <w:p w14:paraId="1EF6C2D1" w14:textId="7D84B095"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althoughSwizzlingAndOverridingPrivateMethodsIsFun:(id)arg3</w:t>
      </w:r>
    </w:p>
    <w:p w14:paraId="7B9C9474" w14:textId="0552076A"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itWasntMuchFunWhenYourAppStoppedWorking:(id)arg4</w:t>
      </w:r>
    </w:p>
    <w:p w14:paraId="40F81FC0" w14:textId="25FDAF79" w:rsidR="00977374" w:rsidRPr="00C2794D" w:rsidRDefault="002110F7">
      <w:pPr>
        <w:jc w:val="left"/>
        <w:rPr>
          <w:rFonts w:ascii="Monaco" w:eastAsia="Monaco" w:hAnsi="Monaco" w:cs="Monaco"/>
          <w:kern w:val="0"/>
          <w:sz w:val="16"/>
          <w:szCs w:val="16"/>
          <w:shd w:val="clear" w:color="auto" w:fill="D8D8D8"/>
          <w:lang w:eastAsia="zh-TW"/>
        </w:rPr>
      </w:pPr>
      <w:r w:rsidRPr="00C2794D">
        <w:rPr>
          <w:rFonts w:ascii="Monaco"/>
          <w:kern w:val="0"/>
          <w:sz w:val="16"/>
          <w:szCs w:val="16"/>
          <w:shd w:val="clear" w:color="auto" w:fill="D8D8D8"/>
          <w:lang w:eastAsia="zh-TW"/>
        </w:rPr>
        <w:t>pleaseRefrainFromDoingSoInTheFutureOkayThanksBye:(id)arg5;</w:t>
      </w:r>
    </w:p>
    <w:p w14:paraId="78701975" w14:textId="1D905D9F" w:rsidR="00977374" w:rsidRDefault="002110F7">
      <w:pPr>
        <w:spacing w:line="360" w:lineRule="auto"/>
        <w:ind w:firstLine="420"/>
        <w:jc w:val="left"/>
        <w:rPr>
          <w:sz w:val="21"/>
          <w:szCs w:val="21"/>
        </w:rPr>
      </w:pPr>
      <w:r>
        <w:rPr>
          <w:rFonts w:ascii="Times New Roman"/>
          <w:sz w:val="21"/>
          <w:szCs w:val="21"/>
        </w:rPr>
        <w:t>Browsing method names is an important source of inspiration as well as a shortcut for you to get familiar with low-level iOS</w:t>
      </w:r>
      <w:r>
        <w:rPr>
          <w:rFonts w:ascii="Times New Roman" w:eastAsiaTheme="minorEastAsia"/>
          <w:sz w:val="21"/>
          <w:szCs w:val="21"/>
          <w:lang w:eastAsia="zh-CN"/>
        </w:rPr>
        <w:t xml:space="preserve"> functions</w:t>
      </w:r>
      <w:r>
        <w:rPr>
          <w:rFonts w:ascii="Times New Roman"/>
          <w:sz w:val="21"/>
          <w:szCs w:val="21"/>
        </w:rPr>
        <w:t xml:space="preserve">. The more implementation details of iOS you master, the more powerful tweaks you can write. Audio Recorder, developed by limneos, is </w:t>
      </w:r>
      <w:r>
        <w:rPr>
          <w:rFonts w:ascii="Times New Roman" w:eastAsiaTheme="minorEastAsia"/>
          <w:sz w:val="21"/>
          <w:szCs w:val="21"/>
          <w:lang w:eastAsia="zh-CN"/>
        </w:rPr>
        <w:t>a</w:t>
      </w:r>
      <w:r>
        <w:rPr>
          <w:rFonts w:ascii="Times New Roman"/>
          <w:sz w:val="21"/>
          <w:szCs w:val="21"/>
        </w:rPr>
        <w:t xml:space="preserve"> best example. Even </w:t>
      </w:r>
      <w:r>
        <w:rPr>
          <w:rFonts w:ascii="Times New Roman"/>
          <w:sz w:val="21"/>
          <w:szCs w:val="21"/>
        </w:rPr>
        <w:lastRenderedPageBreak/>
        <w:t>though the launch of iOS dates back to 2007, there is no feature like phone call recording until Audio Recorder</w:t>
      </w:r>
      <w:r>
        <w:rPr>
          <w:rFonts w:ascii="Times New Roman"/>
          <w:sz w:val="21"/>
          <w:szCs w:val="21"/>
        </w:rPr>
        <w:t>’</w:t>
      </w:r>
      <w:r>
        <w:rPr>
          <w:rFonts w:ascii="Times New Roman"/>
          <w:sz w:val="21"/>
          <w:szCs w:val="21"/>
        </w:rPr>
        <w:t xml:space="preserve">s born 7 years later. I'm sure that there are a lot of people who have the same idea and even have already tried to realize it by themselves. But why only limneos succeeds? It is because limneos has a deeper understanding of iOS than others. </w:t>
      </w:r>
      <w:r>
        <w:rPr>
          <w:rFonts w:ascii="Times New Roman"/>
          <w:sz w:val="21"/>
          <w:szCs w:val="21"/>
        </w:rPr>
        <w:t>“</w:t>
      </w:r>
      <w:r>
        <w:rPr>
          <w:rFonts w:ascii="Times New Roman"/>
          <w:sz w:val="21"/>
          <w:szCs w:val="21"/>
        </w:rPr>
        <w:t>Talk is cheap. Show me the code.</w:t>
      </w:r>
      <w:r>
        <w:rPr>
          <w:rFonts w:ascii="Times New Roman"/>
          <w:sz w:val="21"/>
          <w:szCs w:val="21"/>
        </w:rPr>
        <w:t>”</w:t>
      </w:r>
    </w:p>
    <w:p w14:paraId="755B4C58" w14:textId="658D49DC" w:rsidR="00977374" w:rsidRDefault="002110F7" w:rsidP="009A0E71">
      <w:pPr>
        <w:pStyle w:val="Heading3"/>
      </w:pPr>
      <w:r>
        <w:t>5.2.2 Locate target files</w:t>
      </w:r>
    </w:p>
    <w:p w14:paraId="167BC5FE" w14:textId="13510DF1" w:rsidR="00977374" w:rsidRDefault="002110F7">
      <w:pPr>
        <w:spacing w:line="360" w:lineRule="auto"/>
        <w:ind w:firstLine="420"/>
        <w:jc w:val="left"/>
        <w:rPr>
          <w:sz w:val="21"/>
          <w:szCs w:val="21"/>
        </w:rPr>
      </w:pPr>
      <w:r>
        <w:rPr>
          <w:rFonts w:ascii="Times New Roman"/>
          <w:sz w:val="21"/>
          <w:szCs w:val="21"/>
        </w:rPr>
        <w:t>After we know what functions we want to implement, we should start to look for the binaries that provide these functions. In general, the most frequently used methods to locate the binaries are as follows.</w:t>
      </w:r>
    </w:p>
    <w:p w14:paraId="0A6161F3" w14:textId="7148067A" w:rsidR="00977374" w:rsidRPr="00BA76CC" w:rsidRDefault="002110F7" w:rsidP="00BA76CC">
      <w:pPr>
        <w:pStyle w:val="Heading4"/>
        <w:numPr>
          <w:ilvl w:val="0"/>
          <w:numId w:val="3"/>
        </w:numPr>
        <w:tabs>
          <w:tab w:val="num" w:pos="360"/>
        </w:tabs>
        <w:ind w:left="360" w:hanging="360"/>
        <w:rPr>
          <w:rFonts w:ascii="黑体" w:eastAsia="黑体" w:hAnsi="黑体" w:cs="黑体"/>
          <w:lang w:val="zh-TW" w:eastAsia="zh-TW"/>
        </w:rPr>
      </w:pPr>
      <w:r w:rsidRPr="00BA76CC">
        <w:rPr>
          <w:rFonts w:ascii="黑体" w:eastAsia="黑体" w:hAnsi="黑体" w:cs="黑体"/>
          <w:lang w:val="zh-TW" w:eastAsia="zh-TW"/>
        </w:rPr>
        <w:t>Fixed location</w:t>
      </w:r>
    </w:p>
    <w:p w14:paraId="2F619B4C" w14:textId="392C4338" w:rsidR="00977374" w:rsidRDefault="002110F7">
      <w:pPr>
        <w:widowControl/>
        <w:spacing w:after="240"/>
        <w:ind w:firstLine="480"/>
        <w:jc w:val="left"/>
        <w:rPr>
          <w:sz w:val="21"/>
          <w:szCs w:val="21"/>
        </w:rPr>
      </w:pPr>
      <w:r>
        <w:rPr>
          <w:rFonts w:ascii="Times New Roman"/>
          <w:sz w:val="21"/>
          <w:szCs w:val="21"/>
        </w:rPr>
        <w:t>At this stage, our targets of reverse engineering are usually dylibs, bundles and daemons. Fortunately, the locations of these files are almost fixed in the filesystem.</w:t>
      </w:r>
    </w:p>
    <w:p w14:paraId="7173E752" w14:textId="51681490"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1) CydiaSubstrate based dylibs are all stored in "/Library/MobileSubstrate/DynamicLibraries/". We can find them without effort.</w:t>
      </w:r>
    </w:p>
    <w:p w14:paraId="31A17329" w14:textId="0D779AF7"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 xml:space="preserve">2) Bundles can be divided into 2 categories, which are App and framework respectively. Bundles of AppStore Apps are stored in "/var/mobile/Containers/Bundle/Application/", bundles of system Apps are stored in </w:t>
      </w:r>
      <w:r w:rsidRPr="00CC2299">
        <w:rPr>
          <w:rFonts w:ascii="Times New Roman"/>
          <w:kern w:val="0"/>
          <w:sz w:val="21"/>
          <w:szCs w:val="21"/>
          <w:lang w:eastAsia="zh-TW"/>
        </w:rPr>
        <w:t>“</w:t>
      </w:r>
      <w:r w:rsidRPr="00CC2299">
        <w:rPr>
          <w:rFonts w:ascii="Times New Roman"/>
          <w:kern w:val="0"/>
          <w:sz w:val="21"/>
          <w:szCs w:val="21"/>
          <w:lang w:eastAsia="zh-TW"/>
        </w:rPr>
        <w:t>/Applications/</w:t>
      </w:r>
      <w:r w:rsidRPr="00CC2299">
        <w:rPr>
          <w:rFonts w:ascii="Times New Roman"/>
          <w:kern w:val="0"/>
          <w:sz w:val="21"/>
          <w:szCs w:val="21"/>
          <w:lang w:eastAsia="zh-TW"/>
        </w:rPr>
        <w:t>”</w:t>
      </w:r>
      <w:r w:rsidRPr="00CC2299">
        <w:rPr>
          <w:rFonts w:ascii="Times New Roman"/>
          <w:kern w:val="0"/>
          <w:sz w:val="21"/>
          <w:szCs w:val="21"/>
          <w:lang w:eastAsia="zh-TW"/>
        </w:rPr>
        <w:t>, and bundles of frameworks are stored in "/System/Library/Frameworks" and "/System/Library/PrivateFrameworks". For bundles of other types, you can discuss with us on http://bbs.iosre.com.</w:t>
      </w:r>
    </w:p>
    <w:p w14:paraId="34D5E3DD" w14:textId="72C4B0EC" w:rsidR="00977374" w:rsidRPr="00CC2299" w:rsidRDefault="002110F7">
      <w:pPr>
        <w:widowControl/>
        <w:spacing w:after="240"/>
        <w:jc w:val="left"/>
        <w:rPr>
          <w:kern w:val="0"/>
          <w:sz w:val="21"/>
          <w:szCs w:val="21"/>
          <w:lang w:eastAsia="zh-TW"/>
        </w:rPr>
      </w:pPr>
      <w:r w:rsidRPr="00CC2299">
        <w:rPr>
          <w:rFonts w:ascii="Times New Roman"/>
          <w:kern w:val="0"/>
          <w:sz w:val="21"/>
          <w:szCs w:val="21"/>
          <w:lang w:eastAsia="zh-TW"/>
        </w:rPr>
        <w:t xml:space="preserve">3) Configuration files of daemons, which are plist formatted, are all stored in "/System/Library/LaunchDaemons/", "/Library/LaunchDaemons" and "/Library/LaunchAgents/". The </w:t>
      </w:r>
      <w:r w:rsidRPr="00CC2299">
        <w:rPr>
          <w:rFonts w:ascii="Times New Roman"/>
          <w:kern w:val="0"/>
          <w:sz w:val="21"/>
          <w:szCs w:val="21"/>
          <w:lang w:eastAsia="zh-TW"/>
        </w:rPr>
        <w:t>“</w:t>
      </w:r>
      <w:r w:rsidRPr="00CC2299">
        <w:rPr>
          <w:rFonts w:ascii="Times New Roman"/>
          <w:kern w:val="0"/>
          <w:sz w:val="21"/>
          <w:szCs w:val="21"/>
          <w:lang w:eastAsia="zh-TW"/>
        </w:rPr>
        <w:t>ProgramArguments</w:t>
      </w:r>
      <w:r w:rsidRPr="00CC2299">
        <w:rPr>
          <w:rFonts w:ascii="Times New Roman"/>
          <w:kern w:val="0"/>
          <w:sz w:val="21"/>
          <w:szCs w:val="21"/>
          <w:lang w:eastAsia="zh-TW"/>
        </w:rPr>
        <w:t>”</w:t>
      </w:r>
      <w:r w:rsidRPr="00CC2299">
        <w:rPr>
          <w:rFonts w:ascii="Times New Roman"/>
          <w:kern w:val="0"/>
          <w:sz w:val="21"/>
          <w:szCs w:val="21"/>
          <w:lang w:eastAsia="zh-TW"/>
        </w:rPr>
        <w:t xml:space="preserve"> fields in these files are the absolute paths of daemon exectuables, such as:</w:t>
      </w:r>
    </w:p>
    <w:p w14:paraId="0C936C35" w14:textId="4C227F9B"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snakeninnys-MacBook:~ snakeninny$ plutil -p /Users/snakeninny/Desktop/com.apple.backboardd.plist </w:t>
      </w:r>
    </w:p>
    <w:p w14:paraId="0EAAD558" w14:textId="535D2EB3"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w:t>
      </w:r>
    </w:p>
    <w:p w14:paraId="4AC74B43" w14:textId="6C923814" w:rsidR="00977374" w:rsidRPr="00CC2299" w:rsidRDefault="002110F7">
      <w:pPr>
        <w:ind w:firstLine="420"/>
        <w:jc w:val="left"/>
        <w:rPr>
          <w:rFonts w:ascii="Monaco" w:eastAsia="Monaco" w:hAnsi="Monaco" w:cs="Monaco"/>
          <w:kern w:val="0"/>
          <w:sz w:val="16"/>
          <w:szCs w:val="16"/>
          <w:shd w:val="clear" w:color="auto" w:fill="D8D8D8"/>
          <w:lang w:eastAsia="zh-TW"/>
        </w:rPr>
      </w:pPr>
      <w:r w:rsidRPr="00CC2299">
        <w:rPr>
          <w:rFonts w:hAnsi="Monaco"/>
          <w:kern w:val="0"/>
          <w:sz w:val="16"/>
          <w:szCs w:val="16"/>
          <w:shd w:val="clear" w:color="auto" w:fill="D8D8D8"/>
          <w:lang w:eastAsia="zh-TW"/>
        </w:rPr>
        <w:t>……</w:t>
      </w:r>
    </w:p>
    <w:p w14:paraId="5A9F2F51" w14:textId="46ACCDD8"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  "ProgramArguments" =&gt; [</w:t>
      </w:r>
    </w:p>
    <w:p w14:paraId="27E7186F" w14:textId="48EAFB78" w:rsidR="00977374" w:rsidRPr="00CC2299" w:rsidRDefault="002110F7">
      <w:pPr>
        <w:jc w:val="left"/>
        <w:rPr>
          <w:rFonts w:ascii="Monaco" w:eastAsia="Monaco" w:hAnsi="Monaco" w:cs="Monaco"/>
          <w:kern w:val="0"/>
          <w:sz w:val="16"/>
          <w:szCs w:val="16"/>
          <w:shd w:val="clear" w:color="auto" w:fill="D8D8D8"/>
          <w:lang w:eastAsia="zh-TW"/>
        </w:rPr>
      </w:pPr>
      <w:r w:rsidRPr="00CC2299">
        <w:rPr>
          <w:rFonts w:ascii="Monaco"/>
          <w:kern w:val="0"/>
          <w:sz w:val="16"/>
          <w:szCs w:val="16"/>
          <w:shd w:val="clear" w:color="auto" w:fill="D8D8D8"/>
          <w:lang w:eastAsia="zh-TW"/>
        </w:rPr>
        <w:t xml:space="preserve">    0 =&gt; "/usr/libexec/backboardd"</w:t>
      </w:r>
    </w:p>
    <w:p w14:paraId="67A12447" w14:textId="05ABD11C" w:rsidR="00977374" w:rsidRDefault="002110F7">
      <w:pPr>
        <w:jc w:val="left"/>
        <w:rPr>
          <w:rFonts w:ascii="Monaco" w:eastAsia="Monaco" w:hAnsi="Monaco" w:cs="Monaco"/>
          <w:kern w:val="0"/>
          <w:sz w:val="16"/>
          <w:szCs w:val="16"/>
          <w:shd w:val="clear" w:color="auto" w:fill="D8D8D8"/>
          <w:lang w:val="zh-TW" w:eastAsia="zh-TW"/>
        </w:rPr>
      </w:pPr>
      <w:r w:rsidRPr="00CC2299">
        <w:rPr>
          <w:rFonts w:ascii="Monaco"/>
          <w:kern w:val="0"/>
          <w:sz w:val="16"/>
          <w:szCs w:val="16"/>
          <w:shd w:val="clear" w:color="auto" w:fill="D8D8D8"/>
          <w:lang w:eastAsia="zh-TW"/>
        </w:rPr>
        <w:t xml:space="preserve">  </w:t>
      </w:r>
      <w:r>
        <w:rPr>
          <w:rFonts w:ascii="Monaco"/>
          <w:kern w:val="0"/>
          <w:sz w:val="16"/>
          <w:szCs w:val="16"/>
          <w:shd w:val="clear" w:color="auto" w:fill="D8D8D8"/>
          <w:lang w:val="zh-TW" w:eastAsia="zh-TW"/>
        </w:rPr>
        <w:t>]</w:t>
      </w:r>
    </w:p>
    <w:p w14:paraId="2BF99C59" w14:textId="2D78479E" w:rsidR="00977374" w:rsidRDefault="002110F7">
      <w:pPr>
        <w:ind w:firstLine="420"/>
        <w:jc w:val="left"/>
        <w:rPr>
          <w:rFonts w:ascii="Monaco" w:eastAsia="Monaco" w:hAnsi="Monaco" w:cs="Monaco"/>
          <w:kern w:val="0"/>
          <w:sz w:val="16"/>
          <w:szCs w:val="16"/>
          <w:shd w:val="clear" w:color="auto" w:fill="D8D8D8"/>
          <w:lang w:val="zh-TW" w:eastAsia="zh-TW"/>
        </w:rPr>
      </w:pPr>
      <w:r>
        <w:rPr>
          <w:rFonts w:hAnsi="Monaco"/>
          <w:kern w:val="0"/>
          <w:sz w:val="16"/>
          <w:szCs w:val="16"/>
          <w:shd w:val="clear" w:color="auto" w:fill="D8D8D8"/>
          <w:lang w:val="zh-TW" w:eastAsia="zh-TW"/>
        </w:rPr>
        <w:t>……</w:t>
      </w:r>
    </w:p>
    <w:p w14:paraId="21EFD308" w14:textId="5A45D698" w:rsidR="00977374" w:rsidRDefault="002110F7">
      <w:pPr>
        <w:jc w:val="left"/>
        <w:rPr>
          <w:rFonts w:ascii="Monaco" w:eastAsia="Monaco" w:hAnsi="Monaco" w:cs="Monaco"/>
          <w:kern w:val="0"/>
          <w:sz w:val="16"/>
          <w:szCs w:val="16"/>
          <w:shd w:val="clear" w:color="auto" w:fill="D8D8D8"/>
          <w:lang w:val="zh-TW" w:eastAsia="zh-TW"/>
        </w:rPr>
      </w:pPr>
      <w:r>
        <w:rPr>
          <w:rFonts w:ascii="Monaco"/>
          <w:kern w:val="0"/>
          <w:sz w:val="16"/>
          <w:szCs w:val="16"/>
          <w:shd w:val="clear" w:color="auto" w:fill="D8D8D8"/>
          <w:lang w:val="zh-TW" w:eastAsia="zh-TW"/>
        </w:rPr>
        <w:t>}</w:t>
      </w:r>
    </w:p>
    <w:p w14:paraId="23FA70C3" w14:textId="45F65CFA" w:rsidR="00977374" w:rsidRPr="005336AC" w:rsidRDefault="002110F7" w:rsidP="005336AC">
      <w:pPr>
        <w:pStyle w:val="Heading4"/>
        <w:numPr>
          <w:ilvl w:val="0"/>
          <w:numId w:val="3"/>
        </w:numPr>
        <w:tabs>
          <w:tab w:val="num" w:pos="360"/>
        </w:tabs>
        <w:ind w:left="360" w:hanging="360"/>
        <w:rPr>
          <w:rFonts w:ascii="黑体" w:eastAsia="黑体" w:hAnsi="黑体" w:cs="黑体"/>
          <w:lang w:val="zh-TW" w:eastAsia="zh-TW"/>
        </w:rPr>
      </w:pPr>
      <w:r w:rsidRPr="005336AC">
        <w:rPr>
          <w:rFonts w:ascii="黑体" w:eastAsia="黑体" w:hAnsi="黑体" w:cs="黑体"/>
          <w:lang w:val="zh-TW" w:eastAsia="zh-TW"/>
        </w:rPr>
        <w:t xml:space="preserve">Locate </w:t>
      </w:r>
      <w:del w:id="28" w:author="snakeninny" w:date="2015-04-18T00:08:00Z">
        <w:r w:rsidR="000D70B1" w:rsidRPr="005336AC" w:rsidDel="0025729C">
          <w:rPr>
            <w:rFonts w:ascii="黑体" w:eastAsia="黑体" w:hAnsi="黑体" w:cs="黑体"/>
            <w:lang w:val="zh-TW" w:eastAsia="zh-TW"/>
          </w:rPr>
          <w:delText xml:space="preserve">by </w:delText>
        </w:r>
      </w:del>
      <w:ins w:id="29" w:author="snakeninny" w:date="2015-04-18T00:08:00Z">
        <w:r>
          <w:rPr>
            <w:rFonts w:ascii="黑体" w:eastAsia="黑体" w:hAnsi="黑体" w:cs="黑体"/>
            <w:lang w:val="zh-TW"/>
          </w:rPr>
          <w:t>with</w:t>
        </w:r>
        <w:r w:rsidRPr="005336AC">
          <w:rPr>
            <w:rFonts w:ascii="黑体" w:eastAsia="黑体" w:hAnsi="黑体" w:cs="黑体"/>
            <w:lang w:val="zh-TW" w:eastAsia="zh-TW"/>
          </w:rPr>
          <w:t xml:space="preserve"> </w:t>
        </w:r>
      </w:ins>
      <w:r w:rsidRPr="005336AC">
        <w:rPr>
          <w:rFonts w:ascii="黑体" w:eastAsia="黑体" w:hAnsi="黑体" w:cs="黑体"/>
          <w:lang w:val="zh-TW" w:eastAsia="zh-TW"/>
        </w:rPr>
        <w:t>Cydia</w:t>
      </w:r>
    </w:p>
    <w:p w14:paraId="2A1BB5B3" w14:textId="1930C121" w:rsidR="00977374" w:rsidRDefault="002110F7">
      <w:pPr>
        <w:spacing w:line="360" w:lineRule="auto"/>
        <w:ind w:firstLine="420"/>
        <w:jc w:val="left"/>
        <w:rPr>
          <w:sz w:val="21"/>
          <w:szCs w:val="21"/>
        </w:rPr>
      </w:pPr>
      <w:r>
        <w:rPr>
          <w:rFonts w:ascii="Times New Roman"/>
          <w:sz w:val="21"/>
          <w:szCs w:val="21"/>
        </w:rPr>
        <w:t>Deb packages installed through command "dpkg -i" will be recorded by Cydia. You can locate these debs in Cydia</w:t>
      </w:r>
      <w:r>
        <w:rPr>
          <w:rFonts w:ascii="Times New Roman"/>
          <w:sz w:val="21"/>
          <w:szCs w:val="21"/>
        </w:rPr>
        <w:t>’</w:t>
      </w:r>
      <w:r>
        <w:rPr>
          <w:rFonts w:ascii="Times New Roman"/>
          <w:sz w:val="21"/>
          <w:szCs w:val="21"/>
        </w:rPr>
        <w:t xml:space="preserve">s "Expert" view under </w:t>
      </w:r>
      <w:r>
        <w:rPr>
          <w:rFonts w:ascii="Times New Roman"/>
          <w:sz w:val="21"/>
          <w:szCs w:val="21"/>
        </w:rPr>
        <w:t>“</w:t>
      </w:r>
      <w:r>
        <w:rPr>
          <w:rFonts w:ascii="Times New Roman"/>
          <w:sz w:val="21"/>
          <w:szCs w:val="21"/>
        </w:rPr>
        <w:t>Installed</w:t>
      </w:r>
      <w:r>
        <w:rPr>
          <w:rFonts w:ascii="Times New Roman"/>
          <w:sz w:val="21"/>
          <w:szCs w:val="21"/>
        </w:rPr>
        <w:t>”</w:t>
      </w:r>
      <w:r>
        <w:rPr>
          <w:rFonts w:ascii="Times New Roman"/>
          <w:sz w:val="21"/>
          <w:szCs w:val="21"/>
        </w:rPr>
        <w:t xml:space="preserve"> category, as shown in figure 5-6.</w:t>
      </w:r>
    </w:p>
    <w:p w14:paraId="04166867" w14:textId="77777777" w:rsidR="00977374" w:rsidRDefault="000D70B1">
      <w:pPr>
        <w:keepNext/>
        <w:widowControl/>
        <w:spacing w:after="240"/>
        <w:jc w:val="center"/>
        <w:rPr>
          <w:sz w:val="21"/>
          <w:szCs w:val="21"/>
        </w:rPr>
      </w:pPr>
      <w:r>
        <w:rPr>
          <w:noProof/>
          <w:sz w:val="21"/>
          <w:szCs w:val="21"/>
        </w:rPr>
        <w:lastRenderedPageBreak/>
        <w:drawing>
          <wp:inline distT="0" distB="0" distL="0" distR="0" wp14:anchorId="5AFCEAEC" wp14:editId="33CD409E">
            <wp:extent cx="2028057" cy="360000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2">
                      <a:extLst/>
                    </a:blip>
                    <a:stretch>
                      <a:fillRect/>
                    </a:stretch>
                  </pic:blipFill>
                  <pic:spPr>
                    <a:xfrm>
                      <a:off x="0" y="0"/>
                      <a:ext cx="2028057" cy="3600001"/>
                    </a:xfrm>
                    <a:prstGeom prst="rect">
                      <a:avLst/>
                    </a:prstGeom>
                    <a:ln w="12700" cap="flat">
                      <a:noFill/>
                      <a:miter lim="400000"/>
                    </a:ln>
                    <a:effectLst/>
                  </pic:spPr>
                </pic:pic>
              </a:graphicData>
            </a:graphic>
          </wp:inline>
        </w:drawing>
      </w:r>
    </w:p>
    <w:p w14:paraId="771B8428" w14:textId="1E3247C0" w:rsidR="00977374" w:rsidRPr="00CC2299" w:rsidRDefault="002110F7" w:rsidP="00436CA3">
      <w:pPr>
        <w:pStyle w:val="Caption"/>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Figure 5-6 Expert view in Cydia</w:t>
      </w:r>
    </w:p>
    <w:p w14:paraId="13BAE915" w14:textId="3399DF51" w:rsidR="00977374" w:rsidRDefault="002110F7">
      <w:pPr>
        <w:spacing w:line="360" w:lineRule="auto"/>
        <w:ind w:firstLine="420"/>
        <w:jc w:val="left"/>
        <w:rPr>
          <w:sz w:val="21"/>
          <w:szCs w:val="21"/>
        </w:rPr>
      </w:pPr>
      <w:r>
        <w:rPr>
          <w:rFonts w:ascii="Times New Roman"/>
          <w:sz w:val="21"/>
          <w:szCs w:val="21"/>
        </w:rPr>
        <w:t xml:space="preserve">Then you can choose the target App and go to </w:t>
      </w:r>
      <w:r>
        <w:rPr>
          <w:rFonts w:ascii="Times New Roman"/>
          <w:sz w:val="21"/>
          <w:szCs w:val="21"/>
        </w:rPr>
        <w:t>“</w:t>
      </w:r>
      <w:r>
        <w:rPr>
          <w:rFonts w:ascii="Times New Roman"/>
          <w:sz w:val="21"/>
          <w:szCs w:val="21"/>
        </w:rPr>
        <w:t>Details</w:t>
      </w:r>
      <w:r>
        <w:rPr>
          <w:rFonts w:ascii="Times New Roman"/>
          <w:sz w:val="21"/>
          <w:szCs w:val="21"/>
        </w:rPr>
        <w:t>”</w:t>
      </w:r>
      <w:r>
        <w:rPr>
          <w:rFonts w:ascii="Times New Roman"/>
          <w:sz w:val="21"/>
          <w:szCs w:val="21"/>
        </w:rPr>
        <w:t xml:space="preserve"> view, as shown in figure 5-7.</w:t>
      </w:r>
    </w:p>
    <w:p w14:paraId="048C7F4F" w14:textId="77777777" w:rsidR="00977374" w:rsidRDefault="000D70B1">
      <w:pPr>
        <w:keepNext/>
        <w:widowControl/>
        <w:spacing w:after="240"/>
        <w:jc w:val="center"/>
        <w:rPr>
          <w:sz w:val="21"/>
          <w:szCs w:val="21"/>
        </w:rPr>
      </w:pPr>
      <w:r>
        <w:rPr>
          <w:noProof/>
          <w:sz w:val="21"/>
          <w:szCs w:val="21"/>
        </w:rPr>
        <w:drawing>
          <wp:inline distT="0" distB="0" distL="0" distR="0" wp14:anchorId="6434C1EA" wp14:editId="57002A03">
            <wp:extent cx="2028057" cy="360000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3">
                      <a:extLst/>
                    </a:blip>
                    <a:stretch>
                      <a:fillRect/>
                    </a:stretch>
                  </pic:blipFill>
                  <pic:spPr>
                    <a:xfrm>
                      <a:off x="0" y="0"/>
                      <a:ext cx="2028057" cy="3600001"/>
                    </a:xfrm>
                    <a:prstGeom prst="rect">
                      <a:avLst/>
                    </a:prstGeom>
                    <a:ln w="12700" cap="flat">
                      <a:noFill/>
                      <a:miter lim="400000"/>
                    </a:ln>
                    <a:effectLst/>
                  </pic:spPr>
                </pic:pic>
              </a:graphicData>
            </a:graphic>
          </wp:inline>
        </w:drawing>
      </w:r>
    </w:p>
    <w:p w14:paraId="22C91D53" w14:textId="235DA539" w:rsidR="00977374" w:rsidRPr="00CC2299" w:rsidRDefault="002110F7" w:rsidP="00436CA3">
      <w:pPr>
        <w:pStyle w:val="Caption"/>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Figure 5-7 Details View</w:t>
      </w:r>
    </w:p>
    <w:p w14:paraId="20B195A6" w14:textId="1B24036E" w:rsidR="00977374" w:rsidRDefault="002110F7">
      <w:pPr>
        <w:spacing w:line="360" w:lineRule="auto"/>
        <w:ind w:firstLine="420"/>
        <w:jc w:val="left"/>
        <w:rPr>
          <w:sz w:val="21"/>
          <w:szCs w:val="21"/>
        </w:rPr>
      </w:pPr>
      <w:r>
        <w:rPr>
          <w:rFonts w:ascii="Times New Roman"/>
          <w:sz w:val="21"/>
          <w:szCs w:val="21"/>
        </w:rPr>
        <w:t xml:space="preserve">After that, choose "Filesystem Content" and you will see all files in the deb package, as shown in </w:t>
      </w:r>
      <w:r>
        <w:rPr>
          <w:rFonts w:ascii="Times New Roman"/>
          <w:sz w:val="21"/>
          <w:szCs w:val="21"/>
        </w:rPr>
        <w:lastRenderedPageBreak/>
        <w:t>figure 5-8.</w:t>
      </w:r>
    </w:p>
    <w:p w14:paraId="57C6B681" w14:textId="77777777" w:rsidR="00977374" w:rsidRDefault="000D70B1">
      <w:pPr>
        <w:keepNext/>
        <w:widowControl/>
        <w:spacing w:after="240"/>
        <w:jc w:val="center"/>
        <w:rPr>
          <w:sz w:val="21"/>
          <w:szCs w:val="21"/>
        </w:rPr>
      </w:pPr>
      <w:r>
        <w:rPr>
          <w:noProof/>
          <w:sz w:val="21"/>
          <w:szCs w:val="21"/>
        </w:rPr>
        <w:drawing>
          <wp:inline distT="0" distB="0" distL="0" distR="0" wp14:anchorId="3C58A688" wp14:editId="2FF98965">
            <wp:extent cx="2028057" cy="36000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4">
                      <a:extLst/>
                    </a:blip>
                    <a:stretch>
                      <a:fillRect/>
                    </a:stretch>
                  </pic:blipFill>
                  <pic:spPr>
                    <a:xfrm>
                      <a:off x="0" y="0"/>
                      <a:ext cx="2028057" cy="3600001"/>
                    </a:xfrm>
                    <a:prstGeom prst="rect">
                      <a:avLst/>
                    </a:prstGeom>
                    <a:ln w="12700" cap="flat">
                      <a:noFill/>
                      <a:miter lim="400000"/>
                    </a:ln>
                    <a:effectLst/>
                  </pic:spPr>
                </pic:pic>
              </a:graphicData>
            </a:graphic>
          </wp:inline>
        </w:drawing>
      </w:r>
    </w:p>
    <w:p w14:paraId="7D544B5A" w14:textId="24C2B679" w:rsidR="00977374" w:rsidRPr="00CC2299" w:rsidRDefault="002110F7">
      <w:pPr>
        <w:pStyle w:val="Caption"/>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 xml:space="preserve">Figure </w:t>
      </w:r>
      <w:r w:rsidRPr="000B6A5D">
        <w:rPr>
          <w:rFonts w:ascii="Times New Roman" w:hAnsi="Times New Roman" w:hint="default"/>
        </w:rPr>
        <w:t>5- 8 Installed files</w:t>
      </w:r>
    </w:p>
    <w:p w14:paraId="76FE382B" w14:textId="5488A47F" w:rsidR="00977374" w:rsidRDefault="002110F7">
      <w:pPr>
        <w:spacing w:line="360" w:lineRule="auto"/>
        <w:ind w:firstLine="420"/>
        <w:jc w:val="left"/>
        <w:rPr>
          <w:sz w:val="21"/>
          <w:szCs w:val="21"/>
        </w:rPr>
      </w:pPr>
      <w:r>
        <w:rPr>
          <w:rFonts w:ascii="Times New Roman"/>
          <w:sz w:val="21"/>
          <w:szCs w:val="21"/>
        </w:rPr>
        <w:t>You can easily find each file</w:t>
      </w:r>
      <w:r>
        <w:rPr>
          <w:rFonts w:ascii="Times New Roman"/>
          <w:sz w:val="21"/>
          <w:szCs w:val="21"/>
        </w:rPr>
        <w:t>’</w:t>
      </w:r>
      <w:r>
        <w:rPr>
          <w:rFonts w:ascii="Times New Roman"/>
          <w:sz w:val="21"/>
          <w:szCs w:val="21"/>
        </w:rPr>
        <w:t>s location now.</w:t>
      </w:r>
    </w:p>
    <w:p w14:paraId="11BDB778" w14:textId="50F961EB" w:rsidR="00977374" w:rsidRDefault="002110F7">
      <w:pPr>
        <w:pStyle w:val="Heading4"/>
      </w:pPr>
      <w:r>
        <w:t>3. PreferenceBundle</w:t>
      </w:r>
    </w:p>
    <w:p w14:paraId="0BE83313" w14:textId="71BB5F95" w:rsidR="00977374" w:rsidRDefault="002110F7">
      <w:pPr>
        <w:spacing w:line="360" w:lineRule="auto"/>
        <w:ind w:firstLine="420"/>
        <w:jc w:val="left"/>
        <w:rPr>
          <w:sz w:val="21"/>
          <w:szCs w:val="21"/>
        </w:rPr>
      </w:pPr>
      <w:r>
        <w:rPr>
          <w:rFonts w:ascii="Times New Roman"/>
          <w:sz w:val="21"/>
          <w:szCs w:val="21"/>
        </w:rPr>
        <w:t xml:space="preserve">PreferenceBundle resides in the Settings App and its functionality is somehow vague. It can be either used as a configuration of another process such as </w:t>
      </w:r>
      <w:r>
        <w:rPr>
          <w:rFonts w:ascii="Times New Roman"/>
          <w:sz w:val="21"/>
          <w:szCs w:val="21"/>
        </w:rPr>
        <w:t>“</w:t>
      </w:r>
      <w:r>
        <w:rPr>
          <w:rFonts w:ascii="Times New Roman"/>
          <w:sz w:val="21"/>
          <w:szCs w:val="21"/>
        </w:rPr>
        <w:t>DimInCall</w:t>
      </w:r>
      <w:r>
        <w:rPr>
          <w:rFonts w:ascii="Times New Roman"/>
          <w:sz w:val="21"/>
          <w:szCs w:val="21"/>
        </w:rPr>
        <w:t>”</w:t>
      </w:r>
      <w:r>
        <w:rPr>
          <w:rFonts w:ascii="Times New Roman"/>
          <w:sz w:val="21"/>
          <w:szCs w:val="21"/>
        </w:rPr>
        <w:t>, shown in figure 5-9.</w:t>
      </w:r>
    </w:p>
    <w:p w14:paraId="65FC16D3" w14:textId="77777777" w:rsidR="00977374" w:rsidRDefault="000D70B1">
      <w:pPr>
        <w:keepNext/>
        <w:widowControl/>
        <w:spacing w:after="240"/>
        <w:jc w:val="center"/>
        <w:rPr>
          <w:kern w:val="0"/>
          <w:lang w:val="zh-TW" w:eastAsia="zh-TW"/>
        </w:rPr>
      </w:pPr>
      <w:r>
        <w:rPr>
          <w:noProof/>
          <w:kern w:val="0"/>
        </w:rPr>
        <w:lastRenderedPageBreak/>
        <w:drawing>
          <wp:inline distT="0" distB="0" distL="0" distR="0" wp14:anchorId="1318C74E" wp14:editId="38A2A61F">
            <wp:extent cx="2028057" cy="360000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5">
                      <a:extLst/>
                    </a:blip>
                    <a:stretch>
                      <a:fillRect/>
                    </a:stretch>
                  </pic:blipFill>
                  <pic:spPr>
                    <a:xfrm>
                      <a:off x="0" y="0"/>
                      <a:ext cx="2028057" cy="3600001"/>
                    </a:xfrm>
                    <a:prstGeom prst="rect">
                      <a:avLst/>
                    </a:prstGeom>
                    <a:ln w="12700" cap="flat">
                      <a:noFill/>
                      <a:miter lim="400000"/>
                    </a:ln>
                    <a:effectLst/>
                  </pic:spPr>
                </pic:pic>
              </a:graphicData>
            </a:graphic>
          </wp:inline>
        </w:drawing>
      </w:r>
    </w:p>
    <w:p w14:paraId="13047BF7" w14:textId="31B2B7C3" w:rsidR="00977374" w:rsidRPr="00F3763E" w:rsidRDefault="002110F7">
      <w:pPr>
        <w:pStyle w:val="Caption"/>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F3763E">
        <w:rPr>
          <w:rFonts w:ascii="Times New Roman" w:hAnsi="Times New Roman" w:hint="default"/>
        </w:rPr>
        <w:t>5- 9 DimInCall</w:t>
      </w:r>
    </w:p>
    <w:p w14:paraId="5FE6CDD2" w14:textId="69E4730E" w:rsidR="00977374" w:rsidRDefault="002110F7">
      <w:pPr>
        <w:spacing w:line="360" w:lineRule="auto"/>
        <w:ind w:firstLine="420"/>
        <w:jc w:val="left"/>
        <w:rPr>
          <w:sz w:val="21"/>
          <w:szCs w:val="21"/>
        </w:rPr>
      </w:pPr>
      <w:r>
        <w:rPr>
          <w:rFonts w:ascii="Times New Roman"/>
          <w:sz w:val="21"/>
          <w:szCs w:val="21"/>
        </w:rPr>
        <w:t xml:space="preserve">Or it can perform some actual operations and function like an executable such as </w:t>
      </w:r>
      <w:r>
        <w:rPr>
          <w:rFonts w:ascii="Times New Roman"/>
          <w:sz w:val="21"/>
          <w:szCs w:val="21"/>
        </w:rPr>
        <w:t>“</w:t>
      </w:r>
      <w:r>
        <w:rPr>
          <w:rFonts w:ascii="Times New Roman"/>
          <w:sz w:val="21"/>
          <w:szCs w:val="21"/>
        </w:rPr>
        <w:t>WLAN</w:t>
      </w:r>
      <w:r>
        <w:rPr>
          <w:rFonts w:ascii="Times New Roman"/>
          <w:sz w:val="21"/>
          <w:szCs w:val="21"/>
        </w:rPr>
        <w:t>”</w:t>
      </w:r>
      <w:r>
        <w:rPr>
          <w:rFonts w:ascii="Times New Roman"/>
          <w:sz w:val="21"/>
          <w:szCs w:val="21"/>
        </w:rPr>
        <w:t>, shown in figure 5-10.</w:t>
      </w:r>
    </w:p>
    <w:p w14:paraId="3472DADD" w14:textId="77777777" w:rsidR="00977374" w:rsidRDefault="000D70B1">
      <w:pPr>
        <w:keepNext/>
        <w:widowControl/>
        <w:spacing w:after="240"/>
        <w:jc w:val="center"/>
        <w:rPr>
          <w:sz w:val="21"/>
          <w:szCs w:val="21"/>
        </w:rPr>
      </w:pPr>
      <w:r>
        <w:rPr>
          <w:noProof/>
          <w:sz w:val="21"/>
          <w:szCs w:val="21"/>
        </w:rPr>
        <w:lastRenderedPageBreak/>
        <w:drawing>
          <wp:inline distT="0" distB="0" distL="0" distR="0" wp14:anchorId="52CBC23C" wp14:editId="6DE762DE">
            <wp:extent cx="2028057" cy="360000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6">
                      <a:extLst/>
                    </a:blip>
                    <a:stretch>
                      <a:fillRect/>
                    </a:stretch>
                  </pic:blipFill>
                  <pic:spPr>
                    <a:xfrm>
                      <a:off x="0" y="0"/>
                      <a:ext cx="2028057" cy="3600001"/>
                    </a:xfrm>
                    <a:prstGeom prst="rect">
                      <a:avLst/>
                    </a:prstGeom>
                    <a:ln w="12700" cap="flat">
                      <a:noFill/>
                      <a:miter lim="400000"/>
                    </a:ln>
                    <a:effectLst/>
                  </pic:spPr>
                </pic:pic>
              </a:graphicData>
            </a:graphic>
          </wp:inline>
        </w:drawing>
      </w:r>
    </w:p>
    <w:p w14:paraId="35432781" w14:textId="18DB9BFB" w:rsidR="00977374" w:rsidRPr="00264348" w:rsidRDefault="002110F7">
      <w:pPr>
        <w:pStyle w:val="Caption"/>
        <w:jc w:val="center"/>
        <w:rPr>
          <w:rFonts w:ascii="Times New Roman" w:eastAsia="Times New Roman" w:hAnsi="Times New Roman" w:cs="Times New Roman" w:hint="default"/>
          <w:sz w:val="21"/>
          <w:szCs w:val="21"/>
        </w:rPr>
      </w:pPr>
      <w:r w:rsidRPr="00CC2299">
        <w:rPr>
          <w:rFonts w:ascii="Times New Roman" w:eastAsia="宋体" w:hAnsi="Times New Roman" w:cs="宋体" w:hint="default"/>
          <w:lang w:eastAsia="zh-TW"/>
        </w:rPr>
        <w:t xml:space="preserve">Figure </w:t>
      </w:r>
      <w:r w:rsidRPr="00264348">
        <w:rPr>
          <w:rFonts w:ascii="Times New Roman" w:hAnsi="Times New Roman" w:hint="default"/>
        </w:rPr>
        <w:t>5- 10 WLAN</w:t>
      </w:r>
    </w:p>
    <w:p w14:paraId="37E9C5D4" w14:textId="40CB8A26" w:rsidR="00977374" w:rsidRDefault="002110F7">
      <w:pPr>
        <w:spacing w:line="360" w:lineRule="auto"/>
        <w:ind w:firstLine="420"/>
        <w:jc w:val="left"/>
        <w:rPr>
          <w:sz w:val="21"/>
          <w:szCs w:val="21"/>
        </w:rPr>
      </w:pPr>
      <w:r>
        <w:rPr>
          <w:rFonts w:ascii="Times New Roman"/>
          <w:sz w:val="21"/>
          <w:szCs w:val="21"/>
        </w:rPr>
        <w:t>Our attention lies on actual operations of an App for sure. As a result, how to locate PreferenceBundle binaries that perform the actual operations is one topic for us to study. Third party PreferenceBundles that come from AppStore can be only used as configuration of their corresponding Apps, they don</w:t>
      </w:r>
      <w:r>
        <w:rPr>
          <w:rFonts w:ascii="Times New Roman"/>
          <w:sz w:val="21"/>
          <w:szCs w:val="21"/>
        </w:rPr>
        <w:t>’</w:t>
      </w:r>
      <w:r>
        <w:rPr>
          <w:rFonts w:ascii="Times New Roman"/>
          <w:sz w:val="21"/>
          <w:szCs w:val="21"/>
        </w:rPr>
        <w:t>t provide any actual functions, there</w:t>
      </w:r>
      <w:r>
        <w:rPr>
          <w:rFonts w:ascii="Times New Roman"/>
          <w:sz w:val="21"/>
          <w:szCs w:val="21"/>
        </w:rPr>
        <w:t>’</w:t>
      </w:r>
      <w:r>
        <w:rPr>
          <w:rFonts w:ascii="Times New Roman"/>
          <w:sz w:val="21"/>
          <w:szCs w:val="21"/>
        </w:rPr>
        <w:t xml:space="preserve">s no need to locate them. PreferenceBundles from Cydia are also not problems because the solution was already introduced in </w:t>
      </w:r>
      <w:r>
        <w:rPr>
          <w:rFonts w:ascii="Times New Roman"/>
          <w:sz w:val="21"/>
          <w:szCs w:val="21"/>
        </w:rPr>
        <w:t>“</w:t>
      </w:r>
      <w:r>
        <w:rPr>
          <w:rFonts w:ascii="Times New Roman"/>
          <w:sz w:val="21"/>
          <w:szCs w:val="21"/>
        </w:rPr>
        <w:t>locate by Cydia</w:t>
      </w:r>
      <w:r>
        <w:rPr>
          <w:rFonts w:ascii="Times New Roman"/>
          <w:sz w:val="21"/>
          <w:szCs w:val="21"/>
        </w:rPr>
        <w:t>”</w:t>
      </w:r>
      <w:r>
        <w:rPr>
          <w:rFonts w:ascii="Times New Roman"/>
          <w:sz w:val="21"/>
          <w:szCs w:val="21"/>
        </w:rPr>
        <w:t>. However, when it comes to the iOS built-in PreferenceBundles, the process of locating their binaries is a bit complicated.</w:t>
      </w:r>
    </w:p>
    <w:p w14:paraId="37CB22B0" w14:textId="4B4AB82F" w:rsidR="00977374" w:rsidRDefault="002110F7">
      <w:pPr>
        <w:spacing w:line="360" w:lineRule="auto"/>
        <w:ind w:firstLine="420"/>
        <w:jc w:val="left"/>
        <w:rPr>
          <w:sz w:val="21"/>
          <w:szCs w:val="21"/>
        </w:rPr>
      </w:pPr>
      <w:r>
        <w:rPr>
          <w:rFonts w:ascii="Times New Roman"/>
          <w:sz w:val="21"/>
          <w:szCs w:val="21"/>
        </w:rPr>
        <w:t xml:space="preserve">The UI of a PreferenceBundle can be written programmatically or be constructed from a plist file with a fixed format (You can refer to http://iphonedevwiki.net/index.php/Preferences_specifier_plist for the format). When we try to reverse engineer a PreferenceBundle, if all control object types in the PreferenceBundle UI come from preferences specifier plist, such as the </w:t>
      </w:r>
      <w:r>
        <w:rPr>
          <w:rFonts w:ascii="Times New Roman"/>
          <w:sz w:val="21"/>
          <w:szCs w:val="21"/>
        </w:rPr>
        <w:t>“</w:t>
      </w:r>
      <w:r>
        <w:rPr>
          <w:rFonts w:ascii="Times New Roman"/>
          <w:sz w:val="21"/>
          <w:szCs w:val="21"/>
        </w:rPr>
        <w:t>About</w:t>
      </w:r>
      <w:r>
        <w:rPr>
          <w:rFonts w:ascii="Times New Roman"/>
          <w:sz w:val="21"/>
          <w:szCs w:val="21"/>
        </w:rPr>
        <w:t>”</w:t>
      </w:r>
      <w:r>
        <w:rPr>
          <w:rFonts w:ascii="Times New Roman"/>
          <w:sz w:val="21"/>
          <w:szCs w:val="21"/>
        </w:rPr>
        <w:t xml:space="preserve"> view shown in figure 5-11, we should pay attention to distinguish whether it is written programmatically or constructed from plist.</w:t>
      </w:r>
    </w:p>
    <w:p w14:paraId="06FE8060" w14:textId="46BCBB8B" w:rsidR="00977374" w:rsidRDefault="002110F7">
      <w:pPr>
        <w:spacing w:line="360" w:lineRule="auto"/>
        <w:ind w:firstLine="420"/>
        <w:jc w:val="left"/>
        <w:rPr>
          <w:sz w:val="21"/>
          <w:szCs w:val="21"/>
        </w:rPr>
      </w:pPr>
      <w:r>
        <w:rPr>
          <w:rFonts w:ascii="Times New Roman"/>
          <w:sz w:val="21"/>
          <w:szCs w:val="21"/>
        </w:rPr>
        <w:t>For a built-in PreferenceBundle, if it is written programmatically, its actual function is very probably to be included in its binary, which can be located in "/System/Library/PreferenceBundles/". Otherwise, if it</w:t>
      </w:r>
      <w:r>
        <w:rPr>
          <w:rFonts w:ascii="Times New Roman"/>
          <w:sz w:val="21"/>
          <w:szCs w:val="21"/>
        </w:rPr>
        <w:t>’</w:t>
      </w:r>
      <w:r>
        <w:rPr>
          <w:rFonts w:ascii="Times New Roman"/>
          <w:sz w:val="21"/>
          <w:szCs w:val="21"/>
        </w:rPr>
        <w:t xml:space="preserve">s constructed from a preferences specifier plist, we have to analyze the relationship between the plist and its actual function, try to find a cut-in point and then locate the binary that provides the actual function. In a nutshell, the case of PreferenceBundle is comparatively complex and is inappropriate as a novice practice. If you find that you don't completely understand the content </w:t>
      </w:r>
      <w:r>
        <w:rPr>
          <w:rFonts w:ascii="Times New Roman"/>
          <w:sz w:val="21"/>
          <w:szCs w:val="21"/>
        </w:rPr>
        <w:lastRenderedPageBreak/>
        <w:t>mentioned above, don't worry, we will present an example later in this chapter. Meanwhile, you can go to our website for more discussion on PreferenceBundle.</w:t>
      </w:r>
    </w:p>
    <w:p w14:paraId="6C8F8C75" w14:textId="77777777" w:rsidR="00977374" w:rsidRDefault="000D70B1">
      <w:pPr>
        <w:keepNext/>
        <w:widowControl/>
        <w:spacing w:after="240"/>
        <w:jc w:val="center"/>
        <w:rPr>
          <w:sz w:val="21"/>
          <w:szCs w:val="21"/>
        </w:rPr>
      </w:pPr>
      <w:r>
        <w:rPr>
          <w:noProof/>
          <w:sz w:val="21"/>
          <w:szCs w:val="21"/>
        </w:rPr>
        <w:drawing>
          <wp:inline distT="0" distB="0" distL="0" distR="0" wp14:anchorId="60C8CE24" wp14:editId="12991FB6">
            <wp:extent cx="2028057" cy="360000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7">
                      <a:extLst/>
                    </a:blip>
                    <a:stretch>
                      <a:fillRect/>
                    </a:stretch>
                  </pic:blipFill>
                  <pic:spPr>
                    <a:xfrm>
                      <a:off x="0" y="0"/>
                      <a:ext cx="2028057" cy="3600001"/>
                    </a:xfrm>
                    <a:prstGeom prst="rect">
                      <a:avLst/>
                    </a:prstGeom>
                    <a:ln w="12700" cap="flat">
                      <a:noFill/>
                      <a:miter lim="400000"/>
                    </a:ln>
                    <a:effectLst/>
                  </pic:spPr>
                </pic:pic>
              </a:graphicData>
            </a:graphic>
          </wp:inline>
        </w:drawing>
      </w:r>
    </w:p>
    <w:p w14:paraId="5A0C5D70" w14:textId="40370B38" w:rsidR="00977374" w:rsidRPr="000D2A48" w:rsidRDefault="002110F7">
      <w:pPr>
        <w:pStyle w:val="Caption"/>
        <w:jc w:val="center"/>
        <w:rPr>
          <w:rFonts w:ascii="Times New Roman" w:eastAsia="宋体" w:hAnsi="Times New Roman" w:cs="宋体" w:hint="default"/>
          <w:lang w:val="zh-TW" w:eastAsia="zh-TW"/>
        </w:rPr>
      </w:pPr>
      <w:r w:rsidRPr="000D2A48">
        <w:rPr>
          <w:rFonts w:ascii="Times New Roman" w:eastAsia="宋体" w:hAnsi="Times New Roman" w:cs="宋体" w:hint="default"/>
          <w:lang w:val="zh-TW" w:eastAsia="zh-TW"/>
        </w:rPr>
        <w:t xml:space="preserve">Figure </w:t>
      </w:r>
      <w:r w:rsidRPr="000D2A48">
        <w:rPr>
          <w:rFonts w:ascii="Times New Roman" w:hAnsi="Times New Roman" w:hint="default"/>
        </w:rPr>
        <w:t>5- 11 About</w:t>
      </w:r>
    </w:p>
    <w:p w14:paraId="2769721F" w14:textId="5DD7346A" w:rsidR="00977374" w:rsidRDefault="002110F7">
      <w:pPr>
        <w:pStyle w:val="Heading4"/>
      </w:pPr>
      <w:r>
        <w:t>4. grep</w:t>
      </w:r>
    </w:p>
    <w:p w14:paraId="60EA0B3F" w14:textId="7EB1B883" w:rsidR="00977374" w:rsidRPr="008D3814" w:rsidRDefault="002110F7">
      <w:pPr>
        <w:spacing w:line="360" w:lineRule="auto"/>
        <w:ind w:firstLine="420"/>
        <w:jc w:val="left"/>
        <w:rPr>
          <w:rFonts w:ascii="Times New Roman"/>
          <w:sz w:val="21"/>
          <w:szCs w:val="21"/>
        </w:rPr>
      </w:pPr>
      <w:r>
        <w:rPr>
          <w:rFonts w:ascii="Times New Roman" w:eastAsiaTheme="minorEastAsia"/>
          <w:sz w:val="21"/>
          <w:szCs w:val="21"/>
          <w:lang w:eastAsia="zh-CN"/>
        </w:rPr>
        <w:t>G</w:t>
      </w:r>
      <w:r>
        <w:rPr>
          <w:rFonts w:ascii="Times New Roman"/>
          <w:sz w:val="21"/>
          <w:szCs w:val="21"/>
        </w:rPr>
        <w:t>rep is a command line tool from UNIX and it is capable of searching files that match a given regular expression. Grep is a built-in command on OSX; on iOS, it is ported by Saurik and installed accompanying with Cydia by default. grep can quickly narrow down the search scope when we want to find the source of a string. For example, if we want to find which binaries call [IMDAccount initWithAccountID:defaults:service:]</w:t>
      </w:r>
      <w:r w:rsidRPr="008D3814">
        <w:rPr>
          <w:rFonts w:ascii="Times New Roman"/>
          <w:sz w:val="21"/>
          <w:szCs w:val="21"/>
        </w:rPr>
        <w:t xml:space="preserve">, </w:t>
      </w:r>
      <w:r>
        <w:rPr>
          <w:rFonts w:ascii="Times New Roman"/>
          <w:sz w:val="21"/>
          <w:szCs w:val="21"/>
        </w:rPr>
        <w:t>we can rely on grep after we sshed into iOS:</w:t>
      </w:r>
    </w:p>
    <w:p w14:paraId="0DBE5F15" w14:textId="278A9E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-r initWithAccountID:defaults:service: /System/Library/</w:t>
      </w:r>
    </w:p>
    <w:p w14:paraId="5B527162" w14:textId="698C583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04D4A4C1" w14:textId="3E2B2F1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6CC14605" w14:textId="3ECB28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DA819B6" w14:textId="0664EB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44EF4A89" w14:textId="5C7D4BB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2B0B476E" w14:textId="6DC7CD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6AC022BF"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2BFF67FD" w14:textId="3BBED539" w:rsidR="00977374" w:rsidRDefault="002110F7">
      <w:pPr>
        <w:spacing w:line="360" w:lineRule="auto"/>
        <w:ind w:firstLine="420"/>
        <w:jc w:val="left"/>
        <w:rPr>
          <w:sz w:val="21"/>
          <w:szCs w:val="21"/>
        </w:rPr>
      </w:pPr>
      <w:r>
        <w:rPr>
          <w:rFonts w:ascii="Times New Roman"/>
          <w:sz w:val="21"/>
          <w:szCs w:val="21"/>
        </w:rPr>
        <w:t>From the result, we can see that the method appears in dyld_shared_cache_armv7s. Now, we can use grep again in the decached dyld_shared_cache_armv7s:</w:t>
      </w:r>
    </w:p>
    <w:p w14:paraId="00452CE1" w14:textId="55A47FB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snakeninnysiMac:~ snakeninny$ grep -r initWithAccountID:defaults:service: /Users/snakeninny/Code/iOSSystemBinaries/8.1_iPhone5</w:t>
      </w:r>
    </w:p>
    <w:p w14:paraId="78D770A7" w14:textId="79F723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/Users/snakeninny/Code/iOSSystemBinaries/8.1_iPhone5/dyld_shared_cache_armv7s matches</w:t>
      </w:r>
    </w:p>
    <w:p w14:paraId="7C09AA5B" w14:textId="066A1A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/Users/snakeninny/Code/iOSSystemBinaries/8.1_iPhone5/System/Library/Caches/com.apple.xpc/sdk.dylib: Too many levels of symbolic links</w:t>
      </w:r>
    </w:p>
    <w:p w14:paraId="19D95EAB" w14:textId="1C675E3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/Users/snakeninny/Code/iOSSystemBinaries/8.1_iPhone5/System/Library/Frameworks/OpenGLES.framework/libLLVMContainer.dylib: Too many levels of symbolic links</w:t>
      </w:r>
    </w:p>
    <w:p w14:paraId="43119878" w14:textId="30727EB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/Users/snakeninny/Code/iOSSystemBinaries/8.1_iPhone5/System/Library/PrivateFrameworks/IMDaemonCore.framework/IMDaemonCore matches</w:t>
      </w:r>
    </w:p>
    <w:p w14:paraId="1512FEF9"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00703722" w14:textId="210C1732" w:rsidR="00977374" w:rsidRDefault="002110F7">
      <w:pPr>
        <w:spacing w:line="360" w:lineRule="auto"/>
        <w:ind w:firstLine="420"/>
        <w:jc w:val="left"/>
        <w:rPr>
          <w:sz w:val="21"/>
          <w:szCs w:val="21"/>
        </w:rPr>
      </w:pPr>
      <w:r>
        <w:rPr>
          <w:rFonts w:ascii="Times New Roman"/>
          <w:sz w:val="21"/>
          <w:szCs w:val="21"/>
        </w:rPr>
        <w:t>You can see that in the "/System/Library/" directory, [IMDAccount initWithAccountID:defaults:service:] appears in IMDaemonCore, so we can start our analysis from this binary.</w:t>
      </w:r>
    </w:p>
    <w:p w14:paraId="4D67911A" w14:textId="13897C23" w:rsidR="00977374" w:rsidRDefault="002110F7" w:rsidP="00261A86">
      <w:pPr>
        <w:pStyle w:val="Heading3"/>
      </w:pPr>
      <w:r>
        <w:t>5.2.3 Locate target functions</w:t>
      </w:r>
    </w:p>
    <w:p w14:paraId="1936835D" w14:textId="6BA14B83" w:rsidR="00977374" w:rsidDel="00D76751" w:rsidRDefault="00977374">
      <w:pPr>
        <w:rPr>
          <w:del w:id="30" w:author="snakeninny" w:date="2015-04-18T00:09:00Z"/>
        </w:rPr>
      </w:pPr>
    </w:p>
    <w:p w14:paraId="7CD1DF79" w14:textId="1F6EC0BA" w:rsidR="00977374" w:rsidRDefault="002110F7" w:rsidP="00AF0451">
      <w:pPr>
        <w:ind w:firstLine="360"/>
        <w:jc w:val="left"/>
        <w:rPr>
          <w:rFonts w:ascii="Times New Roman" w:eastAsia="Times New Roman" w:hAnsi="Times New Roman" w:cs="Times New Roman"/>
          <w:sz w:val="21"/>
          <w:szCs w:val="21"/>
        </w:rPr>
      </w:pPr>
      <w:r>
        <w:rPr>
          <w:rFonts w:ascii="Times New Roman"/>
          <w:sz w:val="21"/>
          <w:szCs w:val="21"/>
        </w:rPr>
        <w:t>After we</w:t>
      </w:r>
      <w:r>
        <w:rPr>
          <w:rFonts w:ascii="Times New Roman"/>
          <w:sz w:val="21"/>
          <w:szCs w:val="21"/>
        </w:rPr>
        <w:t>’</w:t>
      </w:r>
      <w:r>
        <w:rPr>
          <w:rFonts w:ascii="Times New Roman"/>
          <w:sz w:val="21"/>
          <w:szCs w:val="21"/>
        </w:rPr>
        <w:t>ve located the target binaries, we can class-dump them and look for target methods in the headers. Locating target functions is relatively easy and can be done in two ways.</w:t>
      </w:r>
    </w:p>
    <w:p w14:paraId="69EA4FD8" w14:textId="271D751C" w:rsidR="00977374" w:rsidRPr="00864844" w:rsidRDefault="002110F7" w:rsidP="00864844">
      <w:pPr>
        <w:pStyle w:val="Heading4"/>
        <w:numPr>
          <w:ilvl w:val="0"/>
          <w:numId w:val="6"/>
        </w:numPr>
        <w:tabs>
          <w:tab w:val="clear" w:pos="360"/>
          <w:tab w:val="num" w:pos="309"/>
        </w:tabs>
        <w:ind w:left="309" w:hanging="309"/>
        <w:rPr>
          <w:sz w:val="28"/>
          <w:szCs w:val="28"/>
        </w:rPr>
      </w:pPr>
      <w:r w:rsidRPr="00864844">
        <w:rPr>
          <w:sz w:val="28"/>
          <w:szCs w:val="28"/>
        </w:rPr>
        <w:t xml:space="preserve">Use the bulit-in search function </w:t>
      </w:r>
      <w:r>
        <w:rPr>
          <w:sz w:val="28"/>
          <w:szCs w:val="28"/>
        </w:rPr>
        <w:t>in</w:t>
      </w:r>
      <w:r w:rsidRPr="00864844">
        <w:rPr>
          <w:sz w:val="28"/>
          <w:szCs w:val="28"/>
        </w:rPr>
        <w:t xml:space="preserve"> OSX</w:t>
      </w:r>
    </w:p>
    <w:p w14:paraId="49740C9A" w14:textId="23E7C06D" w:rsidR="00977374" w:rsidRDefault="002110F7" w:rsidP="00036CE7">
      <w:pPr>
        <w:ind w:firstLine="420"/>
        <w:jc w:val="left"/>
        <w:rPr>
          <w:sz w:val="21"/>
          <w:szCs w:val="21"/>
        </w:rPr>
      </w:pPr>
      <w:r>
        <w:rPr>
          <w:rFonts w:ascii="Times New Roman"/>
          <w:sz w:val="21"/>
          <w:szCs w:val="21"/>
        </w:rPr>
        <w:t>It</w:t>
      </w:r>
      <w:r>
        <w:rPr>
          <w:rFonts w:hAnsi="Times New Roman"/>
          <w:sz w:val="21"/>
          <w:szCs w:val="21"/>
        </w:rPr>
        <w:t>’</w:t>
      </w:r>
      <w:r>
        <w:rPr>
          <w:rFonts w:ascii="Times New Roman"/>
          <w:sz w:val="21"/>
          <w:szCs w:val="21"/>
        </w:rPr>
        <w:t>s an undeniable fact that the bulit-in search function in OSX is the most powerful one among all operating systems I have ever used. It is so powerful that not only can we search file names, but also we</w:t>
      </w:r>
      <w:r>
        <w:rPr>
          <w:rFonts w:ascii="Times New Roman"/>
          <w:sz w:val="21"/>
          <w:szCs w:val="21"/>
        </w:rPr>
        <w:t>’</w:t>
      </w:r>
      <w:r>
        <w:rPr>
          <w:rFonts w:ascii="Times New Roman"/>
          <w:sz w:val="21"/>
          <w:szCs w:val="21"/>
        </w:rPr>
        <w:t xml:space="preserve">re able to search file contents. Further, its search speed is fast for both searching inside a folder or the entire disk. Taking advantage of this tool can help us locate target files in a pile of files very fast. For example, if we are interested in the proximity sensor on iPhone and want to take a look at what features are provided within those related methods, we can open the folder in which we save class-dump headers, then type </w:t>
      </w:r>
      <w:r>
        <w:rPr>
          <w:rFonts w:ascii="Times New Roman"/>
          <w:sz w:val="21"/>
          <w:szCs w:val="21"/>
        </w:rPr>
        <w:t>“</w:t>
      </w:r>
      <w:r>
        <w:rPr>
          <w:rFonts w:ascii="Times New Roman"/>
          <w:sz w:val="21"/>
          <w:szCs w:val="21"/>
        </w:rPr>
        <w:t>proximity</w:t>
      </w:r>
      <w:r>
        <w:rPr>
          <w:rFonts w:ascii="Times New Roman"/>
          <w:sz w:val="21"/>
          <w:szCs w:val="21"/>
        </w:rPr>
        <w:t>”</w:t>
      </w:r>
      <w:r>
        <w:rPr>
          <w:rFonts w:ascii="Times New Roman"/>
          <w:sz w:val="21"/>
          <w:szCs w:val="21"/>
        </w:rPr>
        <w:t xml:space="preserve"> (case insensitive) in the search bar at top-right corner, as shown in figure 5-12.</w:t>
      </w:r>
    </w:p>
    <w:p w14:paraId="04144046" w14:textId="77777777" w:rsidR="00977374" w:rsidRDefault="00977374">
      <w:pPr>
        <w:spacing w:line="360" w:lineRule="auto"/>
        <w:ind w:firstLine="420"/>
        <w:jc w:val="left"/>
        <w:rPr>
          <w:rFonts w:ascii="Times New Roman" w:eastAsia="Times New Roman" w:hAnsi="Times New Roman" w:cs="Times New Roman"/>
          <w:sz w:val="21"/>
          <w:szCs w:val="21"/>
        </w:rPr>
      </w:pPr>
    </w:p>
    <w:p w14:paraId="17F2661E" w14:textId="77777777" w:rsidR="00977374" w:rsidRDefault="000D70B1">
      <w:pPr>
        <w:keepNext/>
        <w:widowControl/>
        <w:spacing w:after="240"/>
        <w:jc w:val="center"/>
        <w:rPr>
          <w:sz w:val="21"/>
          <w:szCs w:val="21"/>
        </w:rPr>
      </w:pPr>
      <w:r>
        <w:rPr>
          <w:noProof/>
          <w:sz w:val="21"/>
          <w:szCs w:val="21"/>
        </w:rPr>
        <w:lastRenderedPageBreak/>
        <w:drawing>
          <wp:inline distT="0" distB="0" distL="0" distR="0" wp14:anchorId="17623A6C" wp14:editId="2E6808A4">
            <wp:extent cx="3600001" cy="2417518"/>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18">
                      <a:extLst/>
                    </a:blip>
                    <a:stretch>
                      <a:fillRect/>
                    </a:stretch>
                  </pic:blipFill>
                  <pic:spPr>
                    <a:xfrm>
                      <a:off x="0" y="0"/>
                      <a:ext cx="3600001" cy="2417518"/>
                    </a:xfrm>
                    <a:prstGeom prst="rect">
                      <a:avLst/>
                    </a:prstGeom>
                    <a:ln w="12700" cap="flat">
                      <a:noFill/>
                      <a:miter lim="400000"/>
                    </a:ln>
                    <a:effectLst/>
                  </pic:spPr>
                </pic:pic>
              </a:graphicData>
            </a:graphic>
          </wp:inline>
        </w:drawing>
      </w:r>
    </w:p>
    <w:p w14:paraId="58C13F90" w14:textId="49AE577F" w:rsidR="00240191" w:rsidRPr="00CC2299" w:rsidRDefault="002110F7" w:rsidP="00240191">
      <w:pPr>
        <w:pStyle w:val="Caption"/>
        <w:jc w:val="center"/>
        <w:rPr>
          <w:rFonts w:ascii="Times New Roman" w:eastAsia="宋体" w:hAnsi="Times New Roman" w:cs="宋体" w:hint="default"/>
          <w:lang w:eastAsia="zh-TW"/>
        </w:rPr>
      </w:pPr>
      <w:r w:rsidRPr="00CC2299">
        <w:rPr>
          <w:rFonts w:ascii="Times New Roman" w:eastAsia="宋体" w:hAnsi="Times New Roman" w:cs="宋体" w:hint="default"/>
          <w:lang w:eastAsia="zh-TW"/>
        </w:rPr>
        <w:t xml:space="preserve">Figure </w:t>
      </w:r>
      <w:r w:rsidRPr="00240191">
        <w:rPr>
          <w:rFonts w:ascii="Times New Roman" w:hAnsi="Times New Roman" w:hint="default"/>
        </w:rPr>
        <w:t xml:space="preserve">5- 12 </w:t>
      </w:r>
      <w:r w:rsidRPr="00CC2299">
        <w:rPr>
          <w:rFonts w:ascii="Times New Roman" w:eastAsia="宋体" w:hAnsi="Times New Roman" w:cs="宋体" w:hint="default"/>
          <w:lang w:eastAsia="zh-TW"/>
        </w:rPr>
        <w:t>Search in Finder</w:t>
      </w:r>
    </w:p>
    <w:p w14:paraId="4A6992EF" w14:textId="71218C15" w:rsidR="00977374" w:rsidRDefault="002110F7">
      <w:pPr>
        <w:spacing w:line="360" w:lineRule="auto"/>
        <w:ind w:firstLine="420"/>
        <w:jc w:val="left"/>
        <w:rPr>
          <w:sz w:val="21"/>
          <w:szCs w:val="21"/>
        </w:rPr>
      </w:pPr>
      <w:r>
        <w:rPr>
          <w:rFonts w:ascii="Times New Roman"/>
          <w:sz w:val="21"/>
          <w:szCs w:val="21"/>
        </w:rPr>
        <w:t xml:space="preserve">In default case, all text files containing the keyword </w:t>
      </w:r>
      <w:r>
        <w:rPr>
          <w:rFonts w:ascii="Times New Roman"/>
          <w:sz w:val="21"/>
          <w:szCs w:val="21"/>
        </w:rPr>
        <w:t>“</w:t>
      </w:r>
      <w:r>
        <w:rPr>
          <w:rFonts w:ascii="Times New Roman"/>
          <w:sz w:val="21"/>
          <w:szCs w:val="21"/>
        </w:rPr>
        <w:t>proximity</w:t>
      </w:r>
      <w:r>
        <w:rPr>
          <w:rFonts w:ascii="Times New Roman"/>
          <w:sz w:val="21"/>
          <w:szCs w:val="21"/>
        </w:rPr>
        <w:t>”</w:t>
      </w:r>
      <w:r>
        <w:rPr>
          <w:rFonts w:ascii="Times New Roman"/>
          <w:sz w:val="21"/>
          <w:szCs w:val="21"/>
        </w:rPr>
        <w:t xml:space="preserve"> will be listed in Finder, as shown in 5-13.</w:t>
      </w:r>
    </w:p>
    <w:p w14:paraId="4F36AEF8" w14:textId="77777777" w:rsidR="00977374" w:rsidRDefault="000D70B1">
      <w:pPr>
        <w:keepNext/>
        <w:widowControl/>
        <w:spacing w:after="240"/>
        <w:jc w:val="center"/>
        <w:rPr>
          <w:sz w:val="21"/>
          <w:szCs w:val="21"/>
        </w:rPr>
      </w:pPr>
      <w:r>
        <w:rPr>
          <w:noProof/>
          <w:sz w:val="21"/>
          <w:szCs w:val="21"/>
        </w:rPr>
        <w:drawing>
          <wp:inline distT="0" distB="0" distL="0" distR="0" wp14:anchorId="68205963" wp14:editId="3C1214B0">
            <wp:extent cx="2760323" cy="360000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19">
                      <a:extLst/>
                    </a:blip>
                    <a:stretch>
                      <a:fillRect/>
                    </a:stretch>
                  </pic:blipFill>
                  <pic:spPr>
                    <a:xfrm>
                      <a:off x="0" y="0"/>
                      <a:ext cx="2760323" cy="3600001"/>
                    </a:xfrm>
                    <a:prstGeom prst="rect">
                      <a:avLst/>
                    </a:prstGeom>
                    <a:ln w="12700" cap="flat">
                      <a:noFill/>
                      <a:miter lim="400000"/>
                    </a:ln>
                    <a:effectLst/>
                  </pic:spPr>
                </pic:pic>
              </a:graphicData>
            </a:graphic>
          </wp:inline>
        </w:drawing>
      </w:r>
    </w:p>
    <w:p w14:paraId="7FE33941" w14:textId="4A09DC9E" w:rsidR="00977374" w:rsidRPr="00AF2640" w:rsidRDefault="002110F7">
      <w:pPr>
        <w:pStyle w:val="Caption"/>
        <w:jc w:val="center"/>
        <w:rPr>
          <w:rFonts w:ascii="Times New Roman" w:hAnsi="Times New Roman" w:hint="default"/>
        </w:rPr>
      </w:pPr>
      <w:r w:rsidRPr="00CC2299">
        <w:rPr>
          <w:rFonts w:ascii="Times New Roman" w:eastAsia="宋体" w:hAnsi="Times New Roman" w:cs="宋体" w:hint="default"/>
          <w:lang w:eastAsia="zh-TW"/>
        </w:rPr>
        <w:t xml:space="preserve">Figure </w:t>
      </w:r>
      <w:r w:rsidRPr="00AF2640">
        <w:rPr>
          <w:rFonts w:ascii="Times New Roman" w:hAnsi="Times New Roman" w:hint="default"/>
        </w:rPr>
        <w:t xml:space="preserve">5-13 </w:t>
      </w:r>
      <w:r w:rsidRPr="00CC2299">
        <w:rPr>
          <w:rFonts w:ascii="Times New Roman" w:eastAsia="宋体" w:hAnsi="Times New Roman" w:cs="宋体" w:hint="default"/>
          <w:lang w:eastAsia="zh-TW"/>
        </w:rPr>
        <w:t>Search results in Finder</w:t>
      </w:r>
    </w:p>
    <w:p w14:paraId="04D9C397" w14:textId="6C6EF95D" w:rsidR="00977374" w:rsidRDefault="002110F7">
      <w:pPr>
        <w:spacing w:line="360" w:lineRule="auto"/>
        <w:ind w:firstLine="420"/>
        <w:jc w:val="left"/>
        <w:rPr>
          <w:sz w:val="21"/>
          <w:szCs w:val="21"/>
        </w:rPr>
      </w:pPr>
      <w:r>
        <w:rPr>
          <w:rFonts w:ascii="Times New Roman"/>
          <w:sz w:val="21"/>
          <w:szCs w:val="21"/>
        </w:rPr>
        <w:t>You can also narrow down the scope of your search by choosing recursively search the file name in current directory. The remaining task is to open the result files and locate the target methods inside.</w:t>
      </w:r>
    </w:p>
    <w:p w14:paraId="286A1150" w14:textId="47419F90" w:rsidR="00977374" w:rsidRPr="008D72F7" w:rsidRDefault="002110F7" w:rsidP="008D72F7">
      <w:pPr>
        <w:pStyle w:val="Heading4"/>
        <w:numPr>
          <w:ilvl w:val="0"/>
          <w:numId w:val="6"/>
        </w:numPr>
        <w:tabs>
          <w:tab w:val="clear" w:pos="360"/>
          <w:tab w:val="num" w:pos="309"/>
        </w:tabs>
        <w:ind w:left="309" w:hanging="309"/>
        <w:rPr>
          <w:rFonts w:ascii="黑体" w:eastAsia="黑体" w:hAnsi="黑体" w:cs="黑体"/>
          <w:sz w:val="28"/>
          <w:szCs w:val="28"/>
          <w:lang w:val="zh-TW" w:eastAsia="zh-TW"/>
        </w:rPr>
      </w:pPr>
      <w:r w:rsidRPr="008D72F7">
        <w:rPr>
          <w:rFonts w:ascii="黑体" w:eastAsia="黑体" w:hAnsi="黑体" w:cs="黑体"/>
          <w:sz w:val="28"/>
          <w:szCs w:val="28"/>
          <w:lang w:val="zh-TW" w:eastAsia="zh-TW"/>
        </w:rPr>
        <w:lastRenderedPageBreak/>
        <w:t>grep</w:t>
      </w:r>
    </w:p>
    <w:p w14:paraId="59CDDD9C" w14:textId="5E3EC0B7" w:rsidR="00977374" w:rsidRDefault="002110F7">
      <w:pPr>
        <w:spacing w:line="360" w:lineRule="auto"/>
        <w:ind w:firstLine="420"/>
        <w:jc w:val="left"/>
        <w:rPr>
          <w:sz w:val="21"/>
          <w:szCs w:val="21"/>
        </w:rPr>
      </w:pPr>
      <w:r>
        <w:rPr>
          <w:rFonts w:ascii="Times New Roman"/>
          <w:sz w:val="21"/>
          <w:szCs w:val="21"/>
        </w:rPr>
        <w:t>Yes, it's grep again! Since we have already mentioned that we can use grep to search strings in binaries, it's just a piece of cake for grep to deal with text files. Let's try grep with previous example:</w:t>
      </w:r>
    </w:p>
    <w:p w14:paraId="49BB87B5" w14:textId="67D683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snakeninnysiMac:~ snakeninny$ grep -r -i proximity /Users/snakeninny/Code/iOSPrivateHeaders/8.1 </w:t>
      </w:r>
    </w:p>
    <w:p w14:paraId="3A520305" w14:textId="4232AEE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/Users/snakeninny/Code/iOSPrivateHeaders/8.1/Frameworks/CoreLocation/CDStructures.h:            char proximityUUID[512];</w:t>
      </w:r>
    </w:p>
    <w:p w14:paraId="774AAF9A" w14:textId="083C26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/Users/snakeninny/Code/iOSPrivateHeaders/8.1/Frameworks/CoreLocation/CLBeacon.h:    NSUUID *_proximityUUID;</w:t>
      </w:r>
    </w:p>
    <w:p w14:paraId="073FB084" w14:textId="1DF281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31637E50" w14:textId="73953B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/Users/snakeninny/Code/iOSPrivateHeaders/8.1/SpringBoard/SpringBoard.h:- (_Bool)proximityEventsEnabled;</w:t>
      </w:r>
    </w:p>
    <w:p w14:paraId="50F18C0B" w14:textId="6EEB38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/Users/snakeninny/Code/iOSPrivateHeaders/8.1/SpringBoard/SpringBoard.h:- (void)_proximityChanged:(id)arg1; </w:t>
      </w:r>
    </w:p>
    <w:p w14:paraId="6BD537D8" w14:textId="6905D100" w:rsidR="00977374" w:rsidRPr="00E20EC5" w:rsidRDefault="002110F7" w:rsidP="00E20EC5">
      <w:pPr>
        <w:spacing w:line="360" w:lineRule="auto"/>
        <w:ind w:firstLine="420"/>
        <w:jc w:val="left"/>
        <w:rPr>
          <w:rFonts w:ascii="Times New Roman"/>
          <w:sz w:val="21"/>
          <w:szCs w:val="21"/>
        </w:rPr>
      </w:pPr>
      <w:r w:rsidRPr="00E20EC5">
        <w:rPr>
          <w:rFonts w:ascii="Times New Roman"/>
          <w:sz w:val="21"/>
          <w:szCs w:val="21"/>
        </w:rPr>
        <w:t>Although the result</w:t>
      </w:r>
      <w:r>
        <w:rPr>
          <w:rFonts w:ascii="Times New Roman"/>
          <w:sz w:val="21"/>
          <w:szCs w:val="21"/>
        </w:rPr>
        <w:t>s</w:t>
      </w:r>
      <w:r w:rsidRPr="00E20EC5">
        <w:rPr>
          <w:rFonts w:ascii="Times New Roman"/>
          <w:sz w:val="21"/>
          <w:szCs w:val="21"/>
        </w:rPr>
        <w:t xml:space="preserve"> of grep </w:t>
      </w:r>
      <w:r>
        <w:rPr>
          <w:rFonts w:ascii="Times New Roman"/>
          <w:sz w:val="21"/>
          <w:szCs w:val="21"/>
        </w:rPr>
        <w:t>are</w:t>
      </w:r>
      <w:r w:rsidRPr="00E20EC5">
        <w:rPr>
          <w:rFonts w:ascii="Times New Roman"/>
          <w:sz w:val="21"/>
          <w:szCs w:val="21"/>
        </w:rPr>
        <w:t xml:space="preserve"> </w:t>
      </w:r>
      <w:r>
        <w:rPr>
          <w:rFonts w:ascii="Times New Roman"/>
          <w:sz w:val="21"/>
          <w:szCs w:val="21"/>
        </w:rPr>
        <w:t>comprehensive</w:t>
      </w:r>
      <w:r w:rsidRPr="00E20EC5">
        <w:rPr>
          <w:rFonts w:ascii="Times New Roman"/>
          <w:sz w:val="21"/>
          <w:szCs w:val="21"/>
        </w:rPr>
        <w:t>, it looks a lit</w:t>
      </w:r>
      <w:r>
        <w:rPr>
          <w:rFonts w:ascii="Times New Roman"/>
          <w:sz w:val="21"/>
          <w:szCs w:val="21"/>
        </w:rPr>
        <w:t>tle messy. Here, I recommend using</w:t>
      </w:r>
      <w:r w:rsidRPr="00E20EC5">
        <w:rPr>
          <w:rFonts w:ascii="Times New Roman"/>
          <w:sz w:val="21"/>
          <w:szCs w:val="21"/>
        </w:rPr>
        <w:t xml:space="preserve"> </w:t>
      </w:r>
      <w:r>
        <w:rPr>
          <w:rFonts w:ascii="Times New Roman"/>
          <w:sz w:val="21"/>
          <w:szCs w:val="21"/>
        </w:rPr>
        <w:t xml:space="preserve">the </w:t>
      </w:r>
      <w:r w:rsidRPr="00E20EC5">
        <w:rPr>
          <w:rFonts w:ascii="Times New Roman"/>
          <w:sz w:val="21"/>
          <w:szCs w:val="21"/>
        </w:rPr>
        <w:t xml:space="preserve">built-in search </w:t>
      </w:r>
      <w:r>
        <w:rPr>
          <w:rFonts w:ascii="Times New Roman"/>
          <w:sz w:val="21"/>
          <w:szCs w:val="21"/>
        </w:rPr>
        <w:t xml:space="preserve">function </w:t>
      </w:r>
      <w:r w:rsidRPr="00E20EC5">
        <w:rPr>
          <w:rFonts w:ascii="Times New Roman"/>
          <w:sz w:val="21"/>
          <w:szCs w:val="21"/>
        </w:rPr>
        <w:t>in OSX. After all, graphical</w:t>
      </w:r>
      <w:r>
        <w:rPr>
          <w:rFonts w:ascii="Times New Roman"/>
          <w:sz w:val="21"/>
          <w:szCs w:val="21"/>
        </w:rPr>
        <w:t xml:space="preserve"> interface looks more straightforward than command line.</w:t>
      </w:r>
    </w:p>
    <w:p w14:paraId="6667ECDB" w14:textId="2111AEAC" w:rsidR="00977374" w:rsidRDefault="002110F7" w:rsidP="00A57693">
      <w:pPr>
        <w:pStyle w:val="Heading3"/>
      </w:pPr>
      <w:r>
        <w:t>5.2.4 Test private methods</w:t>
      </w:r>
    </w:p>
    <w:p w14:paraId="787913BF" w14:textId="57694D6B" w:rsidR="00977374" w:rsidRDefault="002110F7">
      <w:pPr>
        <w:spacing w:line="360" w:lineRule="auto"/>
        <w:ind w:firstLine="420"/>
        <w:jc w:val="left"/>
        <w:rPr>
          <w:sz w:val="21"/>
          <w:szCs w:val="21"/>
        </w:rPr>
      </w:pPr>
      <w:r>
        <w:rPr>
          <w:rFonts w:ascii="Times New Roman"/>
          <w:sz w:val="21"/>
          <w:szCs w:val="21"/>
        </w:rPr>
        <w:t>In reverse engineering, most methods we are interested in are private. As a result, there are no documentations available for reference. If lucky enough, you can get some information from Google. However, it may indicate that your target methods have already been reversed by others, hence your tweak may not be unique. If there is nothing on Google, congratulations, you are probably the first one to come up with the tweak idea, but you have to test the private methods by yourself.</w:t>
      </w:r>
    </w:p>
    <w:p w14:paraId="4E467CC7" w14:textId="2571D74A" w:rsidR="00977374" w:rsidRDefault="002110F7">
      <w:pPr>
        <w:spacing w:line="360" w:lineRule="auto"/>
        <w:ind w:firstLine="420"/>
        <w:jc w:val="left"/>
        <w:rPr>
          <w:sz w:val="21"/>
          <w:szCs w:val="21"/>
        </w:rPr>
      </w:pPr>
      <w:r>
        <w:rPr>
          <w:rFonts w:ascii="Times New Roman"/>
          <w:sz w:val="21"/>
          <w:szCs w:val="21"/>
        </w:rPr>
        <w:t>Testing Objective-C methods is much simpler than testing C/C++ functions, which can be done via either CydiaSubstrate or Cycript.</w:t>
      </w:r>
    </w:p>
    <w:p w14:paraId="012DB344" w14:textId="57059E83" w:rsidR="00977374" w:rsidRDefault="002110F7">
      <w:pPr>
        <w:pStyle w:val="Heading4"/>
        <w:rPr>
          <w:sz w:val="28"/>
          <w:szCs w:val="28"/>
        </w:rPr>
      </w:pPr>
      <w:r>
        <w:rPr>
          <w:sz w:val="28"/>
          <w:szCs w:val="28"/>
        </w:rPr>
        <w:t>1. CydiaSubstrate</w:t>
      </w:r>
    </w:p>
    <w:p w14:paraId="0F2856AE" w14:textId="54D8A215" w:rsidR="00977374" w:rsidRDefault="002110F7">
      <w:pPr>
        <w:spacing w:line="360" w:lineRule="auto"/>
        <w:ind w:firstLine="420"/>
        <w:jc w:val="left"/>
        <w:rPr>
          <w:sz w:val="21"/>
          <w:szCs w:val="21"/>
        </w:rPr>
      </w:pPr>
      <w:r>
        <w:rPr>
          <w:rFonts w:ascii="Times New Roman"/>
          <w:sz w:val="21"/>
          <w:szCs w:val="21"/>
        </w:rPr>
        <w:t>When testing methods, we mainly use CydiaSubstrate to hook them in order to determine when they</w:t>
      </w:r>
      <w:r>
        <w:rPr>
          <w:rFonts w:ascii="Times New Roman"/>
          <w:sz w:val="21"/>
          <w:szCs w:val="21"/>
        </w:rPr>
        <w:t>’</w:t>
      </w:r>
      <w:r>
        <w:rPr>
          <w:rFonts w:ascii="Times New Roman"/>
          <w:sz w:val="21"/>
          <w:szCs w:val="21"/>
        </w:rPr>
        <w:t>re called. Suppose we think saveScreenShot: in SBScreenShooter.h is called during screenshot, we can write following code to verify it:</w:t>
      </w:r>
    </w:p>
    <w:p w14:paraId="1992128D" w14:textId="3F2E379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%hook SBScreenShotter</w:t>
      </w:r>
    </w:p>
    <w:p w14:paraId="13DE6DB0" w14:textId="7B649DD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(void)saveScreenshot:(BOOL)screenshot</w:t>
      </w:r>
    </w:p>
    <w:p w14:paraId="5722B0D5" w14:textId="10F1A84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68E6C88C" w14:textId="1D7F5EC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78A895A5" w14:textId="0F5C30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NSLog(@"iOSRE: saveScreenshot: is called");</w:t>
      </w:r>
    </w:p>
    <w:p w14:paraId="7681E5A1" w14:textId="490EBC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0535A14" w14:textId="7E1EDA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316F918C" w14:textId="160B5191" w:rsidR="00977374" w:rsidRDefault="002110F7">
      <w:pPr>
        <w:spacing w:line="360" w:lineRule="auto"/>
        <w:ind w:firstLine="420"/>
        <w:jc w:val="left"/>
        <w:rPr>
          <w:sz w:val="21"/>
          <w:szCs w:val="21"/>
        </w:rPr>
      </w:pPr>
      <w:r>
        <w:rPr>
          <w:rFonts w:ascii="Times New Roman"/>
          <w:sz w:val="21"/>
          <w:szCs w:val="21"/>
        </w:rPr>
        <w:t xml:space="preserve">Set the tweak filter to "com.apple.springboard", package it into deb using Theos and install it on iOS, then respring. If you feel a bit rusty, don't worry, that's normal; what we care about is stability </w:t>
      </w:r>
      <w:r>
        <w:rPr>
          <w:rFonts w:ascii="Times New Roman"/>
          <w:sz w:val="21"/>
          <w:szCs w:val="21"/>
        </w:rPr>
        <w:lastRenderedPageBreak/>
        <w:t>rather than speed. After lock screen appears, press the home button and lock button at the same time to take a screenshot and then ssh into iOS to view the syslog:</w:t>
      </w:r>
    </w:p>
    <w:p w14:paraId="202F7C88" w14:textId="2C0B33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iOSRE: /var/log/syslog</w:t>
      </w:r>
    </w:p>
    <w:p w14:paraId="58C92A9F" w14:textId="4887F0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24 16:22:06 FunMaker-5 SpringBoard[2765]: iOSRE: saveScreenshot: is called</w:t>
      </w:r>
    </w:p>
    <w:p w14:paraId="7B65FE1A" w14:textId="580DAA2E" w:rsidR="00977374" w:rsidRDefault="002110F7">
      <w:pPr>
        <w:spacing w:line="360" w:lineRule="auto"/>
        <w:ind w:firstLine="420"/>
        <w:jc w:val="left"/>
        <w:rPr>
          <w:sz w:val="21"/>
          <w:szCs w:val="21"/>
        </w:rPr>
      </w:pPr>
      <w:r>
        <w:rPr>
          <w:rFonts w:ascii="Times New Roman"/>
          <w:sz w:val="21"/>
          <w:szCs w:val="21"/>
        </w:rPr>
        <w:t xml:space="preserve">You can see that our message is shown in syslog, which means saveScreenshot: is called during screenshot. Since the method name is so </w:t>
      </w:r>
      <w:r w:rsidRPr="00AE40E6">
        <w:rPr>
          <w:rFonts w:ascii="Times New Roman"/>
          <w:sz w:val="21"/>
          <w:szCs w:val="21"/>
        </w:rPr>
        <w:t>explicit</w:t>
      </w:r>
      <w:r>
        <w:rPr>
          <w:rFonts w:ascii="Times New Roman"/>
          <w:sz w:val="21"/>
          <w:szCs w:val="21"/>
        </w:rPr>
        <w:t>, I think most of you still wonder can we really take a screenshot by calling this method?</w:t>
      </w:r>
    </w:p>
    <w:p w14:paraId="23B07354" w14:textId="649D68CE" w:rsidR="00977374" w:rsidRDefault="002110F7">
      <w:pPr>
        <w:spacing w:line="360" w:lineRule="auto"/>
        <w:ind w:firstLine="420"/>
        <w:jc w:val="left"/>
        <w:rPr>
          <w:sz w:val="21"/>
          <w:szCs w:val="21"/>
        </w:rPr>
      </w:pPr>
      <w:r>
        <w:rPr>
          <w:rFonts w:ascii="Times New Roman"/>
          <w:sz w:val="21"/>
          <w:szCs w:val="21"/>
        </w:rPr>
        <w:t>In iOS reverse engineering, don't be afraid of your curiosity; try Cycript to satisfy your curiosity.</w:t>
      </w:r>
    </w:p>
    <w:p w14:paraId="434517CF" w14:textId="4860545C" w:rsidR="00977374" w:rsidRDefault="002110F7">
      <w:pPr>
        <w:pStyle w:val="Heading4"/>
        <w:rPr>
          <w:sz w:val="28"/>
          <w:szCs w:val="28"/>
        </w:rPr>
      </w:pPr>
      <w:r>
        <w:rPr>
          <w:sz w:val="28"/>
          <w:szCs w:val="28"/>
        </w:rPr>
        <w:t>2. Cycript</w:t>
      </w:r>
    </w:p>
    <w:p w14:paraId="7B240E5A" w14:textId="5A161660" w:rsidR="00977374" w:rsidRDefault="002110F7">
      <w:pPr>
        <w:spacing w:line="360" w:lineRule="auto"/>
        <w:ind w:firstLine="420"/>
        <w:jc w:val="left"/>
        <w:rPr>
          <w:sz w:val="21"/>
          <w:szCs w:val="21"/>
        </w:rPr>
      </w:pPr>
      <w:r>
        <w:rPr>
          <w:rFonts w:ascii="Times New Roman"/>
          <w:sz w:val="21"/>
          <w:szCs w:val="21"/>
        </w:rPr>
        <w:t>Before I get to know Cycript, I used Theos to test methods. For example, to test saveScreenshot:, I might write a tweak as follows:</w:t>
      </w:r>
    </w:p>
    <w:p w14:paraId="31478304" w14:textId="74507BB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%hook SpringBoard</w:t>
      </w:r>
    </w:p>
    <w:p w14:paraId="1F79EEB9" w14:textId="7BF4D94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(void)_menuButtonDown:(id)down</w:t>
      </w:r>
    </w:p>
    <w:p w14:paraId="23C7E083" w14:textId="7AF769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5FCC8FF" w14:textId="702CE8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%orig;</w:t>
      </w:r>
    </w:p>
    <w:p w14:paraId="0DB7BC73" w14:textId="02D560F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SBScreenShotter *shotter = [%c(SBScreenShotter) sharedInstance];</w:t>
      </w:r>
    </w:p>
    <w:p w14:paraId="5CC54B23" w14:textId="156E5C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[shotter saveScreenshot:YES]; // For the argument here, I guess it</w:t>
      </w:r>
      <w:r>
        <w:rPr>
          <w:rFonts w:ascii="Monaco"/>
          <w:kern w:val="0"/>
          <w:sz w:val="16"/>
          <w:szCs w:val="16"/>
          <w:shd w:val="clear" w:color="auto" w:fill="D8D8D8"/>
        </w:rPr>
        <w:t>’</w:t>
      </w:r>
      <w:r>
        <w:rPr>
          <w:rFonts w:ascii="Monaco"/>
          <w:kern w:val="0"/>
          <w:sz w:val="16"/>
          <w:szCs w:val="16"/>
          <w:shd w:val="clear" w:color="auto" w:fill="D8D8D8"/>
        </w:rPr>
        <w:t>s YES; later we</w:t>
      </w:r>
      <w:r>
        <w:rPr>
          <w:rFonts w:ascii="Monaco"/>
          <w:kern w:val="0"/>
          <w:sz w:val="16"/>
          <w:szCs w:val="16"/>
          <w:shd w:val="clear" w:color="auto" w:fill="D8D8D8"/>
        </w:rPr>
        <w:t>’</w:t>
      </w:r>
      <w:r>
        <w:rPr>
          <w:rFonts w:ascii="Monaco"/>
          <w:kern w:val="0"/>
          <w:sz w:val="16"/>
          <w:szCs w:val="16"/>
          <w:shd w:val="clear" w:color="auto" w:fill="D8D8D8"/>
        </w:rPr>
        <w:t>ll see what happens if it</w:t>
      </w:r>
      <w:r>
        <w:rPr>
          <w:rFonts w:ascii="Monaco"/>
          <w:kern w:val="0"/>
          <w:sz w:val="16"/>
          <w:szCs w:val="16"/>
          <w:shd w:val="clear" w:color="auto" w:fill="D8D8D8"/>
        </w:rPr>
        <w:t>’</w:t>
      </w:r>
      <w:r>
        <w:rPr>
          <w:rFonts w:ascii="Monaco"/>
          <w:kern w:val="0"/>
          <w:sz w:val="16"/>
          <w:szCs w:val="16"/>
          <w:shd w:val="clear" w:color="auto" w:fill="D8D8D8"/>
        </w:rPr>
        <w:t xml:space="preserve">s NO </w:t>
      </w:r>
    </w:p>
    <w:p w14:paraId="17E062DF" w14:textId="0AB634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63DC0BC" w14:textId="6E9BD6E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%end </w:t>
      </w:r>
    </w:p>
    <w:p w14:paraId="56032FFE" w14:textId="64336EF4" w:rsidR="00977374" w:rsidRDefault="002110F7">
      <w:pPr>
        <w:spacing w:line="360" w:lineRule="auto"/>
        <w:ind w:firstLine="420"/>
        <w:jc w:val="left"/>
        <w:rPr>
          <w:sz w:val="21"/>
          <w:szCs w:val="21"/>
        </w:rPr>
      </w:pPr>
      <w:r>
        <w:rPr>
          <w:rFonts w:ascii="Times New Roman"/>
          <w:sz w:val="21"/>
          <w:szCs w:val="21"/>
        </w:rPr>
        <w:t>After the tweak takes effect, press the home button and saveScreenShot: will be called. Then you can check whether there is a white flash on screen and whether there is a screenshot in your album. After that, uninstall the tweak in Cydia.</w:t>
      </w:r>
    </w:p>
    <w:p w14:paraId="7D2EC256" w14:textId="023633E6" w:rsidR="00977374" w:rsidRDefault="002110F7">
      <w:pPr>
        <w:spacing w:line="360" w:lineRule="auto"/>
        <w:ind w:firstLine="420"/>
        <w:jc w:val="left"/>
        <w:rPr>
          <w:sz w:val="21"/>
          <w:szCs w:val="21"/>
        </w:rPr>
      </w:pPr>
      <w:r>
        <w:rPr>
          <w:rFonts w:ascii="Times New Roman"/>
          <w:sz w:val="21"/>
          <w:szCs w:val="21"/>
        </w:rPr>
        <w:t>This approach looked pretty simple before I use Cycript. However, after I</w:t>
      </w:r>
      <w:r>
        <w:rPr>
          <w:rFonts w:ascii="Times New Roman"/>
          <w:sz w:val="21"/>
          <w:szCs w:val="21"/>
        </w:rPr>
        <w:t>’</w:t>
      </w:r>
      <w:r>
        <w:rPr>
          <w:rFonts w:ascii="Times New Roman"/>
          <w:sz w:val="21"/>
          <w:szCs w:val="21"/>
        </w:rPr>
        <w:t>ve achieved the same goal with Cycript, how regretful I was that I had wasted so much time.</w:t>
      </w:r>
    </w:p>
    <w:p w14:paraId="559B2D71" w14:textId="6A54E563" w:rsidR="00977374" w:rsidRDefault="002110F7">
      <w:pPr>
        <w:spacing w:line="360" w:lineRule="auto"/>
        <w:ind w:firstLine="420"/>
        <w:jc w:val="left"/>
        <w:rPr>
          <w:sz w:val="21"/>
          <w:szCs w:val="21"/>
        </w:rPr>
      </w:pPr>
      <w:r>
        <w:rPr>
          <w:rFonts w:ascii="Times New Roman"/>
          <w:sz w:val="21"/>
          <w:szCs w:val="21"/>
        </w:rPr>
        <w:t>The usage of Cycript has already been introduced in chapter 4. Since SBScreenShotter is a class in SpringBoard, we should inject Cycript into SpringBoard and call the method directly to test it out. Unlike tweaks, Cycript doesn</w:t>
      </w:r>
      <w:r>
        <w:rPr>
          <w:rFonts w:ascii="Times New Roman"/>
          <w:sz w:val="21"/>
          <w:szCs w:val="21"/>
        </w:rPr>
        <w:t>’</w:t>
      </w:r>
      <w:r>
        <w:rPr>
          <w:rFonts w:ascii="Times New Roman"/>
          <w:sz w:val="21"/>
          <w:szCs w:val="21"/>
        </w:rPr>
        <w:t>t ask for compilation and clearing up, which saves us great amount of time.</w:t>
      </w:r>
    </w:p>
    <w:p w14:paraId="3CE500CD" w14:textId="799F2027" w:rsidR="00977374" w:rsidRDefault="002110F7">
      <w:pPr>
        <w:spacing w:line="360" w:lineRule="auto"/>
        <w:ind w:firstLine="420"/>
        <w:jc w:val="left"/>
        <w:rPr>
          <w:sz w:val="21"/>
          <w:szCs w:val="21"/>
        </w:rPr>
      </w:pPr>
      <w:r>
        <w:rPr>
          <w:rFonts w:ascii="Times New Roman"/>
          <w:sz w:val="21"/>
          <w:szCs w:val="21"/>
        </w:rPr>
        <w:t>ssh to iOS and then execute the following commands:</w:t>
      </w:r>
    </w:p>
    <w:p w14:paraId="385C7E02" w14:textId="144ED4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SpringBoard</w:t>
      </w:r>
    </w:p>
    <w:p w14:paraId="4F5ADBC8" w14:textId="3CFC66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cy# [[SBScreenShotter sharedInstance] saveScreenshot:YES]</w:t>
      </w:r>
    </w:p>
    <w:p w14:paraId="1C71B037" w14:textId="7C951BE6" w:rsidR="00977374" w:rsidRDefault="002110F7">
      <w:pPr>
        <w:spacing w:line="360" w:lineRule="auto"/>
        <w:ind w:firstLine="420"/>
        <w:jc w:val="left"/>
        <w:rPr>
          <w:sz w:val="21"/>
          <w:szCs w:val="21"/>
        </w:rPr>
      </w:pPr>
      <w:r>
        <w:rPr>
          <w:rFonts w:ascii="Times New Roman"/>
          <w:sz w:val="21"/>
          <w:szCs w:val="21"/>
        </w:rPr>
        <w:t xml:space="preserve">Do you see a white flash on your screen with a shutter sound and a screenshot in your album, just like pressing home button and lock button together? OK, now </w:t>
      </w:r>
      <w:r>
        <w:rPr>
          <w:rFonts w:ascii="Times New Roman" w:eastAsiaTheme="minorEastAsia"/>
          <w:sz w:val="21"/>
          <w:szCs w:val="21"/>
          <w:lang w:eastAsia="zh-CN"/>
        </w:rPr>
        <w:t>it</w:t>
      </w:r>
      <w:r>
        <w:rPr>
          <w:rFonts w:ascii="Times New Roman" w:eastAsiaTheme="minorEastAsia"/>
          <w:sz w:val="21"/>
          <w:szCs w:val="21"/>
          <w:lang w:eastAsia="zh-CN"/>
        </w:rPr>
        <w:t>’</w:t>
      </w:r>
      <w:r>
        <w:rPr>
          <w:rFonts w:ascii="Times New Roman" w:eastAsiaTheme="minorEastAsia"/>
          <w:sz w:val="21"/>
          <w:szCs w:val="21"/>
          <w:lang w:eastAsia="zh-CN"/>
        </w:rPr>
        <w:t>s</w:t>
      </w:r>
      <w:r>
        <w:rPr>
          <w:rFonts w:ascii="Times New Roman"/>
          <w:sz w:val="21"/>
          <w:szCs w:val="21"/>
        </w:rPr>
        <w:t xml:space="preserve"> sure that calling this method manages to take a screenshot. To further satisfy our curiosity, press the up key on keyboard to repeat the last Cycript command and change YES to No. What is the execution result? We will disclose the details in next section.</w:t>
      </w:r>
    </w:p>
    <w:p w14:paraId="24A4354B" w14:textId="745ABEB7" w:rsidR="00977374" w:rsidRPr="00CC2299" w:rsidRDefault="002110F7" w:rsidP="00664040">
      <w:pPr>
        <w:pStyle w:val="Heading3"/>
        <w:rPr>
          <w:rFonts w:ascii="黑体" w:eastAsia="黑体" w:hAnsi="黑体" w:cs="黑体"/>
          <w:lang w:eastAsia="zh-TW"/>
        </w:rPr>
      </w:pPr>
      <w:r w:rsidRPr="00CC2299">
        <w:rPr>
          <w:rFonts w:ascii="黑体" w:eastAsia="黑体" w:hAnsi="黑体" w:cs="黑体"/>
          <w:lang w:eastAsia="zh-TW"/>
        </w:rPr>
        <w:lastRenderedPageBreak/>
        <w:t>5.2.5 Analyze method arguments</w:t>
      </w:r>
    </w:p>
    <w:p w14:paraId="10632003" w14:textId="2B8B6DA4" w:rsidR="00977374" w:rsidRPr="002204EE" w:rsidRDefault="002110F7" w:rsidP="002204EE">
      <w:pPr>
        <w:spacing w:line="360" w:lineRule="auto"/>
        <w:ind w:firstLine="420"/>
        <w:jc w:val="left"/>
        <w:rPr>
          <w:rFonts w:ascii="Times New Roman"/>
          <w:sz w:val="21"/>
          <w:szCs w:val="21"/>
        </w:rPr>
      </w:pPr>
      <w:r w:rsidRPr="002204EE">
        <w:rPr>
          <w:rFonts w:ascii="Times New Roman"/>
          <w:sz w:val="21"/>
          <w:szCs w:val="21"/>
        </w:rPr>
        <w:t xml:space="preserve">In the above example, in spite of clear arguments and obvious name meanings, we still don't know </w:t>
      </w:r>
      <w:r>
        <w:rPr>
          <w:rFonts w:ascii="Times New Roman"/>
          <w:sz w:val="21"/>
          <w:szCs w:val="21"/>
        </w:rPr>
        <w:t xml:space="preserve">whether </w:t>
      </w:r>
      <w:r w:rsidRPr="002204EE">
        <w:rPr>
          <w:rFonts w:ascii="Times New Roman"/>
          <w:sz w:val="21"/>
          <w:szCs w:val="21"/>
        </w:rPr>
        <w:t xml:space="preserve">we should pass YES or </w:t>
      </w:r>
      <w:r>
        <w:rPr>
          <w:rFonts w:ascii="Times New Roman"/>
          <w:sz w:val="21"/>
          <w:szCs w:val="21"/>
        </w:rPr>
        <w:t>NO</w:t>
      </w:r>
      <w:r w:rsidRPr="002204EE">
        <w:rPr>
          <w:rFonts w:ascii="Times New Roman"/>
          <w:sz w:val="21"/>
          <w:szCs w:val="21"/>
        </w:rPr>
        <w:t xml:space="preserve"> </w:t>
      </w:r>
      <w:r>
        <w:rPr>
          <w:rFonts w:ascii="Times New Roman"/>
          <w:sz w:val="21"/>
          <w:szCs w:val="21"/>
        </w:rPr>
        <w:t xml:space="preserve">to the </w:t>
      </w:r>
      <w:r w:rsidRPr="002204EE">
        <w:rPr>
          <w:rFonts w:ascii="Times New Roman"/>
          <w:sz w:val="21"/>
          <w:szCs w:val="21"/>
        </w:rPr>
        <w:t>argument</w:t>
      </w:r>
      <w:r>
        <w:rPr>
          <w:rFonts w:ascii="Times New Roman"/>
          <w:sz w:val="21"/>
          <w:szCs w:val="21"/>
        </w:rPr>
        <w:t>, so we have to guess. By browsing the class-dump</w:t>
      </w:r>
      <w:r w:rsidRPr="002204EE">
        <w:rPr>
          <w:rFonts w:ascii="Times New Roman"/>
          <w:sz w:val="21"/>
          <w:szCs w:val="21"/>
        </w:rPr>
        <w:t xml:space="preserve"> header</w:t>
      </w:r>
      <w:r>
        <w:rPr>
          <w:rFonts w:ascii="Times New Roman"/>
          <w:sz w:val="21"/>
          <w:szCs w:val="21"/>
        </w:rPr>
        <w:t>s</w:t>
      </w:r>
      <w:r w:rsidRPr="002204EE">
        <w:rPr>
          <w:rFonts w:ascii="Times New Roman"/>
          <w:sz w:val="21"/>
          <w:szCs w:val="21"/>
        </w:rPr>
        <w:t xml:space="preserve">, we can see that </w:t>
      </w:r>
      <w:r>
        <w:rPr>
          <w:rFonts w:ascii="Times New Roman"/>
          <w:sz w:val="21"/>
          <w:szCs w:val="21"/>
        </w:rPr>
        <w:t>most argument</w:t>
      </w:r>
      <w:r w:rsidRPr="002204EE">
        <w:rPr>
          <w:rFonts w:ascii="Times New Roman"/>
          <w:sz w:val="21"/>
          <w:szCs w:val="21"/>
        </w:rPr>
        <w:t xml:space="preserve"> types are id, which is the generic type in Objective-C and is determined in r</w:t>
      </w:r>
      <w:r>
        <w:rPr>
          <w:rFonts w:ascii="Times New Roman"/>
          <w:sz w:val="21"/>
          <w:szCs w:val="21"/>
        </w:rPr>
        <w:t>untime. As a consequence, we ca</w:t>
      </w:r>
      <w:r w:rsidRPr="002204EE">
        <w:rPr>
          <w:rFonts w:ascii="Times New Roman"/>
          <w:sz w:val="21"/>
          <w:szCs w:val="21"/>
        </w:rPr>
        <w:t>n't even make any guess</w:t>
      </w:r>
      <w:r>
        <w:rPr>
          <w:rFonts w:ascii="Times New Roman"/>
          <w:sz w:val="21"/>
          <w:szCs w:val="21"/>
        </w:rPr>
        <w:t>es</w:t>
      </w:r>
      <w:r w:rsidRPr="002204EE">
        <w:rPr>
          <w:rFonts w:ascii="Times New Roman"/>
          <w:sz w:val="21"/>
          <w:szCs w:val="21"/>
        </w:rPr>
        <w:t xml:space="preserve">. </w:t>
      </w:r>
      <w:r>
        <w:rPr>
          <w:rFonts w:ascii="Times New Roman"/>
          <w:sz w:val="21"/>
          <w:szCs w:val="21"/>
        </w:rPr>
        <w:t xml:space="preserve">Starting from getting </w:t>
      </w:r>
      <w:r w:rsidRPr="00A24185">
        <w:rPr>
          <w:rFonts w:ascii="Times New Roman"/>
          <w:sz w:val="21"/>
          <w:szCs w:val="21"/>
        </w:rPr>
        <w:t>inspiration</w:t>
      </w:r>
      <w:r>
        <w:rPr>
          <w:rFonts w:ascii="Times New Roman"/>
          <w:sz w:val="21"/>
          <w:szCs w:val="21"/>
        </w:rPr>
        <w:t>, we have overco</w:t>
      </w:r>
      <w:r w:rsidRPr="002204EE">
        <w:rPr>
          <w:rFonts w:ascii="Times New Roman"/>
          <w:sz w:val="21"/>
          <w:szCs w:val="21"/>
        </w:rPr>
        <w:t>me so many difficulties</w:t>
      </w:r>
      <w:r>
        <w:rPr>
          <w:rFonts w:ascii="Times New Roman"/>
          <w:sz w:val="21"/>
          <w:szCs w:val="21"/>
        </w:rPr>
        <w:t xml:space="preserve"> to reach arguments analyzing</w:t>
      </w:r>
      <w:r w:rsidRPr="002204EE">
        <w:rPr>
          <w:rFonts w:ascii="Times New Roman"/>
          <w:sz w:val="21"/>
          <w:szCs w:val="21"/>
        </w:rPr>
        <w:t>. Should we give up only one step away from the final success? No</w:t>
      </w:r>
      <w:r>
        <w:rPr>
          <w:rFonts w:ascii="Times New Roman" w:eastAsiaTheme="minorEastAsia"/>
          <w:sz w:val="21"/>
          <w:szCs w:val="21"/>
          <w:lang w:eastAsia="zh-CN"/>
        </w:rPr>
        <w:t>,</w:t>
      </w:r>
      <w:r w:rsidRPr="002204EE">
        <w:rPr>
          <w:rFonts w:ascii="Times New Roman"/>
          <w:sz w:val="21"/>
          <w:szCs w:val="21"/>
        </w:rPr>
        <w:t xml:space="preserve"> </w:t>
      </w:r>
      <w:r>
        <w:rPr>
          <w:rFonts w:ascii="Times New Roman" w:eastAsiaTheme="minorEastAsia"/>
          <w:sz w:val="21"/>
          <w:szCs w:val="21"/>
          <w:lang w:eastAsia="zh-CN"/>
        </w:rPr>
        <w:t>a</w:t>
      </w:r>
      <w:r w:rsidRPr="002204EE">
        <w:rPr>
          <w:rFonts w:ascii="Times New Roman"/>
          <w:sz w:val="21"/>
          <w:szCs w:val="21"/>
        </w:rPr>
        <w:t xml:space="preserve">bsolutely </w:t>
      </w:r>
      <w:r>
        <w:rPr>
          <w:rFonts w:ascii="Times New Roman"/>
          <w:sz w:val="21"/>
          <w:szCs w:val="21"/>
        </w:rPr>
        <w:t>no</w:t>
      </w:r>
      <w:r>
        <w:rPr>
          <w:rFonts w:ascii="Times New Roman" w:eastAsiaTheme="minorEastAsia"/>
          <w:sz w:val="21"/>
          <w:szCs w:val="21"/>
          <w:lang w:eastAsia="zh-CN"/>
        </w:rPr>
        <w:t>t</w:t>
      </w:r>
      <w:r w:rsidRPr="002204EE">
        <w:rPr>
          <w:rFonts w:ascii="Times New Roman"/>
          <w:sz w:val="21"/>
          <w:szCs w:val="21"/>
        </w:rPr>
        <w:t>. We still have CydiaSubstrate and Theos.</w:t>
      </w:r>
    </w:p>
    <w:p w14:paraId="64B6C523" w14:textId="6A85DBDD" w:rsidR="00977374" w:rsidRDefault="002110F7">
      <w:pPr>
        <w:spacing w:line="360" w:lineRule="auto"/>
        <w:ind w:firstLine="420"/>
        <w:jc w:val="left"/>
        <w:rPr>
          <w:sz w:val="21"/>
          <w:szCs w:val="21"/>
        </w:rPr>
      </w:pPr>
      <w:r>
        <w:rPr>
          <w:rFonts w:ascii="Times New Roman"/>
          <w:sz w:val="21"/>
          <w:szCs w:val="21"/>
        </w:rPr>
        <w:t xml:space="preserve">Do you still remember how to judge when a method is called? Since we can print out a custom string, we can also print out arguments of a method. A very useful method, </w:t>
      </w:r>
      <w:r>
        <w:rPr>
          <w:rFonts w:ascii="Times New Roman"/>
          <w:sz w:val="21"/>
          <w:szCs w:val="21"/>
        </w:rPr>
        <w:t>“</w:t>
      </w:r>
      <w:r>
        <w:rPr>
          <w:rFonts w:ascii="Times New Roman"/>
          <w:sz w:val="21"/>
          <w:szCs w:val="21"/>
        </w:rPr>
        <w:t>description</w:t>
      </w:r>
      <w:r>
        <w:rPr>
          <w:rFonts w:ascii="Times New Roman"/>
          <w:sz w:val="21"/>
          <w:szCs w:val="21"/>
        </w:rPr>
        <w:t>”</w:t>
      </w:r>
      <w:r>
        <w:rPr>
          <w:rFonts w:ascii="Times New Roman"/>
          <w:sz w:val="21"/>
          <w:szCs w:val="21"/>
        </w:rPr>
        <w:t>, can represent the contents of an object as an NSString, and object_getClassName is able to represent the class name of an object as a char*. These two representations can be printed out by %@ and %s respectively and as a result, we will be given enough information for analyzing arguments. For the above screenshot example, whether the argument of saveScreenShot: is YES or NO just determines whether there is a white flash on screen. According to this clue, we can locate the suspicious SBScreenFlash class</w:t>
      </w:r>
      <w:r w:rsidRPr="00A86434">
        <w:rPr>
          <w:rFonts w:ascii="Times New Roman"/>
          <w:sz w:val="21"/>
          <w:szCs w:val="21"/>
        </w:rPr>
        <w:t xml:space="preserve"> </w:t>
      </w:r>
      <w:r>
        <w:rPr>
          <w:rFonts w:ascii="Times New Roman"/>
          <w:sz w:val="21"/>
          <w:szCs w:val="21"/>
        </w:rPr>
        <w:t>very soon, which contains a very interesting method flashColor:withCompletion:. We know that the flash can be enabled or not, is there also any possibilities for us to change the flash color? Let's write the following code to satisfy our curiosity.</w:t>
      </w:r>
    </w:p>
    <w:p w14:paraId="52B5C0DB" w14:textId="2E5E83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%hook SBScreenFlash </w:t>
      </w:r>
    </w:p>
    <w:p w14:paraId="21B4760A" w14:textId="612C7BB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(void)flashColor:(id)arg1 withCompletion:(id)arg2</w:t>
      </w:r>
    </w:p>
    <w:p w14:paraId="2321275D" w14:textId="4C9D407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9EFEA6F" w14:textId="674CEC1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14018163" w14:textId="345A7B4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NSLog(@"iOSRE: flashColor: %s, %@", object_getClassName(arg1), arg1); // [arg1 description] </w:t>
      </w:r>
      <w:r w:rsidRPr="00F44660">
        <w:rPr>
          <w:rFonts w:ascii="Monaco" w:eastAsia="Monaco" w:hAnsi="Monaco" w:cs="Monaco"/>
          <w:kern w:val="0"/>
          <w:sz w:val="16"/>
          <w:szCs w:val="16"/>
          <w:shd w:val="clear" w:color="auto" w:fill="D8D8D8"/>
        </w:rPr>
        <w:t xml:space="preserve">can be </w:t>
      </w:r>
      <w:r>
        <w:rPr>
          <w:rFonts w:ascii="Monaco" w:eastAsia="Monaco" w:hAnsi="Monaco" w:cs="Monaco"/>
          <w:kern w:val="0"/>
          <w:sz w:val="16"/>
          <w:szCs w:val="16"/>
          <w:shd w:val="clear" w:color="auto" w:fill="D8D8D8"/>
        </w:rPr>
        <w:t>replaced</w:t>
      </w:r>
      <w:r w:rsidRPr="00F44660">
        <w:rPr>
          <w:rFonts w:ascii="Monaco" w:eastAsia="Monaco" w:hAnsi="Monaco" w:cs="Monaco"/>
          <w:kern w:val="0"/>
          <w:sz w:val="16"/>
          <w:szCs w:val="16"/>
          <w:shd w:val="clear" w:color="auto" w:fill="D8D8D8"/>
        </w:rPr>
        <w:t xml:space="preserve"> </w:t>
      </w:r>
      <w:r>
        <w:rPr>
          <w:rFonts w:ascii="Monaco" w:eastAsia="Monaco" w:hAnsi="Monaco" w:cs="Monaco"/>
          <w:kern w:val="0"/>
          <w:sz w:val="16"/>
          <w:szCs w:val="16"/>
          <w:shd w:val="clear" w:color="auto" w:fill="D8D8D8"/>
        </w:rPr>
        <w:t>by</w:t>
      </w:r>
      <w:r w:rsidRPr="00F44660">
        <w:rPr>
          <w:rFonts w:ascii="Monaco" w:eastAsia="Monaco" w:hAnsi="Monaco" w:cs="Monaco"/>
          <w:kern w:val="0"/>
          <w:sz w:val="16"/>
          <w:szCs w:val="16"/>
          <w:shd w:val="clear" w:color="auto" w:fill="D8D8D8"/>
        </w:rPr>
        <w:t xml:space="preserve"> arg1</w:t>
      </w:r>
    </w:p>
    <w:p w14:paraId="18CD7D5F" w14:textId="34673C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E4F6727" w14:textId="495941F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769361DA" w14:textId="42E59C62" w:rsidR="00977374" w:rsidRDefault="002110F7">
      <w:pPr>
        <w:spacing w:line="360" w:lineRule="auto"/>
        <w:ind w:firstLine="420"/>
        <w:jc w:val="left"/>
        <w:rPr>
          <w:sz w:val="21"/>
          <w:szCs w:val="21"/>
        </w:rPr>
      </w:pPr>
      <w:r>
        <w:rPr>
          <w:rFonts w:ascii="Times New Roman"/>
          <w:sz w:val="21"/>
          <w:szCs w:val="21"/>
        </w:rPr>
        <w:t>We present it here as an exercise for you to rewrite it as a tweak.</w:t>
      </w:r>
    </w:p>
    <w:p w14:paraId="06C8C111" w14:textId="171D021F" w:rsidR="00977374" w:rsidRDefault="002110F7">
      <w:pPr>
        <w:spacing w:line="360" w:lineRule="auto"/>
        <w:ind w:firstLine="420"/>
        <w:jc w:val="left"/>
        <w:rPr>
          <w:sz w:val="21"/>
          <w:szCs w:val="21"/>
        </w:rPr>
      </w:pPr>
      <w:r>
        <w:rPr>
          <w:rFonts w:ascii="Times New Roman"/>
          <w:sz w:val="21"/>
          <w:szCs w:val="21"/>
        </w:rPr>
        <w:t>After the tweak</w:t>
      </w:r>
      <w:r>
        <w:rPr>
          <w:rFonts w:ascii="Times New Roman" w:eastAsiaTheme="minorEastAsia"/>
          <w:sz w:val="21"/>
          <w:szCs w:val="21"/>
          <w:lang w:eastAsia="zh-CN"/>
        </w:rPr>
        <w:t xml:space="preserve"> is installed</w:t>
      </w:r>
      <w:r>
        <w:rPr>
          <w:rFonts w:ascii="Times New Roman"/>
          <w:sz w:val="21"/>
          <w:szCs w:val="21"/>
        </w:rPr>
        <w:t>, respring once and take a screenshot. Then ssh to iOS to check the syslog again, you should find information as follows:</w:t>
      </w:r>
    </w:p>
    <w:p w14:paraId="5EA3686A" w14:textId="10D259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grep iOSRE: /var/log/syslog</w:t>
      </w:r>
    </w:p>
    <w:p w14:paraId="3DE99009" w14:textId="1CC4A00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24 16:40:33 FunMaker-5 SpringBoard[2926]: iOSRE: flashColor: UICachedDeviceWhiteColor, UIDeviceWhiteColorSpace 1 1</w:t>
      </w:r>
    </w:p>
    <w:p w14:paraId="0732B2B3" w14:textId="6B99016A" w:rsidR="00977374" w:rsidRDefault="002110F7">
      <w:pPr>
        <w:spacing w:line="360" w:lineRule="auto"/>
        <w:ind w:firstLine="420"/>
        <w:jc w:val="left"/>
        <w:rPr>
          <w:sz w:val="21"/>
          <w:szCs w:val="21"/>
        </w:rPr>
      </w:pPr>
      <w:r>
        <w:rPr>
          <w:rFonts w:ascii="Times New Roman"/>
          <w:sz w:val="21"/>
          <w:szCs w:val="21"/>
        </w:rPr>
        <w:t>It can be seen that flash color is an object of type UICachedDeviceWhiteColor</w:t>
      </w:r>
      <w:r>
        <w:rPr>
          <w:rFonts w:ascii="Times New Roman" w:eastAsiaTheme="minorEastAsia"/>
          <w:sz w:val="21"/>
          <w:szCs w:val="21"/>
          <w:lang w:eastAsia="zh-CN"/>
        </w:rPr>
        <w:t>,</w:t>
      </w:r>
      <w:r>
        <w:rPr>
          <w:rFonts w:ascii="Times New Roman"/>
          <w:sz w:val="21"/>
          <w:szCs w:val="21"/>
        </w:rPr>
        <w:t xml:space="preserve"> and its description is "UIDevice WhiteColorSpace 1 1". According to the Objective-C naming conventions, UICachedDeviceWhiteColor is a class in UIKit, but we cannot find it in the document, meaning it is a private class. Class-dump UIKit and then open UICachedDeviceWhiteColor.h:</w:t>
      </w:r>
    </w:p>
    <w:p w14:paraId="39DC67EC" w14:textId="6C7E8C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@interface UICachedDeviceWhiteColor : UIDeviceWhiteColor</w:t>
      </w:r>
    </w:p>
    <w:p w14:paraId="578B9CCE" w14:textId="7AB937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20B5D09" w14:textId="41C0D8F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8FCDFB6"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081F20DD" w14:textId="09D8C0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(void)_forceDealloc;</w:t>
      </w:r>
    </w:p>
    <w:p w14:paraId="2D3C664C" w14:textId="500493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(void)dealloc;</w:t>
      </w:r>
    </w:p>
    <w:p w14:paraId="012D4B4D" w14:textId="390F0B3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t>
      </w:r>
    </w:p>
    <w:p w14:paraId="41AE8CB5" w14:textId="5AFEBAD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(id)copyWithZone:(struct _NSZone *)arg1;</w:t>
      </w:r>
    </w:p>
    <w:p w14:paraId="6058DD63" w14:textId="4DAAB79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(id)autorelease;</w:t>
      </w:r>
    </w:p>
    <w:p w14:paraId="4C31F7E8" w14:textId="78D030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(BOOL)retainWeakReference;</w:t>
      </w:r>
    </w:p>
    <w:p w14:paraId="34004A10" w14:textId="3185D4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(BOOL)allowsWeakReference;</w:t>
      </w:r>
    </w:p>
    <w:p w14:paraId="0A2605EF" w14:textId="05B6718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(unsigned int)retainCount;</w:t>
      </w:r>
    </w:p>
    <w:p w14:paraId="6FBE4530" w14:textId="5713E3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(id)retain;</w:t>
      </w:r>
    </w:p>
    <w:p w14:paraId="71713872" w14:textId="3F6D9F0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(oneway void)release;</w:t>
      </w:r>
    </w:p>
    <w:p w14:paraId="1F8F70EA"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5CEB9274" w14:textId="70307AE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423C0280" w14:textId="0A048ACE" w:rsidR="00977374" w:rsidRDefault="002110F7">
      <w:pPr>
        <w:spacing w:line="360" w:lineRule="auto"/>
        <w:ind w:firstLine="420"/>
        <w:jc w:val="left"/>
        <w:rPr>
          <w:sz w:val="21"/>
          <w:szCs w:val="21"/>
        </w:rPr>
      </w:pPr>
      <w:r>
        <w:rPr>
          <w:rFonts w:ascii="Times New Roman"/>
          <w:sz w:val="21"/>
          <w:szCs w:val="21"/>
        </w:rPr>
        <w:t>It inherits from UIDeviceWhiteColor, so let's continue with UIDeviceWhiteColor.h:</w:t>
      </w:r>
    </w:p>
    <w:p w14:paraId="1338B322" w14:textId="649CDF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@interface UIDeviceWhiteColor : UIColor</w:t>
      </w:r>
    </w:p>
    <w:p w14:paraId="013CCF89" w14:textId="4193C66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4F26661" w14:textId="03E9E09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float whiteComponent;</w:t>
      </w:r>
    </w:p>
    <w:p w14:paraId="324E6624" w14:textId="08BFE1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float alphaComponent;</w:t>
      </w:r>
    </w:p>
    <w:p w14:paraId="04B13C53" w14:textId="2C81BA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struct CGColor *cachedColor;</w:t>
      </w:r>
    </w:p>
    <w:p w14:paraId="1E63F1B1" w14:textId="6613902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long cachedColorOnceToken;</w:t>
      </w:r>
    </w:p>
    <w:p w14:paraId="7B3BD19A" w14:textId="44C9498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40E4EF47"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29BC4F6F" w14:textId="5901F15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(BOOL)getHue:(float *)arg1 saturation:(float *)arg2 brightness:(float *)arg3 alpha:(float *)arg4;</w:t>
      </w:r>
    </w:p>
    <w:p w14:paraId="38402A98" w14:textId="498F00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(BOOL)getRed:(float *)arg1 green:(float *)arg2 blue:(float *)arg3 alpha:(float *)arg4;</w:t>
      </w:r>
    </w:p>
    <w:p w14:paraId="10AED7D2" w14:textId="7AF9B9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(BOOL)getWhite:(float *)arg1 alpha:(float *)arg2;</w:t>
      </w:r>
    </w:p>
    <w:p w14:paraId="1E9A5B86" w14:textId="0A5F67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(float)alphaComponent;</w:t>
      </w:r>
    </w:p>
    <w:p w14:paraId="22B5DB0E" w14:textId="318BEB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(struct CGColor *)CGColor;</w:t>
      </w:r>
    </w:p>
    <w:p w14:paraId="35A1647B" w14:textId="2BC1C4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(unsigned int)hash;</w:t>
      </w:r>
    </w:p>
    <w:p w14:paraId="0B988599" w14:textId="6DBCEF3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(BOOL)isEqual:(id)arg1;</w:t>
      </w:r>
    </w:p>
    <w:p w14:paraId="7549F9EC" w14:textId="1A0A73A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(id)description;</w:t>
      </w:r>
    </w:p>
    <w:p w14:paraId="3205CD8B" w14:textId="55FAFF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(id)colorSpaceName;</w:t>
      </w:r>
    </w:p>
    <w:p w14:paraId="23AB1C3F" w14:textId="76C3ADE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(void)setStroke;</w:t>
      </w:r>
    </w:p>
    <w:p w14:paraId="7667730D" w14:textId="723A2E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(void)setFill;</w:t>
      </w:r>
    </w:p>
    <w:p w14:paraId="79B5B593" w14:textId="4678CB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(void)set;</w:t>
      </w:r>
    </w:p>
    <w:p w14:paraId="4B03D258" w14:textId="4BC7B45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(id)colorWithAlphaComponent:(float)arg1;</w:t>
      </w:r>
    </w:p>
    <w:p w14:paraId="6CA9633E" w14:textId="27359E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(struct CGColor *)_createCGColorWithAlpha:(float)arg1;</w:t>
      </w:r>
    </w:p>
    <w:p w14:paraId="3951233B" w14:textId="2E6D08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(id)copyWithZone:(struct _NSZone *)arg1;</w:t>
      </w:r>
    </w:p>
    <w:p w14:paraId="78C162E0" w14:textId="52D5BB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(void)dealloc;</w:t>
      </w:r>
    </w:p>
    <w:p w14:paraId="2DFB206A" w14:textId="0824BA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(id)initWithCGColor:(struct CGColor *)arg1;</w:t>
      </w:r>
    </w:p>
    <w:p w14:paraId="161751DC" w14:textId="2D8BEA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(id)initWithWhite:(float)arg1 alpha:(float)arg2;</w:t>
      </w:r>
    </w:p>
    <w:p w14:paraId="17AC261D"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p>
    <w:p w14:paraId="423EDB0F" w14:textId="2569A3A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@end</w:t>
      </w:r>
    </w:p>
    <w:p w14:paraId="7F38BAB2" w14:textId="600EBF5C" w:rsidR="00977374" w:rsidRDefault="002110F7">
      <w:pPr>
        <w:spacing w:line="360" w:lineRule="auto"/>
        <w:ind w:firstLine="420"/>
        <w:jc w:val="left"/>
        <w:rPr>
          <w:sz w:val="21"/>
          <w:szCs w:val="21"/>
        </w:rPr>
      </w:pPr>
      <w:r>
        <w:rPr>
          <w:rFonts w:ascii="Times New Roman"/>
          <w:sz w:val="21"/>
          <w:szCs w:val="21"/>
        </w:rPr>
        <w:t>UIDeviceWhiteColor inherits from UIColor. Since UIColor is a public class, stop our analysis at this level is enough for us to get the result. For other id type arguments, we can apply the same solution.</w:t>
      </w:r>
    </w:p>
    <w:p w14:paraId="660755B2" w14:textId="3A36D293" w:rsidR="00977374" w:rsidRDefault="002110F7">
      <w:pPr>
        <w:spacing w:line="360" w:lineRule="auto"/>
        <w:ind w:firstLine="420"/>
        <w:jc w:val="left"/>
        <w:rPr>
          <w:sz w:val="21"/>
          <w:szCs w:val="21"/>
        </w:rPr>
      </w:pPr>
      <w:r>
        <w:rPr>
          <w:rFonts w:ascii="Times New Roman"/>
          <w:sz w:val="21"/>
          <w:szCs w:val="21"/>
        </w:rPr>
        <w:t>After we have known the effect of calling a method and analyzed its arguments, we can write our own documents. I suggest you make some simple notes on the analysis results of private methods so that you can recall it quickly next time you use the same private method.</w:t>
      </w:r>
    </w:p>
    <w:p w14:paraId="4C99AFB5" w14:textId="7128F549" w:rsidR="00977374" w:rsidRDefault="002110F7">
      <w:pPr>
        <w:spacing w:line="360" w:lineRule="auto"/>
        <w:ind w:firstLine="420"/>
        <w:jc w:val="left"/>
        <w:rPr>
          <w:sz w:val="21"/>
          <w:szCs w:val="21"/>
        </w:rPr>
      </w:pPr>
      <w:r>
        <w:rPr>
          <w:rFonts w:ascii="Times New Roman"/>
          <w:sz w:val="21"/>
          <w:szCs w:val="21"/>
        </w:rPr>
        <w:t>Next, let</w:t>
      </w:r>
      <w:r>
        <w:rPr>
          <w:rFonts w:ascii="Times New Roman"/>
          <w:sz w:val="21"/>
          <w:szCs w:val="21"/>
        </w:rPr>
        <w:t>’</w:t>
      </w:r>
      <w:r>
        <w:rPr>
          <w:rFonts w:ascii="Times New Roman"/>
          <w:sz w:val="21"/>
          <w:szCs w:val="21"/>
        </w:rPr>
        <w:t>s use Cycript to test this method and see what effect it is when we pass [UIColor magentaColor] as the argument.</w:t>
      </w:r>
    </w:p>
    <w:p w14:paraId="3EF69882" w14:textId="5E22DEC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FunMaker-5:~ root# cycript -p SpringBoard</w:t>
      </w:r>
    </w:p>
    <w:p w14:paraId="15458055" w14:textId="1AE1CE4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cy# [[SBScreenFlash mainScreenFlasher] flashColor:[UIColor magentaColor] withCompletion:nil]</w:t>
      </w:r>
    </w:p>
    <w:p w14:paraId="3C828ACF" w14:textId="01CC3900" w:rsidR="00977374" w:rsidRPr="00FF4B19" w:rsidRDefault="002110F7" w:rsidP="00FF4B19">
      <w:pPr>
        <w:spacing w:line="360" w:lineRule="auto"/>
        <w:ind w:firstLine="420"/>
        <w:jc w:val="left"/>
        <w:rPr>
          <w:rFonts w:ascii="Times New Roman"/>
          <w:sz w:val="21"/>
          <w:szCs w:val="21"/>
        </w:rPr>
      </w:pPr>
      <w:r w:rsidRPr="00FF4B19">
        <w:rPr>
          <w:rFonts w:ascii="Times New Roman"/>
          <w:sz w:val="21"/>
          <w:szCs w:val="21"/>
        </w:rPr>
        <w:t>A magenta flash scatters on the screen and it is much cool</w:t>
      </w:r>
      <w:r>
        <w:rPr>
          <w:rFonts w:ascii="Times New Roman"/>
          <w:sz w:val="21"/>
          <w:szCs w:val="21"/>
        </w:rPr>
        <w:t>er</w:t>
      </w:r>
      <w:r w:rsidRPr="00FF4B19">
        <w:rPr>
          <w:rFonts w:ascii="Times New Roman"/>
          <w:sz w:val="21"/>
          <w:szCs w:val="21"/>
        </w:rPr>
        <w:t xml:space="preserve"> than the original white </w:t>
      </w:r>
      <w:r>
        <w:rPr>
          <w:rFonts w:ascii="Times New Roman"/>
          <w:sz w:val="21"/>
          <w:szCs w:val="21"/>
        </w:rPr>
        <w:t>flash</w:t>
      </w:r>
      <w:r w:rsidRPr="00FF4B19">
        <w:rPr>
          <w:rFonts w:ascii="Times New Roman"/>
          <w:sz w:val="21"/>
          <w:szCs w:val="21"/>
        </w:rPr>
        <w:t xml:space="preserve">. Check </w:t>
      </w:r>
      <w:r w:rsidRPr="00FF4B19">
        <w:rPr>
          <w:rFonts w:ascii="Times New Roman"/>
          <w:sz w:val="21"/>
          <w:szCs w:val="21"/>
        </w:rPr>
        <w:lastRenderedPageBreak/>
        <w:t xml:space="preserve">the album and we don't find </w:t>
      </w:r>
      <w:r>
        <w:rPr>
          <w:rFonts w:ascii="Times New Roman"/>
          <w:sz w:val="21"/>
          <w:szCs w:val="21"/>
        </w:rPr>
        <w:t>a</w:t>
      </w:r>
      <w:r w:rsidRPr="00FF4B19">
        <w:rPr>
          <w:rFonts w:ascii="Times New Roman"/>
          <w:sz w:val="21"/>
          <w:szCs w:val="21"/>
        </w:rPr>
        <w:t xml:space="preserve"> new screenshot. Therefore we guess that this method is just </w:t>
      </w:r>
      <w:r>
        <w:rPr>
          <w:rFonts w:ascii="Times New Roman"/>
          <w:sz w:val="21"/>
          <w:szCs w:val="21"/>
        </w:rPr>
        <w:t>for</w:t>
      </w:r>
      <w:r w:rsidRPr="00FF4B19">
        <w:rPr>
          <w:rFonts w:ascii="Times New Roman"/>
          <w:sz w:val="21"/>
          <w:szCs w:val="21"/>
        </w:rPr>
        <w:t xml:space="preserve"> flash</w:t>
      </w:r>
      <w:r>
        <w:rPr>
          <w:rFonts w:ascii="Times New Roman"/>
          <w:sz w:val="21"/>
          <w:szCs w:val="21"/>
        </w:rPr>
        <w:t>ing</w:t>
      </w:r>
      <w:r w:rsidRPr="00FF4B19">
        <w:rPr>
          <w:rFonts w:ascii="Times New Roman"/>
          <w:sz w:val="21"/>
          <w:szCs w:val="21"/>
        </w:rPr>
        <w:t xml:space="preserve"> the screen without actually performing the screenshot operation. Aha, a new tweak inspiration arise</w:t>
      </w:r>
      <w:r>
        <w:rPr>
          <w:rFonts w:ascii="Times New Roman"/>
          <w:sz w:val="21"/>
          <w:szCs w:val="21"/>
        </w:rPr>
        <w:t>s</w:t>
      </w:r>
      <w:r w:rsidRPr="00FF4B19">
        <w:rPr>
          <w:rFonts w:ascii="Times New Roman"/>
          <w:sz w:val="21"/>
          <w:szCs w:val="21"/>
        </w:rPr>
        <w:t>, we can hook flashColor</w:t>
      </w:r>
      <w:r>
        <w:rPr>
          <w:rFonts w:ascii="Times New Roman"/>
          <w:sz w:val="21"/>
          <w:szCs w:val="21"/>
        </w:rPr>
        <w:t>:withCompletion:</w:t>
      </w:r>
      <w:r w:rsidRPr="00FF4B19">
        <w:rPr>
          <w:rFonts w:ascii="Times New Roman"/>
          <w:sz w:val="21"/>
          <w:szCs w:val="21"/>
        </w:rPr>
        <w:t xml:space="preserve"> and pass it a </w:t>
      </w:r>
      <w:r>
        <w:rPr>
          <w:rFonts w:ascii="Times New Roman"/>
          <w:sz w:val="21"/>
          <w:szCs w:val="21"/>
        </w:rPr>
        <w:t>custom</w:t>
      </w:r>
      <w:r w:rsidRPr="00FF4B19">
        <w:rPr>
          <w:rFonts w:ascii="Times New Roman"/>
          <w:sz w:val="21"/>
          <w:szCs w:val="21"/>
        </w:rPr>
        <w:t xml:space="preserve"> color to enrich the screen flash</w:t>
      </w:r>
      <w:r>
        <w:rPr>
          <w:rFonts w:ascii="Times New Roman"/>
          <w:sz w:val="21"/>
          <w:szCs w:val="21"/>
        </w:rPr>
        <w:t xml:space="preserve"> with more colors</w:t>
      </w:r>
      <w:r w:rsidRPr="00FF4B19">
        <w:rPr>
          <w:rFonts w:ascii="Times New Roman"/>
          <w:sz w:val="21"/>
          <w:szCs w:val="21"/>
        </w:rPr>
        <w:t xml:space="preserve">. Also, we present it as an exercise and ask </w:t>
      </w:r>
      <w:r>
        <w:rPr>
          <w:rFonts w:ascii="Times New Roman"/>
          <w:sz w:val="21"/>
          <w:szCs w:val="21"/>
        </w:rPr>
        <w:t>you to write a tweak</w:t>
      </w:r>
      <w:r w:rsidRPr="00FF4B19">
        <w:rPr>
          <w:rFonts w:ascii="Times New Roman"/>
          <w:sz w:val="21"/>
          <w:szCs w:val="21"/>
        </w:rPr>
        <w:t>.</w:t>
      </w:r>
    </w:p>
    <w:p w14:paraId="40FD9BB9" w14:textId="14E0480E" w:rsidR="00977374" w:rsidRDefault="002110F7">
      <w:pPr>
        <w:spacing w:line="360" w:lineRule="auto"/>
        <w:ind w:firstLine="420"/>
        <w:jc w:val="left"/>
        <w:rPr>
          <w:sz w:val="21"/>
          <w:szCs w:val="21"/>
        </w:rPr>
      </w:pPr>
      <w:r>
        <w:rPr>
          <w:rFonts w:ascii="Times New Roman"/>
          <w:sz w:val="21"/>
          <w:szCs w:val="21"/>
        </w:rPr>
        <w:t>All above methodologies are summary of my 5-year experience. Because there is no official documentations for iOS reverse engineering, my personal experiences will inevitably be biased and impossible to cover everything. So you are welcome to http://bbs.iosre.com for further discussions if you have any questions.</w:t>
      </w:r>
    </w:p>
    <w:p w14:paraId="668A93C3" w14:textId="4311FD1C" w:rsidR="00977374" w:rsidRDefault="002110F7" w:rsidP="005D34A9">
      <w:pPr>
        <w:pStyle w:val="Heading3"/>
      </w:pPr>
      <w:r>
        <w:t>5.2.6 Limitations of class-dump</w:t>
      </w:r>
    </w:p>
    <w:p w14:paraId="38FC5C87" w14:textId="1444D902" w:rsidR="00977374" w:rsidRDefault="002110F7">
      <w:pPr>
        <w:spacing w:line="360" w:lineRule="auto"/>
        <w:ind w:firstLine="420"/>
        <w:jc w:val="left"/>
        <w:rPr>
          <w:sz w:val="21"/>
          <w:szCs w:val="21"/>
        </w:rPr>
      </w:pPr>
      <w:r>
        <w:rPr>
          <w:rFonts w:ascii="Times New Roman"/>
          <w:sz w:val="21"/>
          <w:szCs w:val="21"/>
        </w:rPr>
        <w:t>By analyzing class-dump headers, we</w:t>
      </w:r>
      <w:r>
        <w:rPr>
          <w:rFonts w:ascii="Times New Roman"/>
          <w:sz w:val="21"/>
          <w:szCs w:val="21"/>
        </w:rPr>
        <w:t>’</w:t>
      </w:r>
      <w:r>
        <w:rPr>
          <w:rFonts w:ascii="Times New Roman"/>
          <w:sz w:val="21"/>
          <w:szCs w:val="21"/>
        </w:rPr>
        <w:t>ve found what we are interested in. In section 5.2.4, we</w:t>
      </w:r>
      <w:r>
        <w:rPr>
          <w:rFonts w:ascii="Times New Roman"/>
          <w:sz w:val="21"/>
          <w:szCs w:val="21"/>
        </w:rPr>
        <w:t>’</w:t>
      </w:r>
      <w:r>
        <w:rPr>
          <w:rFonts w:ascii="Times New Roman"/>
          <w:sz w:val="21"/>
          <w:szCs w:val="21"/>
        </w:rPr>
        <w:t xml:space="preserve">ve seen the effect by passing two </w:t>
      </w:r>
      <w:r w:rsidRPr="00DD66D2">
        <w:rPr>
          <w:rFonts w:ascii="Times New Roman"/>
          <w:sz w:val="21"/>
          <w:szCs w:val="21"/>
        </w:rPr>
        <w:t xml:space="preserve">contrary </w:t>
      </w:r>
      <w:r>
        <w:rPr>
          <w:rFonts w:ascii="Times New Roman"/>
          <w:sz w:val="21"/>
          <w:szCs w:val="21"/>
        </w:rPr>
        <w:t>arguments to [SBScreenShotter saveScreenShot:].</w:t>
      </w:r>
    </w:p>
    <w:p w14:paraId="0EF689E7" w14:textId="65DF5C4A" w:rsidR="00977374" w:rsidRDefault="002110F7">
      <w:pPr>
        <w:spacing w:line="360" w:lineRule="auto"/>
        <w:ind w:firstLine="420"/>
        <w:jc w:val="left"/>
        <w:rPr>
          <w:sz w:val="21"/>
          <w:szCs w:val="21"/>
        </w:rPr>
      </w:pPr>
      <w:r>
        <w:rPr>
          <w:rFonts w:ascii="Times New Roman"/>
          <w:sz w:val="21"/>
          <w:szCs w:val="21"/>
        </w:rPr>
        <w:t>In section 5.2.5, we</w:t>
      </w:r>
      <w:r>
        <w:rPr>
          <w:rFonts w:ascii="Times New Roman"/>
          <w:sz w:val="21"/>
          <w:szCs w:val="21"/>
        </w:rPr>
        <w:t>’</w:t>
      </w:r>
      <w:r>
        <w:rPr>
          <w:rFonts w:ascii="Times New Roman"/>
          <w:sz w:val="21"/>
          <w:szCs w:val="21"/>
        </w:rPr>
        <w:t>ve analyzed the 1st argument of flashColor:withCompletion: in SBScreenFlash. From the effect of flashColor:withCompletion:, we guess that it should happen inside saveScreenShot:. But if we just take class-dump headers and the private methods</w:t>
      </w:r>
      <w:r>
        <w:rPr>
          <w:rFonts w:ascii="Times New Roman"/>
          <w:sz w:val="21"/>
          <w:szCs w:val="21"/>
        </w:rPr>
        <w:t>’</w:t>
      </w:r>
      <w:r>
        <w:rPr>
          <w:rFonts w:ascii="Times New Roman"/>
          <w:sz w:val="21"/>
          <w:szCs w:val="21"/>
        </w:rPr>
        <w:t xml:space="preserve"> effects as references, we can only know the execution order of saveScreenShot: and flashColor:withCompletion:. Neither can we know anything about implementation details and their relationship, nor can we verify our guesses.</w:t>
      </w:r>
    </w:p>
    <w:p w14:paraId="793D070D" w14:textId="4AB629FC" w:rsidR="00977374" w:rsidRDefault="002110F7">
      <w:pPr>
        <w:spacing w:line="360" w:lineRule="auto"/>
        <w:ind w:firstLine="420"/>
        <w:jc w:val="left"/>
        <w:rPr>
          <w:sz w:val="21"/>
          <w:szCs w:val="21"/>
        </w:rPr>
      </w:pPr>
      <w:r>
        <w:rPr>
          <w:rFonts w:ascii="Times New Roman"/>
          <w:sz w:val="21"/>
          <w:szCs w:val="21"/>
        </w:rPr>
        <w:t>So far, we should celebrate for a while since we have just finished a tweak. Starting from the idea, to target binaries, to interested methods and eventually to the tweak, all reverse engineering on the level of Objective-C follows this methodology; the only differences lie in implementation details. Even if you haven</w:t>
      </w:r>
      <w:r>
        <w:rPr>
          <w:rFonts w:ascii="Times New Roman"/>
          <w:sz w:val="21"/>
          <w:szCs w:val="21"/>
        </w:rPr>
        <w:t>’</w:t>
      </w:r>
      <w:r>
        <w:rPr>
          <w:rFonts w:ascii="Times New Roman"/>
          <w:sz w:val="21"/>
          <w:szCs w:val="21"/>
        </w:rPr>
        <w:t>t worked on jailbreak development at all, you can still master this methodology, it</w:t>
      </w:r>
      <w:r>
        <w:rPr>
          <w:rFonts w:ascii="Times New Roman"/>
          <w:sz w:val="21"/>
          <w:szCs w:val="21"/>
        </w:rPr>
        <w:t>’</w:t>
      </w:r>
      <w:r>
        <w:rPr>
          <w:rFonts w:ascii="Times New Roman"/>
          <w:sz w:val="21"/>
          <w:szCs w:val="21"/>
        </w:rPr>
        <w:t xml:space="preserve">s nothing harder than App development. However, lower the threshold is, fiercer the competition is. After you have mastered methodologies of iOS reverse engineering on the level of Objective-C and want to </w:t>
      </w:r>
      <w:r>
        <w:rPr>
          <w:rFonts w:ascii="Times New Roman" w:eastAsiaTheme="minorEastAsia"/>
          <w:sz w:val="21"/>
          <w:szCs w:val="21"/>
          <w:lang w:eastAsia="zh-CN"/>
        </w:rPr>
        <w:t>step</w:t>
      </w:r>
      <w:r>
        <w:rPr>
          <w:rFonts w:ascii="Times New Roman"/>
          <w:sz w:val="21"/>
          <w:szCs w:val="21"/>
        </w:rPr>
        <w:t xml:space="preserve"> to a higher level, you will find class-dump is not enough.</w:t>
      </w:r>
    </w:p>
    <w:p w14:paraId="20A27335" w14:textId="42973378" w:rsidR="00977374" w:rsidRDefault="002110F7">
      <w:pPr>
        <w:spacing w:line="360" w:lineRule="auto"/>
        <w:ind w:firstLine="420"/>
        <w:jc w:val="left"/>
        <w:rPr>
          <w:sz w:val="21"/>
          <w:szCs w:val="21"/>
        </w:rPr>
      </w:pPr>
      <w:r>
        <w:rPr>
          <w:rFonts w:ascii="Times New Roman"/>
          <w:sz w:val="21"/>
          <w:szCs w:val="21"/>
        </w:rPr>
        <w:t>With a finished tweak, we still need to realize that we don't fully understand the knowledge related to this tweak, and class-dump headers is insufficient to satisfy our requirements to master all knowledge. It</w:t>
      </w:r>
      <w:r>
        <w:rPr>
          <w:rFonts w:ascii="Times New Roman"/>
          <w:sz w:val="21"/>
          <w:szCs w:val="21"/>
        </w:rPr>
        <w:t>’</w:t>
      </w:r>
      <w:r>
        <w:rPr>
          <w:rFonts w:ascii="Times New Roman"/>
          <w:sz w:val="21"/>
          <w:szCs w:val="21"/>
        </w:rPr>
        <w:t>s like we are in a forest, class-dump just provide us with a shelter while it is not able to help us go out. To find the exit, we further need a map and a compass, which are IDA and LLDB. But these two tools are two high mountains in front of us. Most rookie reverse engineers failed to climb over them and gave up in the half way. For those who</w:t>
      </w:r>
      <w:r>
        <w:rPr>
          <w:rFonts w:ascii="Times New Roman" w:eastAsiaTheme="minorEastAsia"/>
          <w:sz w:val="21"/>
          <w:szCs w:val="21"/>
          <w:lang w:eastAsia="zh-CN"/>
        </w:rPr>
        <w:t xml:space="preserve"> ha</w:t>
      </w:r>
      <w:r>
        <w:rPr>
          <w:rFonts w:ascii="Times New Roman"/>
          <w:sz w:val="21"/>
          <w:szCs w:val="21"/>
        </w:rPr>
        <w:t>ve successfully conquered the mountains of IDA and LLDB, they</w:t>
      </w:r>
      <w:r>
        <w:rPr>
          <w:rFonts w:ascii="Times New Roman" w:eastAsiaTheme="minorEastAsia"/>
          <w:sz w:val="21"/>
          <w:szCs w:val="21"/>
          <w:lang w:eastAsia="zh-CN"/>
        </w:rPr>
        <w:t xml:space="preserve"> have</w:t>
      </w:r>
      <w:r>
        <w:rPr>
          <w:rFonts w:ascii="Times New Roman"/>
          <w:sz w:val="21"/>
          <w:szCs w:val="21"/>
        </w:rPr>
        <w:t xml:space="preserve"> finally enjoyed a magnificent vista just like a dream has come true. </w:t>
      </w:r>
      <w:r w:rsidRPr="00C36D5D">
        <w:rPr>
          <w:rFonts w:ascii="Times New Roman"/>
          <w:sz w:val="21"/>
          <w:szCs w:val="21"/>
        </w:rPr>
        <w:t xml:space="preserve">A dream you dream alone is only a dream. A dream </w:t>
      </w:r>
      <w:r>
        <w:rPr>
          <w:rFonts w:ascii="Times New Roman"/>
          <w:sz w:val="21"/>
          <w:szCs w:val="21"/>
        </w:rPr>
        <w:t>we</w:t>
      </w:r>
      <w:r w:rsidRPr="00C36D5D">
        <w:rPr>
          <w:rFonts w:ascii="Times New Roman"/>
          <w:sz w:val="21"/>
          <w:szCs w:val="21"/>
        </w:rPr>
        <w:t xml:space="preserve"> dream together is reality</w:t>
      </w:r>
      <w:r>
        <w:rPr>
          <w:rFonts w:ascii="Times New Roman"/>
          <w:sz w:val="21"/>
          <w:szCs w:val="21"/>
        </w:rPr>
        <w:t>. Let</w:t>
      </w:r>
      <w:r>
        <w:rPr>
          <w:rFonts w:ascii="Times New Roman"/>
          <w:sz w:val="21"/>
          <w:szCs w:val="21"/>
        </w:rPr>
        <w:t>’</w:t>
      </w:r>
      <w:r>
        <w:rPr>
          <w:rFonts w:ascii="Times New Roman"/>
          <w:sz w:val="21"/>
          <w:szCs w:val="21"/>
        </w:rPr>
        <w:t>s stay together to climb over the mountains!</w:t>
      </w:r>
    </w:p>
    <w:p w14:paraId="6056755E" w14:textId="22AC7191" w:rsidR="00977374" w:rsidRPr="001D0A50" w:rsidRDefault="002110F7" w:rsidP="00242655">
      <w:pPr>
        <w:pStyle w:val="Heading2"/>
        <w:rPr>
          <w:rFonts w:ascii="黑体" w:eastAsia="黑体" w:hAnsi="黑体" w:cs="黑体"/>
          <w:lang w:eastAsia="zh-TW"/>
        </w:rPr>
      </w:pPr>
      <w:r w:rsidRPr="001D0A50">
        <w:rPr>
          <w:rFonts w:ascii="黑体" w:eastAsia="黑体" w:hAnsi="黑体" w:cs="黑体"/>
          <w:lang w:eastAsia="zh-TW"/>
        </w:rPr>
        <w:lastRenderedPageBreak/>
        <w:t>5.3 An example tweak using the methodology</w:t>
      </w:r>
    </w:p>
    <w:p w14:paraId="38E8F25D" w14:textId="03AF956F" w:rsidR="00977374" w:rsidRDefault="002110F7">
      <w:pPr>
        <w:spacing w:line="360" w:lineRule="auto"/>
        <w:ind w:firstLine="420"/>
        <w:jc w:val="left"/>
        <w:rPr>
          <w:sz w:val="21"/>
          <w:szCs w:val="21"/>
        </w:rPr>
      </w:pPr>
      <w:bookmarkStart w:id="31" w:name="到此"/>
      <w:bookmarkEnd w:id="31"/>
      <w:r>
        <w:rPr>
          <w:rFonts w:ascii="Times New Roman"/>
          <w:sz w:val="21"/>
          <w:szCs w:val="21"/>
        </w:rPr>
        <w:t>Before overcoming mountains, we'd better consolidate the knowledge learned so far. So in this section, we will focus on a practical example, which covers all theories mentioned above, in the hope of offering you a smoother transition to chapter 6. The content of this practice is a real example that fully covers the development process of my iOS 6 tweak, "Speaker SBSettings Toggle". (As shown in figure 5-14). At that moment, I didn't know how to use IDA and LLDB, so all clues were from class-dump headers and guesses. This is a stage most of you will experience when learning iOS reverse engineering, therefore could be a very valuable reference.</w:t>
      </w:r>
    </w:p>
    <w:p w14:paraId="5BA6B545" w14:textId="77777777" w:rsidR="00977374" w:rsidRDefault="000D70B1">
      <w:pPr>
        <w:keepNext/>
        <w:widowControl/>
        <w:spacing w:after="240"/>
        <w:jc w:val="center"/>
        <w:rPr>
          <w:sz w:val="21"/>
          <w:szCs w:val="21"/>
        </w:rPr>
      </w:pPr>
      <w:r>
        <w:rPr>
          <w:noProof/>
          <w:sz w:val="21"/>
          <w:szCs w:val="21"/>
        </w:rPr>
        <w:drawing>
          <wp:inline distT="0" distB="0" distL="0" distR="0" wp14:anchorId="1CB08918" wp14:editId="3B881970">
            <wp:extent cx="2400001" cy="360000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0">
                      <a:extLst/>
                    </a:blip>
                    <a:stretch>
                      <a:fillRect/>
                    </a:stretch>
                  </pic:blipFill>
                  <pic:spPr>
                    <a:xfrm>
                      <a:off x="0" y="0"/>
                      <a:ext cx="2400001" cy="3600001"/>
                    </a:xfrm>
                    <a:prstGeom prst="rect">
                      <a:avLst/>
                    </a:prstGeom>
                    <a:ln w="12700" cap="flat">
                      <a:noFill/>
                      <a:miter lim="400000"/>
                    </a:ln>
                    <a:effectLst/>
                  </pic:spPr>
                </pic:pic>
              </a:graphicData>
            </a:graphic>
          </wp:inline>
        </w:drawing>
      </w:r>
    </w:p>
    <w:p w14:paraId="25850FF4" w14:textId="3E82EA7C" w:rsidR="00977374" w:rsidRPr="007657DB" w:rsidRDefault="002110F7">
      <w:pPr>
        <w:pStyle w:val="Caption"/>
        <w:jc w:val="center"/>
        <w:rPr>
          <w:rFonts w:ascii="Times New Roman" w:hAnsi="Times New Roman" w:hint="default"/>
        </w:rPr>
      </w:pPr>
      <w:r w:rsidRPr="001D0A50">
        <w:rPr>
          <w:rFonts w:ascii="Times New Roman" w:eastAsia="宋体" w:hAnsi="Times New Roman" w:cs="宋体" w:hint="default"/>
          <w:lang w:eastAsia="zh-TW"/>
        </w:rPr>
        <w:t xml:space="preserve">Figure </w:t>
      </w:r>
      <w:r w:rsidRPr="007657DB">
        <w:rPr>
          <w:rFonts w:ascii="Times New Roman" w:hAnsi="Times New Roman" w:hint="default"/>
        </w:rPr>
        <w:t>5- 14 Speaker SBSettings Toggle</w:t>
      </w:r>
    </w:p>
    <w:p w14:paraId="3232A230" w14:textId="48AD8CAF" w:rsidR="00977374" w:rsidRDefault="002110F7">
      <w:pPr>
        <w:pStyle w:val="a1"/>
        <w:rPr>
          <w:rFonts w:hint="default"/>
        </w:rPr>
      </w:pPr>
      <w:r>
        <w:rPr>
          <w:rFonts w:ascii="Times New Roman" w:eastAsia="Arial Unicode MS" w:hint="default"/>
        </w:rPr>
        <w:t>Notice: The following steps no longer work on iOS 8. However, the thinking pattern is good to know.</w:t>
      </w:r>
    </w:p>
    <w:p w14:paraId="12293FD1" w14:textId="4CA6AAAB" w:rsidR="00977374" w:rsidRPr="001D0A50" w:rsidRDefault="002110F7" w:rsidP="0065551D">
      <w:pPr>
        <w:pStyle w:val="Heading3"/>
        <w:rPr>
          <w:rFonts w:ascii="黑体" w:eastAsia="黑体" w:hAnsi="黑体" w:cs="黑体"/>
          <w:lang w:eastAsia="zh-TW"/>
        </w:rPr>
      </w:pPr>
      <w:r w:rsidRPr="001D0A50">
        <w:rPr>
          <w:rFonts w:ascii="黑体" w:eastAsia="黑体" w:hAnsi="黑体" w:cs="黑体"/>
          <w:lang w:eastAsia="zh-TW"/>
        </w:rPr>
        <w:t>5.3.1 Get inspiration</w:t>
      </w:r>
    </w:p>
    <w:p w14:paraId="314E2A57" w14:textId="1D880C8A" w:rsidR="00977374" w:rsidRPr="00106F13" w:rsidRDefault="002110F7" w:rsidP="00106F13">
      <w:pPr>
        <w:spacing w:line="360" w:lineRule="auto"/>
        <w:ind w:firstLine="420"/>
        <w:jc w:val="left"/>
        <w:rPr>
          <w:rFonts w:ascii="Times New Roman"/>
          <w:sz w:val="21"/>
          <w:szCs w:val="21"/>
        </w:rPr>
      </w:pPr>
      <w:r>
        <w:rPr>
          <w:rFonts w:ascii="Times New Roman"/>
          <w:sz w:val="21"/>
          <w:szCs w:val="21"/>
        </w:rPr>
        <w:t xml:space="preserve">At the end of March 2012, I received an email from Shoghian, an Iranian-Canadian. In the mail, he shared an idea that iOS users could switch between microphone and speaker during a phone call while few people knew the speaker could be turned on by default. This feature was very useful for those who were cooking, driving or not convenient to hold the phone during a call. However, such a useful feature was hidden in "Settings" </w:t>
      </w:r>
      <w:r w:rsidRPr="00106F13">
        <w:rPr>
          <w:rFonts w:ascii="Times New Roman"/>
          <w:sz w:val="21"/>
          <w:szCs w:val="21"/>
        </w:rPr>
        <w:t>→</w:t>
      </w:r>
      <w:r>
        <w:rPr>
          <w:rFonts w:ascii="Times New Roman"/>
          <w:sz w:val="21"/>
          <w:szCs w:val="21"/>
        </w:rPr>
        <w:t xml:space="preserve"> "General" </w:t>
      </w:r>
      <w:r w:rsidRPr="00106F13">
        <w:rPr>
          <w:rFonts w:ascii="Times New Roman"/>
          <w:sz w:val="21"/>
          <w:szCs w:val="21"/>
        </w:rPr>
        <w:t>→</w:t>
      </w:r>
      <w:r>
        <w:rPr>
          <w:rFonts w:ascii="Times New Roman"/>
          <w:sz w:val="21"/>
          <w:szCs w:val="21"/>
        </w:rPr>
        <w:t xml:space="preserve"> "Accessibility" </w:t>
      </w:r>
      <w:r w:rsidRPr="00106F13">
        <w:rPr>
          <w:rFonts w:ascii="Times New Roman"/>
          <w:sz w:val="21"/>
          <w:szCs w:val="21"/>
        </w:rPr>
        <w:t>→</w:t>
      </w:r>
      <w:r>
        <w:rPr>
          <w:rFonts w:ascii="Times New Roman"/>
          <w:sz w:val="21"/>
          <w:szCs w:val="21"/>
        </w:rPr>
        <w:t xml:space="preserve"> "Incoming Calls", which </w:t>
      </w:r>
      <w:r>
        <w:rPr>
          <w:rFonts w:ascii="Times New Roman"/>
          <w:sz w:val="21"/>
          <w:szCs w:val="21"/>
        </w:rPr>
        <w:lastRenderedPageBreak/>
        <w:t>was a four-level menu (as shown in figure 5-15) so the set up was very cumbersome. Various toggles in SBSettings are aimed to solve problems like this. So I planned to rewrite it as a toggle to make this good feature handier.</w:t>
      </w:r>
    </w:p>
    <w:p w14:paraId="1EBB2213" w14:textId="77777777" w:rsidR="00977374" w:rsidRDefault="000D70B1">
      <w:pPr>
        <w:keepNext/>
        <w:widowControl/>
        <w:spacing w:after="240"/>
        <w:jc w:val="center"/>
        <w:rPr>
          <w:sz w:val="21"/>
          <w:szCs w:val="21"/>
        </w:rPr>
      </w:pPr>
      <w:r>
        <w:rPr>
          <w:noProof/>
          <w:sz w:val="21"/>
          <w:szCs w:val="21"/>
        </w:rPr>
        <w:drawing>
          <wp:inline distT="0" distB="0" distL="0" distR="0" wp14:anchorId="6F44AE9C" wp14:editId="38EB771B">
            <wp:extent cx="2400001" cy="360000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1">
                      <a:extLst/>
                    </a:blip>
                    <a:stretch>
                      <a:fillRect/>
                    </a:stretch>
                  </pic:blipFill>
                  <pic:spPr>
                    <a:xfrm>
                      <a:off x="0" y="0"/>
                      <a:ext cx="2400001" cy="3600001"/>
                    </a:xfrm>
                    <a:prstGeom prst="rect">
                      <a:avLst/>
                    </a:prstGeom>
                    <a:ln w="12700" cap="flat">
                      <a:noFill/>
                      <a:miter lim="400000"/>
                    </a:ln>
                    <a:effectLst/>
                  </pic:spPr>
                </pic:pic>
              </a:graphicData>
            </a:graphic>
          </wp:inline>
        </w:drawing>
      </w:r>
    </w:p>
    <w:p w14:paraId="0C16FDE9" w14:textId="4CE3522C" w:rsidR="00977374" w:rsidRPr="00825530" w:rsidRDefault="002110F7">
      <w:pPr>
        <w:pStyle w:val="Caption"/>
        <w:jc w:val="center"/>
        <w:rPr>
          <w:rFonts w:ascii="Times New Roman" w:eastAsia="宋体" w:hAnsi="Times New Roman" w:cs="宋体" w:hint="default"/>
          <w:lang w:val="zh-TW" w:eastAsia="zh-TW"/>
        </w:rPr>
      </w:pPr>
      <w:r w:rsidRPr="00825530">
        <w:rPr>
          <w:rFonts w:ascii="Times New Roman" w:eastAsia="宋体" w:hAnsi="Times New Roman" w:cs="宋体" w:hint="default"/>
          <w:lang w:val="zh-TW" w:eastAsia="zh-TW"/>
        </w:rPr>
        <w:t xml:space="preserve">Figure </w:t>
      </w:r>
      <w:r w:rsidRPr="00825530">
        <w:rPr>
          <w:rFonts w:ascii="Times New Roman" w:hAnsi="Times New Roman" w:hint="default"/>
        </w:rPr>
        <w:t>5- 15 Incoming Calls</w:t>
      </w:r>
    </w:p>
    <w:p w14:paraId="45A1EDB4" w14:textId="0967CAE9" w:rsidR="00977374" w:rsidRDefault="002110F7" w:rsidP="00B46072">
      <w:pPr>
        <w:pStyle w:val="Heading3"/>
      </w:pPr>
      <w:r>
        <w:t>5.3.2 Locate files</w:t>
      </w:r>
    </w:p>
    <w:p w14:paraId="6B9F94C0" w14:textId="074ADA42" w:rsidR="00977374" w:rsidRDefault="002110F7">
      <w:pPr>
        <w:spacing w:line="360" w:lineRule="auto"/>
        <w:ind w:firstLine="420"/>
        <w:jc w:val="left"/>
        <w:rPr>
          <w:sz w:val="21"/>
          <w:szCs w:val="21"/>
        </w:rPr>
      </w:pPr>
      <w:r>
        <w:rPr>
          <w:rFonts w:ascii="Times New Roman"/>
          <w:sz w:val="21"/>
          <w:szCs w:val="21"/>
        </w:rPr>
        <w:t>Since this feature was inside Settings App, my first reaction was to look for suspicious files under "/Applications/Preferences.app" and "/System/Library/PreferenceBundles/". What I</w:t>
      </w:r>
      <w:r>
        <w:rPr>
          <w:rFonts w:ascii="Times New Roman"/>
          <w:sz w:val="21"/>
          <w:szCs w:val="21"/>
        </w:rPr>
        <w:t>’</w:t>
      </w:r>
      <w:r>
        <w:rPr>
          <w:rFonts w:ascii="Times New Roman"/>
          <w:sz w:val="21"/>
          <w:szCs w:val="21"/>
        </w:rPr>
        <w:t>ve done are roughly described as follows.</w:t>
      </w:r>
    </w:p>
    <w:p w14:paraId="6919E829" w14:textId="70712D6E" w:rsidR="00977374" w:rsidRPr="001D0A50" w:rsidRDefault="002110F7" w:rsidP="00F845FF">
      <w:pPr>
        <w:pStyle w:val="Heading4"/>
        <w:numPr>
          <w:ilvl w:val="0"/>
          <w:numId w:val="9"/>
        </w:numPr>
        <w:tabs>
          <w:tab w:val="clear" w:pos="360"/>
          <w:tab w:val="num" w:pos="309"/>
        </w:tabs>
        <w:ind w:left="309" w:hanging="309"/>
        <w:rPr>
          <w:rFonts w:ascii="黑体" w:eastAsia="黑体" w:hAnsi="黑体" w:cs="黑体"/>
          <w:sz w:val="28"/>
          <w:szCs w:val="28"/>
          <w:lang w:eastAsia="zh-TW"/>
        </w:rPr>
      </w:pPr>
      <w:r w:rsidRPr="001D0A50">
        <w:rPr>
          <w:rFonts w:ascii="黑体" w:eastAsia="黑体" w:hAnsi="黑体" w:cs="黑体"/>
          <w:sz w:val="28"/>
          <w:szCs w:val="28"/>
          <w:lang w:eastAsia="zh-TW"/>
        </w:rPr>
        <w:t>Change the system language to English</w:t>
      </w:r>
    </w:p>
    <w:p w14:paraId="0511160B" w14:textId="227EA71F" w:rsidR="00977374" w:rsidRDefault="002110F7">
      <w:pPr>
        <w:spacing w:line="360" w:lineRule="auto"/>
        <w:ind w:firstLine="420"/>
        <w:jc w:val="left"/>
        <w:rPr>
          <w:sz w:val="21"/>
          <w:szCs w:val="21"/>
        </w:rPr>
      </w:pPr>
      <w:r>
        <w:rPr>
          <w:rFonts w:ascii="Times New Roman"/>
          <w:sz w:val="21"/>
          <w:szCs w:val="21"/>
        </w:rPr>
        <w:t>Because the iOS filesystem was in English, I had set the system language to English before analyzing, so that I was more likely to find correspondence between keywords from filesystem and keywords displayed on UI.</w:t>
      </w:r>
    </w:p>
    <w:p w14:paraId="135021D4" w14:textId="07FCDF25" w:rsidR="00977374" w:rsidRPr="008F0EF3" w:rsidRDefault="002110F7" w:rsidP="008F0EF3">
      <w:pPr>
        <w:pStyle w:val="Heading4"/>
        <w:numPr>
          <w:ilvl w:val="0"/>
          <w:numId w:val="9"/>
        </w:numPr>
        <w:tabs>
          <w:tab w:val="clear" w:pos="360"/>
          <w:tab w:val="num" w:pos="309"/>
        </w:tabs>
        <w:ind w:left="309" w:hanging="309"/>
        <w:rPr>
          <w:rFonts w:ascii="黑体" w:eastAsia="黑体" w:hAnsi="黑体" w:cs="黑体"/>
          <w:sz w:val="28"/>
          <w:szCs w:val="28"/>
          <w:lang w:val="zh-TW" w:eastAsia="zh-TW"/>
        </w:rPr>
      </w:pPr>
      <w:r>
        <w:rPr>
          <w:rFonts w:ascii="黑体" w:eastAsia="黑体" w:hAnsi="黑体" w:cs="黑体"/>
          <w:sz w:val="28"/>
          <w:szCs w:val="28"/>
          <w:lang w:val="zh-TW" w:eastAsia="zh-TW"/>
        </w:rPr>
        <w:lastRenderedPageBreak/>
        <w:t>Discover</w:t>
      </w:r>
      <w:r w:rsidRPr="008F0EF3">
        <w:rPr>
          <w:rFonts w:ascii="黑体" w:eastAsia="黑体" w:hAnsi="黑体" w:cs="黑体"/>
          <w:sz w:val="28"/>
          <w:szCs w:val="28"/>
          <w:lang w:val="zh-TW" w:eastAsia="zh-TW"/>
        </w:rPr>
        <w:t xml:space="preserve"> keyword "Accessibility"</w:t>
      </w:r>
    </w:p>
    <w:p w14:paraId="07695CE9" w14:textId="36213B24" w:rsidR="00977374" w:rsidRDefault="002110F7">
      <w:pPr>
        <w:spacing w:line="360" w:lineRule="auto"/>
        <w:ind w:firstLine="420"/>
        <w:jc w:val="left"/>
        <w:rPr>
          <w:sz w:val="21"/>
          <w:szCs w:val="21"/>
        </w:rPr>
      </w:pPr>
      <w:r>
        <w:rPr>
          <w:rFonts w:ascii="Times New Roman"/>
          <w:sz w:val="21"/>
          <w:szCs w:val="21"/>
          <w:lang w:eastAsia="zh-TW"/>
        </w:rPr>
        <w:t>After I had changed the system language, the four-level menu has been translated from</w:t>
      </w:r>
      <w:r w:rsidRPr="00651736">
        <w:rPr>
          <w:rFonts w:ascii="Times New Roman" w:eastAsia="宋体" w:hAnsi="Times New Roman" w:cs="宋体"/>
          <w:sz w:val="21"/>
          <w:szCs w:val="21"/>
          <w:lang w:eastAsia="zh-TW"/>
        </w:rPr>
        <w:t xml:space="preserve"> Chinese </w:t>
      </w:r>
      <w:r w:rsidRPr="00651736">
        <w:rPr>
          <w:rFonts w:ascii="Times New Roman" w:hAnsi="Times New Roman"/>
          <w:sz w:val="21"/>
          <w:szCs w:val="21"/>
          <w:lang w:eastAsia="zh-TW"/>
        </w:rPr>
        <w:t>t</w:t>
      </w:r>
      <w:r>
        <w:rPr>
          <w:rFonts w:ascii="Times New Roman"/>
          <w:sz w:val="21"/>
          <w:szCs w:val="21"/>
          <w:lang w:eastAsia="zh-TW"/>
        </w:rPr>
        <w:t xml:space="preserve">o "Settings" </w:t>
      </w:r>
      <w:r>
        <w:rPr>
          <w:rFonts w:ascii="宋体" w:eastAsia="宋体" w:hAnsi="宋体" w:cs="宋体"/>
          <w:sz w:val="21"/>
          <w:szCs w:val="21"/>
          <w:lang w:eastAsia="zh-TW"/>
        </w:rPr>
        <w:t>→</w:t>
      </w:r>
      <w:r>
        <w:rPr>
          <w:rFonts w:ascii="Times New Roman"/>
          <w:sz w:val="21"/>
          <w:szCs w:val="21"/>
          <w:lang w:eastAsia="zh-TW"/>
        </w:rPr>
        <w:t xml:space="preserve"> "General" </w:t>
      </w:r>
      <w:r>
        <w:rPr>
          <w:rFonts w:ascii="宋体" w:eastAsia="宋体" w:hAnsi="宋体" w:cs="宋体"/>
          <w:sz w:val="21"/>
          <w:szCs w:val="21"/>
          <w:lang w:eastAsia="zh-TW"/>
        </w:rPr>
        <w:t>→</w:t>
      </w:r>
      <w:r>
        <w:rPr>
          <w:rFonts w:ascii="Times New Roman"/>
          <w:sz w:val="21"/>
          <w:szCs w:val="21"/>
          <w:lang w:eastAsia="zh-TW"/>
        </w:rPr>
        <w:t xml:space="preserve"> "Accessibility" </w:t>
      </w:r>
      <w:r>
        <w:rPr>
          <w:rFonts w:ascii="宋体" w:eastAsia="宋体" w:hAnsi="宋体" w:cs="宋体"/>
          <w:sz w:val="21"/>
          <w:szCs w:val="21"/>
          <w:lang w:eastAsia="zh-TW"/>
        </w:rPr>
        <w:t>→</w:t>
      </w:r>
      <w:r>
        <w:rPr>
          <w:rFonts w:ascii="Times New Roman"/>
          <w:sz w:val="21"/>
          <w:szCs w:val="21"/>
          <w:lang w:eastAsia="zh-TW"/>
        </w:rPr>
        <w:t xml:space="preserve"> "Incoming calls". </w:t>
      </w:r>
      <w:r>
        <w:rPr>
          <w:rFonts w:ascii="Times New Roman"/>
          <w:sz w:val="21"/>
          <w:szCs w:val="21"/>
        </w:rPr>
        <w:t xml:space="preserve">The keyword "Accessibility" caught my attention. The reason was that without combining the context, "Accessibility" was too generic to contain "Incoming Calls". So I sshed to iOS and greped the whole filesystem with keyword </w:t>
      </w:r>
      <w:r>
        <w:rPr>
          <w:rFonts w:ascii="Times New Roman"/>
          <w:sz w:val="21"/>
          <w:szCs w:val="21"/>
        </w:rPr>
        <w:t>“</w:t>
      </w:r>
      <w:r>
        <w:rPr>
          <w:rFonts w:ascii="Times New Roman"/>
          <w:sz w:val="21"/>
          <w:szCs w:val="21"/>
        </w:rPr>
        <w:t>Accessibility</w:t>
      </w:r>
      <w:r>
        <w:rPr>
          <w:rFonts w:ascii="Times New Roman"/>
          <w:sz w:val="21"/>
          <w:szCs w:val="21"/>
        </w:rPr>
        <w:t>”</w:t>
      </w:r>
      <w:r>
        <w:rPr>
          <w:rFonts w:ascii="Times New Roman"/>
          <w:sz w:val="21"/>
          <w:szCs w:val="21"/>
        </w:rPr>
        <w:t>. The result was as follows:</w:t>
      </w:r>
    </w:p>
    <w:p w14:paraId="701E1AE7" w14:textId="344BDA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grep -r Accessibility /       </w:t>
      </w:r>
    </w:p>
    <w:p w14:paraId="4DFAFBF7" w14:textId="26F0C4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/Applications/Activator.app/Default-568h@2x~iphone.png: No such file or directory</w:t>
      </w:r>
    </w:p>
    <w:p w14:paraId="30A109E0" w14:textId="08BC2E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/Applications/Activator.app/Default.png: No such file or directory</w:t>
      </w:r>
    </w:p>
    <w:p w14:paraId="2D04935E" w14:textId="4F75CA6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/Applications/Activator.app/Default~iphone.png: No such file or directory</w:t>
      </w:r>
    </w:p>
    <w:p w14:paraId="23965172" w14:textId="1172830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/Applications/Activator.app/LaunchImage-700-568h@2x.png: No such file or directory</w:t>
      </w:r>
    </w:p>
    <w:p w14:paraId="58BF4327" w14:textId="006F307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/Applications/Activator.app/en.lproj/Localizable.strings matches</w:t>
      </w:r>
    </w:p>
    <w:p w14:paraId="3C80069C" w14:textId="4A9997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/Applications/Activator.app/iOS7-Default-Landscape@2x.png: No such file or directory</w:t>
      </w:r>
    </w:p>
    <w:p w14:paraId="168A678A" w14:textId="2E26C1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/Applications/Activator.app/iOS7-Default-Portrait@2x.png: No such file or directory</w:t>
      </w:r>
    </w:p>
    <w:p w14:paraId="56B2DCF1" w14:textId="600706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/Applications/AdSheet.app/AdSheet matches</w:t>
      </w:r>
    </w:p>
    <w:p w14:paraId="26D2F227" w14:textId="45689E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/Applications/Compass.app/Compass matches</w:t>
      </w:r>
    </w:p>
    <w:p w14:paraId="05A08B87" w14:textId="49F36A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7F17847F" w14:textId="031C6CEC" w:rsidR="00977374" w:rsidRDefault="002110F7">
      <w:pPr>
        <w:spacing w:line="360" w:lineRule="auto"/>
        <w:ind w:firstLine="420"/>
        <w:jc w:val="left"/>
        <w:rPr>
          <w:sz w:val="21"/>
          <w:szCs w:val="21"/>
        </w:rPr>
      </w:pPr>
      <w:r>
        <w:rPr>
          <w:rFonts w:ascii="Times New Roman"/>
          <w:sz w:val="21"/>
          <w:szCs w:val="21"/>
        </w:rPr>
        <w:t>Despite so many outputs, files shown below with suffix "strings" were very attractive to me:</w:t>
      </w:r>
    </w:p>
    <w:p w14:paraId="4442EB1B" w14:textId="4F24395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/Applications/Preferences.app/English.lproj/General-Simulator.strings matches</w:t>
      </w:r>
    </w:p>
    <w:p w14:paraId="56424519" w14:textId="53EB6C7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/Applications/Preferences.app/English.lproj/General~iphone.strings matches</w:t>
      </w:r>
    </w:p>
    <w:p w14:paraId="4761A533" w14:textId="22312AF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/Applications/Preferences.app/General-Simulator.plist matches</w:t>
      </w:r>
    </w:p>
    <w:p w14:paraId="080B7C8F" w14:textId="4F89D86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/Applications/Preferences.app/General.plist matches</w:t>
      </w:r>
    </w:p>
    <w:p w14:paraId="3BB6240F" w14:textId="28E19ED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/Applications/Preferences.app/Preferences matches</w:t>
      </w:r>
    </w:p>
    <w:p w14:paraId="5592306F" w14:textId="5EBB111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/Applications/Preferences.app/en_GB.lproj/General-Simulator.strings matches</w:t>
      </w:r>
    </w:p>
    <w:p w14:paraId="6458FC1F" w14:textId="30B9A0E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/Applications/Preferences.app/en_GB.lproj/General~iphone.strings matches</w:t>
      </w:r>
    </w:p>
    <w:p w14:paraId="0BED1691" w14:textId="57E3F944" w:rsidR="00977374" w:rsidRDefault="002110F7">
      <w:pPr>
        <w:spacing w:line="360" w:lineRule="auto"/>
        <w:ind w:firstLine="420"/>
        <w:jc w:val="left"/>
        <w:rPr>
          <w:sz w:val="21"/>
          <w:szCs w:val="21"/>
        </w:rPr>
      </w:pPr>
      <w:r>
        <w:rPr>
          <w:rFonts w:ascii="Times New Roman"/>
          <w:sz w:val="21"/>
          <w:szCs w:val="21"/>
        </w:rPr>
        <w:t xml:space="preserve">If nothing went wrong, they were localization files for Apps, which should contain the code name of </w:t>
      </w:r>
      <w:r>
        <w:rPr>
          <w:rFonts w:ascii="Times New Roman"/>
          <w:sz w:val="21"/>
          <w:szCs w:val="21"/>
        </w:rPr>
        <w:t>“</w:t>
      </w:r>
      <w:r>
        <w:rPr>
          <w:rFonts w:ascii="Times New Roman"/>
          <w:sz w:val="21"/>
          <w:szCs w:val="21"/>
        </w:rPr>
        <w:t>Accessibility</w:t>
      </w:r>
      <w:r>
        <w:rPr>
          <w:rFonts w:ascii="Times New Roman"/>
          <w:sz w:val="21"/>
          <w:szCs w:val="21"/>
        </w:rPr>
        <w:t>”</w:t>
      </w:r>
      <w:r>
        <w:rPr>
          <w:rFonts w:ascii="Times New Roman"/>
          <w:sz w:val="21"/>
          <w:szCs w:val="21"/>
        </w:rPr>
        <w:t xml:space="preserve">. It was very convenient for us to inspect localization files with plutil. So let's take a look at "/Applications/Preferences.app/English.lproj/General~iphone.strings" first. </w:t>
      </w:r>
    </w:p>
    <w:p w14:paraId="2187639D" w14:textId="7922A2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~/General\~iphone.strings </w:t>
      </w:r>
    </w:p>
    <w:p w14:paraId="62053495" w14:textId="7CF80D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7CBF1AF5" w14:textId="7F54CF2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"Videos..." =&gt; "</w:t>
      </w:r>
      <w:r>
        <w:rPr>
          <w:rFonts w:hAnsi="Monaco"/>
          <w:kern w:val="0"/>
          <w:sz w:val="16"/>
          <w:szCs w:val="16"/>
          <w:shd w:val="clear" w:color="auto" w:fill="D8D8D8"/>
        </w:rPr>
        <w:t>•</w:t>
      </w:r>
      <w:r>
        <w:rPr>
          <w:rFonts w:hAnsi="Monaco"/>
          <w:kern w:val="0"/>
          <w:sz w:val="16"/>
          <w:szCs w:val="16"/>
          <w:shd w:val="clear" w:color="auto" w:fill="D8D8D8"/>
        </w:rPr>
        <w:t xml:space="preserve"> </w:t>
      </w:r>
      <w:r>
        <w:rPr>
          <w:rFonts w:ascii="Monaco"/>
          <w:kern w:val="0"/>
          <w:sz w:val="16"/>
          <w:szCs w:val="16"/>
          <w:shd w:val="clear" w:color="auto" w:fill="D8D8D8"/>
        </w:rPr>
        <w:t>Videos..."</w:t>
      </w:r>
    </w:p>
    <w:p w14:paraId="4A7A193F" w14:textId="3AEA5AB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"Wallpaper" =&gt; "Wallpaper"</w:t>
      </w:r>
    </w:p>
    <w:p w14:paraId="4927639F" w14:textId="4FB3327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"TV_OUT" =&gt; "TV Out"</w:t>
      </w:r>
    </w:p>
    <w:p w14:paraId="0725AD85" w14:textId="418EF82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"SOUND_EFFECTS" =&gt; "Sound Effects"</w:t>
      </w:r>
    </w:p>
    <w:p w14:paraId="4B7E8A3A" w14:textId="20DC47A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"d_MINUTES" =&gt; "%@ Minutes"</w:t>
      </w:r>
    </w:p>
    <w:p w14:paraId="5089B4C7" w14:textId="291555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4DE90ABD" w14:textId="6CC908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"ACCESSIBILITY" =&gt; "Accessibility"</w:t>
      </w:r>
    </w:p>
    <w:p w14:paraId="004DC357" w14:textId="132784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"Multitasking_Gestures" =&gt; "Multitasking Gestures"</w:t>
      </w:r>
    </w:p>
    <w:p w14:paraId="424B8971" w14:textId="7D6BC7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66E48DAA" w14:textId="4239748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6479F263" w14:textId="0E454069" w:rsidR="00977374" w:rsidRDefault="002110F7">
      <w:pPr>
        <w:spacing w:line="360" w:lineRule="auto"/>
        <w:ind w:firstLine="420"/>
        <w:jc w:val="left"/>
        <w:rPr>
          <w:sz w:val="21"/>
          <w:szCs w:val="21"/>
        </w:rPr>
      </w:pPr>
      <w:r>
        <w:rPr>
          <w:rFonts w:ascii="Times New Roman"/>
          <w:sz w:val="21"/>
          <w:szCs w:val="21"/>
        </w:rPr>
        <w:t>From "ACCESSIBILITY" =&gt; "Accessibility " we could confirm that "ACCESSIBILITY" was the code name.</w:t>
      </w:r>
    </w:p>
    <w:p w14:paraId="09DC82AB" w14:textId="486EF5ED" w:rsidR="00977374" w:rsidRPr="000E6D4E" w:rsidRDefault="002110F7" w:rsidP="000E6D4E">
      <w:pPr>
        <w:pStyle w:val="Heading4"/>
        <w:numPr>
          <w:ilvl w:val="0"/>
          <w:numId w:val="9"/>
        </w:numPr>
        <w:tabs>
          <w:tab w:val="clear" w:pos="360"/>
          <w:tab w:val="num" w:pos="309"/>
        </w:tabs>
        <w:ind w:left="309" w:hanging="309"/>
        <w:rPr>
          <w:rFonts w:ascii="黑体" w:eastAsia="黑体" w:hAnsi="黑体" w:cs="黑体"/>
          <w:sz w:val="28"/>
          <w:szCs w:val="28"/>
          <w:lang w:val="zh-TW" w:eastAsia="zh-TW"/>
        </w:rPr>
      </w:pPr>
      <w:r w:rsidRPr="000E6D4E">
        <w:rPr>
          <w:rFonts w:ascii="黑体" w:eastAsia="黑体" w:hAnsi="黑体" w:cs="黑体"/>
          <w:sz w:val="28"/>
          <w:szCs w:val="28"/>
          <w:lang w:val="zh-TW" w:eastAsia="zh-TW"/>
        </w:rPr>
        <w:t>Discover General.plist</w:t>
      </w:r>
    </w:p>
    <w:p w14:paraId="2E561116" w14:textId="7E45776C" w:rsidR="00977374" w:rsidRDefault="002110F7">
      <w:pPr>
        <w:spacing w:line="360" w:lineRule="auto"/>
        <w:ind w:firstLine="420"/>
        <w:jc w:val="left"/>
        <w:rPr>
          <w:sz w:val="21"/>
          <w:szCs w:val="21"/>
        </w:rPr>
      </w:pPr>
      <w:r>
        <w:rPr>
          <w:rFonts w:ascii="Times New Roman"/>
          <w:sz w:val="21"/>
          <w:szCs w:val="21"/>
        </w:rPr>
        <w:t>With new clues, I re-greped the filesystem with keyword "ACCESSIBILITY":</w:t>
      </w:r>
    </w:p>
    <w:p w14:paraId="36DA4425" w14:textId="023F03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FunMaker-4s:~ root# grep -r ACCESSIBILITY /</w:t>
      </w:r>
    </w:p>
    <w:p w14:paraId="6E752065" w14:textId="553860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/Applications/Activator.app/Default-568h@2x~iphone.png: No such file or directory</w:t>
      </w:r>
    </w:p>
    <w:p w14:paraId="1E68C48B" w14:textId="5D6B18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/Applications/Activator.app/Default.png: No such file or directory</w:t>
      </w:r>
    </w:p>
    <w:p w14:paraId="3448DA18" w14:textId="7FA44AB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/Applications/Activator.app/Default~iphone.png: No such file or directory</w:t>
      </w:r>
    </w:p>
    <w:p w14:paraId="69E39D23" w14:textId="2F453A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/Applications/Activator.app/LaunchImage-700-568h@2x.png: No such file or directory</w:t>
      </w:r>
    </w:p>
    <w:p w14:paraId="5C10406C" w14:textId="6C3F68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/Applications/Activator.app/iOS7-Default-Landscape@2x.png: No such file or directory</w:t>
      </w:r>
    </w:p>
    <w:p w14:paraId="768460F9" w14:textId="7802A4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grep: /Applications/Activator.app/iOS7-Default-Portrait@2x.png: No such file or directory</w:t>
      </w:r>
    </w:p>
    <w:p w14:paraId="4F892652" w14:textId="302567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/Applications/Preferences.app/Dutch.lproj/General-Simulator.strings matches</w:t>
      </w:r>
    </w:p>
    <w:p w14:paraId="5B8FE6FD" w14:textId="6E71896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/Applications/Preferences.app/Dutch.lproj/General~iphone.strings matches</w:t>
      </w:r>
    </w:p>
    <w:p w14:paraId="3A9D5186" w14:textId="06B6C3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/Applications/Preferences.app/English.lproj/General-Simulator.strings matches</w:t>
      </w:r>
    </w:p>
    <w:p w14:paraId="404D64CF" w14:textId="3D2F56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/Applications/Preferences.app/English.lproj/General~iphone.strings matches</w:t>
      </w:r>
    </w:p>
    <w:p w14:paraId="74213EF3" w14:textId="7D7F72E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/Applications/Preferences.app/French.lproj/General-Simulator.strings matches</w:t>
      </w:r>
    </w:p>
    <w:p w14:paraId="3A78E3BE" w14:textId="4C2639F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/Applications/Preferences.app/French.lproj/General~iphone.strings matches</w:t>
      </w:r>
    </w:p>
    <w:p w14:paraId="4AC5C66A" w14:textId="741BC1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/Applications/Preferences.app/General-Simulator.plist matches</w:t>
      </w:r>
    </w:p>
    <w:p w14:paraId="2059BAE9" w14:textId="644EE4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/Applications/Preferences.app/General.plist matches</w:t>
      </w:r>
    </w:p>
    <w:p w14:paraId="2D642D6D" w14:textId="49FA46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/Applications/Preferences.app/German.lproj/General-Simulator.strings matches</w:t>
      </w:r>
    </w:p>
    <w:p w14:paraId="772F6B96" w14:textId="377650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/Applications/Preferences.app/German.lproj/General~iphone.strings matches</w:t>
      </w:r>
    </w:p>
    <w:p w14:paraId="713F5426" w14:textId="0B99E0A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0B40A7AC" w14:textId="00D8FF57" w:rsidR="00977374" w:rsidRDefault="002110F7">
      <w:pPr>
        <w:spacing w:line="360" w:lineRule="auto"/>
        <w:ind w:firstLine="420"/>
        <w:jc w:val="left"/>
        <w:rPr>
          <w:sz w:val="21"/>
          <w:szCs w:val="21"/>
        </w:rPr>
      </w:pPr>
      <w:r>
        <w:rPr>
          <w:rFonts w:ascii="Times New Roman"/>
          <w:sz w:val="21"/>
          <w:szCs w:val="21"/>
        </w:rPr>
        <w:t>The result was almost the same as the previous. And "/Applications/Preferences.app/General.plist", which I didn't pay attention to a moment ago, was the most conspicuous one. In section 5.2.2, we</w:t>
      </w:r>
      <w:r>
        <w:rPr>
          <w:rFonts w:ascii="Times New Roman"/>
          <w:sz w:val="21"/>
          <w:szCs w:val="21"/>
        </w:rPr>
        <w:t>’</w:t>
      </w:r>
      <w:r>
        <w:rPr>
          <w:rFonts w:ascii="Times New Roman"/>
          <w:sz w:val="21"/>
          <w:szCs w:val="21"/>
        </w:rPr>
        <w:t>ve particularly mentioned the concept of PreferenceBundle. Here, General.plist was not only a plist file, but also contained the keyword. So let's see what</w:t>
      </w:r>
      <w:r>
        <w:rPr>
          <w:rFonts w:ascii="Times New Roman"/>
          <w:sz w:val="21"/>
          <w:szCs w:val="21"/>
        </w:rPr>
        <w:t>’</w:t>
      </w:r>
      <w:r>
        <w:rPr>
          <w:rFonts w:ascii="Times New Roman"/>
          <w:sz w:val="21"/>
          <w:szCs w:val="21"/>
        </w:rPr>
        <w:t>s inside.</w:t>
      </w:r>
    </w:p>
    <w:p w14:paraId="4A6D26D5" w14:textId="61D09D3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~/General.plist </w:t>
      </w:r>
    </w:p>
    <w:p w14:paraId="58779FCE" w14:textId="68D7F4C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03A874B" w14:textId="280D0C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"title" =&gt; "General"</w:t>
      </w:r>
    </w:p>
    <w:p w14:paraId="6064F979" w14:textId="363729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"items" =&gt; [</w:t>
      </w:r>
    </w:p>
    <w:p w14:paraId="1CC37DC3" w14:textId="7E883F6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w:t>
      </w:r>
    </w:p>
    <w:p w14:paraId="12BC6BCC" w14:textId="201011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61802F4C" w14:textId="7998CA0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DA36DAC" w14:textId="135235A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w:t>
      </w:r>
    </w:p>
    <w:p w14:paraId="51B32B03" w14:textId="3B9D31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"AboutController"</w:t>
      </w:r>
    </w:p>
    <w:p w14:paraId="6185EF86" w14:textId="789611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6A42D4EC" w14:textId="4787A2A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"About"</w:t>
      </w:r>
    </w:p>
    <w:p w14:paraId="20EF5B7F" w14:textId="191C4C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995D0FC" w14:textId="48440B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w:t>
      </w:r>
    </w:p>
    <w:p w14:paraId="237F0FB7" w14:textId="494626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5C8AB3D9" w14:textId="77D46A0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"id" =&gt; "SOFTWARE_UPDATE_LINK"</w:t>
      </w:r>
    </w:p>
    <w:p w14:paraId="502279E7" w14:textId="7910FA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"SoftwareUpdatePrefController"</w:t>
      </w:r>
    </w:p>
    <w:p w14:paraId="55AB663D" w14:textId="4845325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"SOFTWARE_UPDATE"</w:t>
      </w:r>
    </w:p>
    <w:p w14:paraId="2B7E0B67" w14:textId="3F030CD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"cellClass" =&gt; "PSBadgedTableCell"</w:t>
      </w:r>
    </w:p>
    <w:p w14:paraId="1D882EB5" w14:textId="3EB155F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C74A9C1" w14:textId="306E87C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72A0F5FA" w14:textId="55A55D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24 =&gt; {</w:t>
      </w:r>
    </w:p>
    <w:p w14:paraId="24095FBF" w14:textId="4C3A8D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"PSInternationalController"</w:t>
      </w:r>
    </w:p>
    <w:p w14:paraId="16AAF9D5" w14:textId="6B170F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383F12E2" w14:textId="6EE26C7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"INTERNATIONAL"</w:t>
      </w:r>
    </w:p>
    <w:p w14:paraId="66C42BE9" w14:textId="3EF9EF5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ED5723F" w14:textId="3493CC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25 =&gt; {</w:t>
      </w:r>
    </w:p>
    <w:p w14:paraId="2D8CA43E" w14:textId="3D0289E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"PSLinkCell"</w:t>
      </w:r>
    </w:p>
    <w:p w14:paraId="0785B1B3" w14:textId="5EDC1E4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"bundle" =&gt; "AccessibilitySettings"</w:t>
      </w:r>
    </w:p>
    <w:p w14:paraId="2EFEC4F8" w14:textId="5B46F8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"ACCESSIBILITY"</w:t>
      </w:r>
    </w:p>
    <w:p w14:paraId="7ED7269F" w14:textId="1D1269C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"requiredCapabilities" =&gt; [</w:t>
      </w:r>
    </w:p>
    <w:p w14:paraId="1EF19B5F" w14:textId="1B51611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"accessibility"</w:t>
      </w:r>
    </w:p>
    <w:p w14:paraId="35E25DDC" w14:textId="30A79A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8378C4D" w14:textId="40CCE42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"isController" =&gt; 1</w:t>
      </w:r>
    </w:p>
    <w:p w14:paraId="160E3579" w14:textId="7C92DD1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xml:space="preserve">    }</w:t>
      </w:r>
    </w:p>
    <w:p w14:paraId="3A263215" w14:textId="565F13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26 =&gt; {</w:t>
      </w:r>
    </w:p>
    <w:p w14:paraId="665C2246" w14:textId="597C8E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779BBEAE" w14:textId="66ACDA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2CEEFE97" w14:textId="1A83DF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67A9B78D" w14:textId="1A2B068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4F38E1C" w14:textId="06CDEC7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1360D66B" w14:textId="60A0660C" w:rsidR="00977374" w:rsidRPr="00F60B96" w:rsidRDefault="002110F7" w:rsidP="00F60B96">
      <w:pPr>
        <w:pStyle w:val="Heading4"/>
        <w:numPr>
          <w:ilvl w:val="0"/>
          <w:numId w:val="9"/>
        </w:numPr>
        <w:tabs>
          <w:tab w:val="clear" w:pos="360"/>
          <w:tab w:val="num" w:pos="309"/>
        </w:tabs>
        <w:ind w:left="309" w:hanging="309"/>
        <w:rPr>
          <w:rFonts w:ascii="黑体" w:eastAsia="黑体" w:hAnsi="黑体" w:cs="黑体"/>
          <w:sz w:val="28"/>
          <w:szCs w:val="28"/>
          <w:lang w:val="zh-TW" w:eastAsia="zh-TW"/>
        </w:rPr>
      </w:pPr>
      <w:r>
        <w:rPr>
          <w:rFonts w:ascii="黑体" w:eastAsia="黑体" w:hAnsi="黑体" w:cs="黑体"/>
          <w:sz w:val="28"/>
          <w:szCs w:val="28"/>
          <w:lang w:val="zh-TW" w:eastAsia="zh-TW"/>
        </w:rPr>
        <w:t>Discover</w:t>
      </w:r>
      <w:r w:rsidRPr="00F60B96">
        <w:rPr>
          <w:rFonts w:ascii="黑体" w:eastAsia="黑体" w:hAnsi="黑体" w:cs="黑体"/>
          <w:sz w:val="28"/>
          <w:szCs w:val="28"/>
          <w:lang w:val="zh-TW" w:eastAsia="zh-TW"/>
        </w:rPr>
        <w:t xml:space="preserve"> AccessibilitySetting.bundle</w:t>
      </w:r>
    </w:p>
    <w:p w14:paraId="178C991A" w14:textId="42840E4E" w:rsidR="00977374" w:rsidRDefault="002110F7">
      <w:pPr>
        <w:spacing w:line="360" w:lineRule="auto"/>
        <w:ind w:firstLine="420"/>
        <w:jc w:val="left"/>
        <w:rPr>
          <w:sz w:val="21"/>
          <w:szCs w:val="21"/>
        </w:rPr>
      </w:pPr>
      <w:r>
        <w:rPr>
          <w:rFonts w:ascii="Times New Roman"/>
          <w:sz w:val="21"/>
          <w:szCs w:val="21"/>
        </w:rPr>
        <w:t xml:space="preserve">As expected, this file was a standard preferences specifier plist and the capitalized "ACCESSIBILITY" was in the 25th item. Compared with preferences specifier plist, I had locked my target in </w:t>
      </w:r>
      <w:r>
        <w:rPr>
          <w:rFonts w:ascii="Times New Roman" w:eastAsiaTheme="minorEastAsia"/>
          <w:sz w:val="21"/>
          <w:szCs w:val="21"/>
          <w:lang w:eastAsia="zh-CN"/>
        </w:rPr>
        <w:t xml:space="preserve">the </w:t>
      </w:r>
      <w:r>
        <w:rPr>
          <w:rFonts w:ascii="Times New Roman"/>
          <w:sz w:val="21"/>
          <w:szCs w:val="21"/>
        </w:rPr>
        <w:t>bundle</w:t>
      </w:r>
      <w:r>
        <w:rPr>
          <w:rFonts w:ascii="Times New Roman" w:eastAsiaTheme="minorEastAsia"/>
          <w:sz w:val="21"/>
          <w:szCs w:val="21"/>
          <w:lang w:eastAsia="zh-CN"/>
        </w:rPr>
        <w:t xml:space="preserve"> of </w:t>
      </w:r>
      <w:r>
        <w:rPr>
          <w:rFonts w:ascii="Times New Roman"/>
          <w:sz w:val="21"/>
          <w:szCs w:val="21"/>
        </w:rPr>
        <w:t>AccessibilitySettings. From the name of AccessibilitySettings, I guessed that this bundle assumed the responsibility for all features in Accessibility. According to the fixed file location theory in section 5.2.2, AccessibilitySettings must be under "/System/Library/PreferenceBundles/" and we could locate it easily.</w:t>
      </w:r>
    </w:p>
    <w:p w14:paraId="1265E3F2" w14:textId="39A5E3F8" w:rsidR="00977374" w:rsidRPr="00092328" w:rsidRDefault="002110F7" w:rsidP="00092328">
      <w:pPr>
        <w:spacing w:line="360" w:lineRule="auto"/>
        <w:ind w:firstLine="420"/>
        <w:jc w:val="left"/>
        <w:rPr>
          <w:rFonts w:ascii="Times New Roman"/>
          <w:sz w:val="21"/>
          <w:szCs w:val="21"/>
        </w:rPr>
      </w:pPr>
      <w:r>
        <w:rPr>
          <w:rFonts w:ascii="Times New Roman"/>
          <w:sz w:val="21"/>
          <w:szCs w:val="21"/>
        </w:rPr>
        <w:t>Took a look inside "/System/Library/PreferenceBundles/AccessibilitySetting.bundle":</w:t>
      </w:r>
    </w:p>
    <w:p w14:paraId="69E669BE" w14:textId="0344C1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ls -la /System/Library/PreferenceBundles/AccessibilitySettings.bundle </w:t>
      </w:r>
    </w:p>
    <w:p w14:paraId="47738C05" w14:textId="7033C7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total 240</w:t>
      </w:r>
    </w:p>
    <w:p w14:paraId="36CF682B" w14:textId="7F00A61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37 root wheel   2414 Mar 10  2013 .</w:t>
      </w:r>
    </w:p>
    <w:p w14:paraId="4DDC16FB" w14:textId="09AA27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40 root wheel   1360 Jan 14  2014 ..</w:t>
      </w:r>
    </w:p>
    <w:p w14:paraId="0F6A8177" w14:textId="2431B35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2146 Mar 10  2013 Accessibility.plist</w:t>
      </w:r>
    </w:p>
    <w:p w14:paraId="03F56363" w14:textId="506FC73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-rwxr-xr-x  1 root wheel 438800 Mar 10  2013 AccessibilitySettings</w:t>
      </w:r>
    </w:p>
    <w:p w14:paraId="77F2866F" w14:textId="116AB69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238 Dec 22  2012 BluetoothDeviceConfig.plist</w:t>
      </w:r>
    </w:p>
    <w:p w14:paraId="2E1C3661" w14:textId="1E78B2F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252 Mar 10  2013 BrailleStatusCellSettings.plist</w:t>
      </w:r>
    </w:p>
    <w:p w14:paraId="0B5EEA01" w14:textId="504BF4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4484 Dec 22  2012 ColorWellRound@2x.png</w:t>
      </w:r>
    </w:p>
    <w:p w14:paraId="5343D5C5" w14:textId="710971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916 Dec 22  2012 ColorWellSquare@2x.png</w:t>
      </w:r>
    </w:p>
    <w:p w14:paraId="6C6CC340" w14:textId="3D5F81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Dutch.lproj</w:t>
      </w:r>
    </w:p>
    <w:p w14:paraId="238B628A" w14:textId="338B345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Dec 22  2012 English.lproj</w:t>
      </w:r>
    </w:p>
    <w:p w14:paraId="35501E60" w14:textId="426EA6D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French.lproj</w:t>
      </w:r>
    </w:p>
    <w:p w14:paraId="5DAA2556" w14:textId="4B8AB32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Dec 22  2012 German.lproj</w:t>
      </w:r>
    </w:p>
    <w:p w14:paraId="636733A0" w14:textId="71DFB4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703 Mar 10  2013 GuidedAccessSettings.plist</w:t>
      </w:r>
    </w:p>
    <w:p w14:paraId="093463BC" w14:textId="7A9D941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807 Mar 10  2013 HandSettings.plist</w:t>
      </w:r>
    </w:p>
    <w:p w14:paraId="39E2D846" w14:textId="773ED9C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652 Mar 10  2013 HearingAidDetailSettings.plist</w:t>
      </w:r>
    </w:p>
    <w:p w14:paraId="4E8FB904" w14:textId="2ABEF54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507 Mar 10  2013 HearingAidSettings.plist</w:t>
      </w:r>
    </w:p>
    <w:p w14:paraId="7AB9A225" w14:textId="58B57D9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383 Dec 22  2012 HomeClickSettings.plist</w:t>
      </w:r>
    </w:p>
    <w:p w14:paraId="3E8E6186" w14:textId="11CF2F0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447 Dec 22  2012 IconPlay@2x.png</w:t>
      </w:r>
    </w:p>
    <w:p w14:paraId="774023B9" w14:textId="1FD3DA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1113 Dec 22  2012 IconRecord@2x.png</w:t>
      </w:r>
    </w:p>
    <w:p w14:paraId="72A76C6F" w14:textId="14F52B2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170 Dec 22  2012 IconStop@2x.png</w:t>
      </w:r>
    </w:p>
    <w:p w14:paraId="1BF7E4D3" w14:textId="3663CB6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907 Mar 10  2013 Info.plist</w:t>
      </w:r>
    </w:p>
    <w:p w14:paraId="101227EE" w14:textId="279937E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Italian.lproj</w:t>
      </w:r>
    </w:p>
    <w:p w14:paraId="23928E8F" w14:textId="422AAE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Japanese.lproj</w:t>
      </w:r>
    </w:p>
    <w:p w14:paraId="4873C729" w14:textId="6140B6B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364 Dec 22  2012 LargeFontsSettings.plist</w:t>
      </w:r>
    </w:p>
    <w:p w14:paraId="1CAC471D" w14:textId="2D3E96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217 Mar 10  2013 NavigateImagesSettings.plist</w:t>
      </w:r>
    </w:p>
    <w:p w14:paraId="1830E77F" w14:textId="1CA3DE8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1030 Dec 22  2012 QuickSpeakSettings.plist</w:t>
      </w:r>
    </w:p>
    <w:p w14:paraId="272DC350" w14:textId="19B1C6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346 Dec 22  2012 RegionNamesNonLocalized.strings</w:t>
      </w:r>
    </w:p>
    <w:p w14:paraId="21AA952D" w14:textId="67BB455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Spanish.lproj</w:t>
      </w:r>
    </w:p>
    <w:p w14:paraId="2829B345" w14:textId="3C3E76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394 Dec 22  2012 SpeakerLoad1@2x.png</w:t>
      </w:r>
    </w:p>
    <w:p w14:paraId="62CF2253" w14:textId="3CE942B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622 Mar 10  2013 TripleClickSettings.plist</w:t>
      </w:r>
    </w:p>
    <w:p w14:paraId="3F64B633" w14:textId="4631EE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467 Dec 22  2012 VoiceOverBrailleOptions.plist</w:t>
      </w:r>
    </w:p>
    <w:p w14:paraId="15AE9986" w14:textId="7782199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2477 Mar 10  2013 VoiceOverSettings.plist</w:t>
      </w:r>
    </w:p>
    <w:p w14:paraId="664458BC" w14:textId="14E301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540 Mar 10  2013 VoiceOverTypingFeedback.plist</w:t>
      </w:r>
    </w:p>
    <w:p w14:paraId="670D00D5" w14:textId="372AA5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480 Dec 22  2012 ZoomSettings.plist</w:t>
      </w:r>
    </w:p>
    <w:p w14:paraId="78E5D1BA" w14:textId="09AA1D1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drwxr-xr-x  2 root wheel    102 Dec 22  2012 _CodeSignature</w:t>
      </w:r>
    </w:p>
    <w:p w14:paraId="23ABD16C" w14:textId="136B4E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ar.lproj</w:t>
      </w:r>
    </w:p>
    <w:p w14:paraId="118DD1A9" w14:textId="05F5EF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8371 Dec 22  2012 bottombar@2x~iphone.png</w:t>
      </w:r>
    </w:p>
    <w:p w14:paraId="08B1076E" w14:textId="52CBEE9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2701 Dec 22  2012 bottombarblue@2x~iphone.png</w:t>
      </w:r>
    </w:p>
    <w:p w14:paraId="0A76C1EF" w14:textId="711152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2487 Dec 22  2012 bottombarblue_pressed@2x~iphone.png</w:t>
      </w:r>
    </w:p>
    <w:p w14:paraId="08FA9F6E" w14:textId="44F038A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2618 Dec 22  2012 bottombarred@2x~iphone.png</w:t>
      </w:r>
    </w:p>
    <w:p w14:paraId="11C2FBE1" w14:textId="3D8002A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2426 Dec 22  2012 bottombarred_pressed@2x~iphone.png</w:t>
      </w:r>
    </w:p>
    <w:p w14:paraId="0045B412" w14:textId="5FAE23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2191 Dec 22  2012 bottombarwhite@2x~iphone.png</w:t>
      </w:r>
    </w:p>
    <w:p w14:paraId="0D19B50A" w14:textId="0E28781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2357 Dec 22  2012 bottombarwhite_pressed@2x~iphone.png</w:t>
      </w:r>
    </w:p>
    <w:p w14:paraId="2E42F157" w14:textId="738096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ca.lproj</w:t>
      </w:r>
    </w:p>
    <w:p w14:paraId="59315B01" w14:textId="1187E30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cs.lproj</w:t>
      </w:r>
    </w:p>
    <w:p w14:paraId="557D2019" w14:textId="1440E66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da.lproj</w:t>
      </w:r>
    </w:p>
    <w:p w14:paraId="3C454270" w14:textId="337A2E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el.lproj</w:t>
      </w:r>
    </w:p>
    <w:p w14:paraId="481296FB" w14:textId="2CCFB8B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en_GB.lproj</w:t>
      </w:r>
    </w:p>
    <w:p w14:paraId="0C37024A" w14:textId="32D1D37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fi.lproj</w:t>
      </w:r>
    </w:p>
    <w:p w14:paraId="355F81F6" w14:textId="5EFD19E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955 Dec 22  2012 hare@2x.png</w:t>
      </w:r>
    </w:p>
    <w:p w14:paraId="2C09933C" w14:textId="2815CED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he.lproj</w:t>
      </w:r>
    </w:p>
    <w:p w14:paraId="0662289C" w14:textId="3210AE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hr.lproj</w:t>
      </w:r>
    </w:p>
    <w:p w14:paraId="7EBCAAE8" w14:textId="02B24F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hu.lproj</w:t>
      </w:r>
    </w:p>
    <w:p w14:paraId="26F57600" w14:textId="0CE6EFD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id.lproj</w:t>
      </w:r>
    </w:p>
    <w:p w14:paraId="31BCB13F" w14:textId="3FCC2B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ko.lproj</w:t>
      </w:r>
    </w:p>
    <w:p w14:paraId="2EE89029" w14:textId="46729D6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ms.lproj</w:t>
      </w:r>
    </w:p>
    <w:p w14:paraId="2AEF394E" w14:textId="5511DA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no.lproj</w:t>
      </w:r>
    </w:p>
    <w:p w14:paraId="367638F5" w14:textId="199D6C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pl.lproj</w:t>
      </w:r>
    </w:p>
    <w:p w14:paraId="7073DDC0" w14:textId="1F68191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pt.lproj</w:t>
      </w:r>
    </w:p>
    <w:p w14:paraId="280F0B48" w14:textId="1D57B9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pt_PT.lproj</w:t>
      </w:r>
    </w:p>
    <w:p w14:paraId="64309ECC" w14:textId="480940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ro.lproj</w:t>
      </w:r>
    </w:p>
    <w:p w14:paraId="3848E98D" w14:textId="5787A70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ru.lproj</w:t>
      </w:r>
    </w:p>
    <w:p w14:paraId="6034A036" w14:textId="74C094C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sk.lproj</w:t>
      </w:r>
    </w:p>
    <w:p w14:paraId="5DF31739" w14:textId="4750462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sv.lproj</w:t>
      </w:r>
    </w:p>
    <w:p w14:paraId="51CEDD38" w14:textId="45320C8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th.lproj</w:t>
      </w:r>
    </w:p>
    <w:p w14:paraId="08097C52" w14:textId="39158C4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tr.lproj</w:t>
      </w:r>
    </w:p>
    <w:p w14:paraId="6EF31A7F" w14:textId="2C01669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-rw-r--r--  1 root wheel    998 Dec 22  2012 turtle@2x.png</w:t>
      </w:r>
    </w:p>
    <w:p w14:paraId="7F4C69A0" w14:textId="4413018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uk.lproj</w:t>
      </w:r>
    </w:p>
    <w:p w14:paraId="317D2A1E" w14:textId="2508503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vi.lproj</w:t>
      </w:r>
    </w:p>
    <w:p w14:paraId="29C598A4" w14:textId="5E5C916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zh_CN.lproj</w:t>
      </w:r>
    </w:p>
    <w:p w14:paraId="1C7D99F5" w14:textId="5573825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drwxr-xr-x  2 root wheel    646 Feb  7  2013 zh_TW.lproj</w:t>
      </w:r>
    </w:p>
    <w:p w14:paraId="115B239E" w14:textId="6A7B4C51" w:rsidR="00977374" w:rsidRDefault="002110F7">
      <w:pPr>
        <w:spacing w:line="360" w:lineRule="auto"/>
        <w:ind w:firstLine="420"/>
        <w:jc w:val="left"/>
        <w:rPr>
          <w:sz w:val="21"/>
          <w:szCs w:val="21"/>
        </w:rPr>
      </w:pPr>
      <w:r>
        <w:rPr>
          <w:rFonts w:ascii="Times New Roman"/>
          <w:sz w:val="21"/>
          <w:szCs w:val="21"/>
        </w:rPr>
        <w:t>Here, words like GuidedAccess, HomeClick and HearingAid corresponded with contents we saw in "Accessibility" (as shown in figure 5-16), which confirmed my speculation.</w:t>
      </w:r>
    </w:p>
    <w:p w14:paraId="70721FAA" w14:textId="77777777" w:rsidR="00977374" w:rsidRDefault="000D70B1">
      <w:pPr>
        <w:keepNext/>
        <w:widowControl/>
        <w:spacing w:after="240"/>
        <w:jc w:val="center"/>
        <w:rPr>
          <w:sz w:val="21"/>
          <w:szCs w:val="21"/>
        </w:rPr>
      </w:pPr>
      <w:r>
        <w:rPr>
          <w:noProof/>
          <w:sz w:val="21"/>
          <w:szCs w:val="21"/>
        </w:rPr>
        <w:lastRenderedPageBreak/>
        <w:drawing>
          <wp:inline distT="0" distB="0" distL="0" distR="0" wp14:anchorId="3C4517F5" wp14:editId="41B4E0FB">
            <wp:extent cx="2400001" cy="360000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2">
                      <a:extLst/>
                    </a:blip>
                    <a:stretch>
                      <a:fillRect/>
                    </a:stretch>
                  </pic:blipFill>
                  <pic:spPr>
                    <a:xfrm>
                      <a:off x="0" y="0"/>
                      <a:ext cx="2400001" cy="3600001"/>
                    </a:xfrm>
                    <a:prstGeom prst="rect">
                      <a:avLst/>
                    </a:prstGeom>
                    <a:ln w="12700" cap="flat">
                      <a:noFill/>
                      <a:miter lim="400000"/>
                    </a:ln>
                    <a:effectLst/>
                  </pic:spPr>
                </pic:pic>
              </a:graphicData>
            </a:graphic>
          </wp:inline>
        </w:drawing>
      </w:r>
    </w:p>
    <w:p w14:paraId="6535B098" w14:textId="3928605A" w:rsidR="00977374" w:rsidRPr="0010235C" w:rsidRDefault="002110F7">
      <w:pPr>
        <w:pStyle w:val="Caption"/>
        <w:jc w:val="center"/>
        <w:rPr>
          <w:rFonts w:ascii="Times New Roman" w:eastAsia="Times New Roman" w:hAnsi="Times New Roman" w:cs="Times New Roman" w:hint="default"/>
          <w:sz w:val="21"/>
          <w:szCs w:val="21"/>
        </w:rPr>
      </w:pPr>
      <w:r w:rsidRPr="0010235C">
        <w:rPr>
          <w:rFonts w:ascii="Times New Roman" w:eastAsia="宋体" w:hAnsi="Times New Roman" w:cs="宋体" w:hint="default"/>
          <w:lang w:val="zh-TW" w:eastAsia="zh-TW"/>
        </w:rPr>
        <w:t xml:space="preserve">Figure </w:t>
      </w:r>
      <w:r w:rsidRPr="0010235C">
        <w:rPr>
          <w:rFonts w:ascii="Times New Roman" w:hAnsi="Times New Roman" w:hint="default"/>
        </w:rPr>
        <w:t xml:space="preserve">5- 16 </w:t>
      </w:r>
      <w:r w:rsidRPr="0010235C">
        <w:rPr>
          <w:rFonts w:ascii="Times New Roman" w:eastAsia="宋体" w:hAnsi="Times New Roman" w:cs="宋体" w:hint="default"/>
          <w:lang w:val="zh-TW" w:eastAsia="zh-TW"/>
        </w:rPr>
        <w:t>Matching keywords</w:t>
      </w:r>
    </w:p>
    <w:p w14:paraId="2FB507CE" w14:textId="24BE2546" w:rsidR="00977374" w:rsidRPr="0010235C" w:rsidRDefault="002110F7" w:rsidP="0010235C">
      <w:pPr>
        <w:pStyle w:val="Heading4"/>
        <w:numPr>
          <w:ilvl w:val="0"/>
          <w:numId w:val="9"/>
        </w:numPr>
        <w:tabs>
          <w:tab w:val="clear" w:pos="360"/>
          <w:tab w:val="num" w:pos="309"/>
        </w:tabs>
        <w:ind w:left="309" w:hanging="309"/>
        <w:rPr>
          <w:sz w:val="28"/>
          <w:szCs w:val="28"/>
        </w:rPr>
      </w:pPr>
      <w:r>
        <w:rPr>
          <w:sz w:val="28"/>
          <w:szCs w:val="28"/>
        </w:rPr>
        <w:t>Discover</w:t>
      </w:r>
      <w:r w:rsidRPr="0010235C">
        <w:rPr>
          <w:sz w:val="28"/>
          <w:szCs w:val="28"/>
        </w:rPr>
        <w:t xml:space="preserve"> keyword "ACCESSIBILITY_DEFAULT_HEADSET"</w:t>
      </w:r>
    </w:p>
    <w:p w14:paraId="4AE85E0E" w14:textId="5C2C7DB0" w:rsidR="00977374" w:rsidRDefault="002110F7">
      <w:pPr>
        <w:spacing w:line="360" w:lineRule="auto"/>
        <w:ind w:firstLine="420"/>
        <w:jc w:val="left"/>
        <w:rPr>
          <w:sz w:val="21"/>
          <w:szCs w:val="21"/>
        </w:rPr>
      </w:pPr>
      <w:r>
        <w:rPr>
          <w:rFonts w:ascii="Times New Roman"/>
          <w:sz w:val="21"/>
          <w:szCs w:val="21"/>
        </w:rPr>
        <w:t xml:space="preserve">In virtue of the powerful tool, grep, I searched </w:t>
      </w:r>
      <w:r>
        <w:rPr>
          <w:rFonts w:ascii="Times New Roman"/>
          <w:sz w:val="21"/>
          <w:szCs w:val="21"/>
        </w:rPr>
        <w:t>”</w:t>
      </w:r>
      <w:r>
        <w:rPr>
          <w:rFonts w:ascii="Times New Roman"/>
          <w:sz w:val="21"/>
          <w:szCs w:val="21"/>
        </w:rPr>
        <w:t>Incoming</w:t>
      </w:r>
      <w:r>
        <w:rPr>
          <w:rFonts w:ascii="Times New Roman"/>
          <w:sz w:val="21"/>
          <w:szCs w:val="21"/>
        </w:rPr>
        <w:t>”</w:t>
      </w:r>
      <w:r>
        <w:rPr>
          <w:rFonts w:ascii="Times New Roman"/>
          <w:sz w:val="21"/>
          <w:szCs w:val="21"/>
        </w:rPr>
        <w:t xml:space="preserve"> in this bundle:</w:t>
      </w:r>
    </w:p>
    <w:p w14:paraId="4F6D1BEC" w14:textId="4798812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FunMaker-4s:~ root# grep -r Incoming /System/Library/PreferenceBundles/AccessibilitySettings.bundle </w:t>
      </w:r>
    </w:p>
    <w:p w14:paraId="27D50899" w14:textId="4359135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/System/Library/PreferenceBundles/AccessibilitySettings.bundle/English.lproj/Accessibility~iphone.strings matches</w:t>
      </w:r>
    </w:p>
    <w:p w14:paraId="32B7A395" w14:textId="4A96929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/System/Library/PreferenceBundles/AccessibilitySettings.bundle/en_GB.lproj/Accessibility~iphone.strings matches</w:t>
      </w:r>
    </w:p>
    <w:p w14:paraId="32AEA9F2" w14:textId="6BD8AE08" w:rsidR="00977374" w:rsidRDefault="002110F7">
      <w:pPr>
        <w:spacing w:line="360" w:lineRule="auto"/>
        <w:ind w:firstLine="420"/>
        <w:jc w:val="left"/>
        <w:rPr>
          <w:sz w:val="21"/>
          <w:szCs w:val="21"/>
        </w:rPr>
      </w:pPr>
      <w:r>
        <w:rPr>
          <w:rFonts w:ascii="Times New Roman"/>
          <w:sz w:val="21"/>
          <w:szCs w:val="21"/>
        </w:rPr>
        <w:t>The search result was very similar to the one at the beginning of this section. Open "/System/Library/PreferenceBundles/ AccessibilitySettings.bundle/English.lproj/Accessibility~iphone.strings" and see what</w:t>
      </w:r>
      <w:r>
        <w:rPr>
          <w:rFonts w:ascii="Times New Roman"/>
          <w:sz w:val="21"/>
          <w:szCs w:val="21"/>
        </w:rPr>
        <w:t>’</w:t>
      </w:r>
      <w:r>
        <w:rPr>
          <w:rFonts w:ascii="Times New Roman"/>
          <w:sz w:val="21"/>
          <w:szCs w:val="21"/>
        </w:rPr>
        <w:t>s inside.</w:t>
      </w:r>
    </w:p>
    <w:p w14:paraId="71BA88AB" w14:textId="0293442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~/Accessibility\~iphone.strings </w:t>
      </w:r>
    </w:p>
    <w:p w14:paraId="1C1A0D92" w14:textId="4CEB577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E8760D9" w14:textId="6D73B65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"HAC_MODE_POWER_REDUCTION_N90" =&gt; "Hearing Aid Mode improves performance with some hearing aids, but may reduce cellular reception."</w:t>
      </w:r>
    </w:p>
    <w:p w14:paraId="1A9B3143" w14:textId="7A346A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"LEFT_RIGHT_BALANCE_SPOKEN" =&gt; "Left-Right Stereo Balance"</w:t>
      </w:r>
    </w:p>
    <w:p w14:paraId="4EBD954E" w14:textId="7E11B62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"QUICKSPEAK_TITLE" =&gt; "Speak Selection"</w:t>
      </w:r>
    </w:p>
    <w:p w14:paraId="5A15B37E" w14:textId="2A0C88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"LeftStereoBalanceIdentifier" =&gt; "L"</w:t>
      </w:r>
    </w:p>
    <w:p w14:paraId="0D93C0AB" w14:textId="4880123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"ACCESSIBILITY_DEFAULT_HEADSET" =&gt; "Incoming Calls"</w:t>
      </w:r>
    </w:p>
    <w:p w14:paraId="78531611" w14:textId="7B8DA1A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"HEADSET" =&gt; "Headset"</w:t>
      </w:r>
    </w:p>
    <w:p w14:paraId="268281FD" w14:textId="51512C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"CANCEL" =&gt; "Cancel"</w:t>
      </w:r>
    </w:p>
    <w:p w14:paraId="77C18B77" w14:textId="77326DA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"ON" =&gt; "On"</w:t>
      </w:r>
    </w:p>
    <w:p w14:paraId="57105C26" w14:textId="5E4A0DC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"CUSTOM_VIBRATIONS" =&gt; "Custom Vibrations"</w:t>
      </w:r>
    </w:p>
    <w:p w14:paraId="29AC0AD4" w14:textId="7073A4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xml:space="preserve">  "CONFIRM_INVERT_COLORS_REMOVAL" =&gt; "Are you sure you want to disable inverted colors?"</w:t>
      </w:r>
    </w:p>
    <w:p w14:paraId="48282581" w14:textId="055C23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"SPEAK_AUTOCORRECTIONS" =&gt; "Speak Auto-text"</w:t>
      </w:r>
    </w:p>
    <w:p w14:paraId="4733B26F" w14:textId="193CE2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"DEFAULT_HEADSET_FOOTER" =&gt; "Choose route for incoming calls."</w:t>
      </w:r>
    </w:p>
    <w:p w14:paraId="25512DBC" w14:textId="4118BF8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"HEARING_AID_COMPLIANCE_INSTRUCTIONS" =&gt; "Improves compatibility with hearing aids in some circumstances. May reduce 2G cellular coverage."</w:t>
      </w:r>
    </w:p>
    <w:p w14:paraId="36543DDE" w14:textId="3C6EC6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"DEFAULT_HEADSET" =&gt; "Default to headset"</w:t>
      </w:r>
    </w:p>
    <w:p w14:paraId="58D64CCE" w14:textId="0E0C956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"ROOT_LEVEL_TITLE" =&gt; "Accessibility"</w:t>
      </w:r>
    </w:p>
    <w:p w14:paraId="304D6EE7" w14:textId="2EAEC9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"HEARING_AID_COMPLIANCE" =&gt; "Hearing Aid Mode"</w:t>
      </w:r>
    </w:p>
    <w:p w14:paraId="25A45542" w14:textId="3D06BDE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"CUSTOM_VIBES_INSTRUCTIONS" =&gt; "Assign unique vibration patterns to people in Contacts. Change the default pattern for everyone in Sounds settings."</w:t>
      </w:r>
    </w:p>
    <w:p w14:paraId="2C678771" w14:textId="5F8BE96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"VOICEOVERTOUCH_TEXT" =&gt; "VoiceOver is for users with</w:t>
      </w:r>
    </w:p>
    <w:p w14:paraId="1AC3B1F3" w14:textId="72230C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blindness or vision disabilities."</w:t>
      </w:r>
    </w:p>
    <w:p w14:paraId="608E7E15" w14:textId="3DD2BE4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"IMPORTANT" =&gt; "Important"</w:t>
      </w:r>
    </w:p>
    <w:p w14:paraId="5587DE6B" w14:textId="2983E1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"COGNITIVE_HEADING" =&gt; "Learning"</w:t>
      </w:r>
    </w:p>
    <w:p w14:paraId="586C9333" w14:textId="3B2F221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"HAC_MODE_EQUALIZATION_N94" =&gt; "Hearing Aid Mode improves audio quality with some hearing aids."</w:t>
      </w:r>
    </w:p>
    <w:p w14:paraId="5857EDAF" w14:textId="67DD35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"SAVE" =&gt; "Save"</w:t>
      </w:r>
    </w:p>
    <w:p w14:paraId="40462A77" w14:textId="13EFF5E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"HOME_CLICK_TITLE" =&gt; "Home-click Speed"</w:t>
      </w:r>
    </w:p>
    <w:p w14:paraId="5ED7F38A" w14:textId="76DA85A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"AIR_TOUCH_TITLE" =&gt; "AssistiveTouch"</w:t>
      </w:r>
    </w:p>
    <w:p w14:paraId="1DA6ECF2" w14:textId="6FBF37D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"CONFIRM_ZOT_REMOVAL" =&gt; "Are you sure you want to disable Zoom?"</w:t>
      </w:r>
    </w:p>
    <w:p w14:paraId="27DCC466" w14:textId="5FAE5BA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"VOICEOVER_TITLE" =&gt; "VoiceOver"</w:t>
      </w:r>
    </w:p>
    <w:p w14:paraId="5B6757A4" w14:textId="5099B50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"OFF" =&gt; "Off"</w:t>
      </w:r>
    </w:p>
    <w:p w14:paraId="269A1F92" w14:textId="70E6B5C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"GUIDED_ACCESS_TITLE" =&gt; "Guided Access"</w:t>
      </w:r>
    </w:p>
    <w:p w14:paraId="01B9FA96" w14:textId="7771BDC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"ZOOMTOUCH_TEXT" =&gt; "Zoom is for users with low-vision acuity."</w:t>
      </w:r>
    </w:p>
    <w:p w14:paraId="56CEF819" w14:textId="419851A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"INVERT_COLORS" =&gt; "Invert Colors"</w:t>
      </w:r>
    </w:p>
    <w:p w14:paraId="5D10CC58" w14:textId="1B032FC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"ACCESSIBILITY_SPEAK_AUTOCORRECTIONS" =&gt; "Speak Auto-text"</w:t>
      </w:r>
    </w:p>
    <w:p w14:paraId="687C4713" w14:textId="54FA46B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"LEFT_RIGHT_BALANCE_DETAILS" =&gt; "Adjust the audio volume balance between left and right channels."</w:t>
      </w:r>
    </w:p>
    <w:p w14:paraId="02BF8E74" w14:textId="059BD1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"MONO_AUDIO" =&gt; "Mono Audio"</w:t>
      </w:r>
    </w:p>
    <w:p w14:paraId="09C8B6DC" w14:textId="3542188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"CONTRAST" =&gt; "Contrast"</w:t>
      </w:r>
    </w:p>
    <w:p w14:paraId="741BCAAC" w14:textId="515ABF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"ZOOM_TITLE" =&gt; "Zoom"</w:t>
      </w:r>
    </w:p>
    <w:p w14:paraId="693B1485" w14:textId="72D8AF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"TRIPLE_CLICK_HEADING" =&gt; "Triple-click"</w:t>
      </w:r>
    </w:p>
    <w:p w14:paraId="1A8F208A" w14:textId="215FB8C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"OK" =&gt; "OK"</w:t>
      </w:r>
    </w:p>
    <w:p w14:paraId="7FE00906" w14:textId="6F20271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"SPEAKER" =&gt; "Speaker"</w:t>
      </w:r>
    </w:p>
    <w:p w14:paraId="50C7228A" w14:textId="651FD75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"AUTO_CORRECT_TEXT" =&gt; "Automatically speak auto-corrections</w:t>
      </w:r>
    </w:p>
    <w:p w14:paraId="0284EF9D" w14:textId="37B6CD4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and auto-capitalizations."</w:t>
      </w:r>
    </w:p>
    <w:p w14:paraId="40E90798" w14:textId="010809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 =&gt; "Hearing"</w:t>
      </w:r>
    </w:p>
    <w:p w14:paraId="46D5167B" w14:textId="5682700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"LARGE_FONT" =&gt; "Large Text"</w:t>
      </w:r>
    </w:p>
    <w:p w14:paraId="77CC495E" w14:textId="60213D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"CONFIRM_VOT_USAGE" =&gt; "VoiceOver"</w:t>
      </w:r>
    </w:p>
    <w:p w14:paraId="73278F6F" w14:textId="7054F02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"CONFIRM_VOT_REMOVAL" =&gt; "Are you sure you want to disable VoiceOver?"</w:t>
      </w:r>
    </w:p>
    <w:p w14:paraId="4FB691EE" w14:textId="56E3EEA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"HEARING_AID_TITLE" =&gt; "Hearing Aids"</w:t>
      </w:r>
    </w:p>
    <w:p w14:paraId="2A093400" w14:textId="33B5AD5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"FLASH_LED" =&gt; "LED Flash for Alerts"</w:t>
      </w:r>
    </w:p>
    <w:p w14:paraId="3E1CA3FD" w14:textId="7FC1BC8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"VISION" =&gt; "Vision"</w:t>
      </w:r>
    </w:p>
    <w:p w14:paraId="6BCBFF64" w14:textId="796437A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"CONFIRM_ZOOM_USAGE" =&gt; "Zoom"</w:t>
      </w:r>
    </w:p>
    <w:p w14:paraId="0C11A168" w14:textId="7B0893A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 =&gt; "Default"</w:t>
      </w:r>
    </w:p>
    <w:p w14:paraId="1B69D2D9" w14:textId="283BAC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"MOBILITY_HEADING" =&gt; "Physical &amp; Motor"</w:t>
      </w:r>
    </w:p>
    <w:p w14:paraId="45CA8DEC" w14:textId="536C1A0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"TRIPLE_CLICK_TITLE" =&gt; "Triple-click Home"</w:t>
      </w:r>
    </w:p>
    <w:p w14:paraId="06B36E54" w14:textId="3455D9A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"RightStereoBalanceIdentifier" =&gt; "R"</w:t>
      </w:r>
    </w:p>
    <w:p w14:paraId="2C9C4CF5" w14:textId="040A74C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1D8E063" w14:textId="49E8F406" w:rsidR="00977374" w:rsidRDefault="002110F7">
      <w:pPr>
        <w:spacing w:line="360" w:lineRule="auto"/>
        <w:ind w:firstLine="420"/>
        <w:jc w:val="left"/>
        <w:rPr>
          <w:sz w:val="21"/>
          <w:szCs w:val="21"/>
        </w:rPr>
      </w:pPr>
      <w:r>
        <w:rPr>
          <w:rFonts w:ascii="Times New Roman"/>
          <w:sz w:val="21"/>
          <w:szCs w:val="21"/>
        </w:rPr>
        <w:t>"ACCESSIBILITY_DEFAULT_HEADSET" =&gt; "Incoming Calls" gave me a very clear hint to continue the search.</w:t>
      </w:r>
    </w:p>
    <w:p w14:paraId="331560E8" w14:textId="0AC2D80B" w:rsidR="00977374" w:rsidRDefault="002110F7" w:rsidP="00204F75">
      <w:pPr>
        <w:pStyle w:val="Heading4"/>
        <w:numPr>
          <w:ilvl w:val="0"/>
          <w:numId w:val="9"/>
        </w:numPr>
        <w:tabs>
          <w:tab w:val="clear" w:pos="360"/>
          <w:tab w:val="num" w:pos="309"/>
        </w:tabs>
        <w:ind w:left="309" w:hanging="309"/>
        <w:rPr>
          <w:rFonts w:ascii="黑体" w:eastAsia="黑体" w:hAnsi="黑体" w:cs="黑体"/>
          <w:sz w:val="28"/>
          <w:szCs w:val="28"/>
          <w:lang w:val="zh-TW" w:eastAsia="zh-TW"/>
        </w:rPr>
      </w:pPr>
      <w:r w:rsidRPr="00204F75">
        <w:rPr>
          <w:rFonts w:ascii="黑体" w:eastAsia="黑体" w:hAnsi="黑体" w:cs="黑体"/>
          <w:sz w:val="28"/>
          <w:szCs w:val="28"/>
          <w:lang w:val="zh-TW" w:eastAsia="zh-TW"/>
        </w:rPr>
        <w:t>Locate Accessibility.plist</w:t>
      </w:r>
    </w:p>
    <w:p w14:paraId="41535006" w14:textId="500648E9" w:rsidR="0057178D" w:rsidRPr="0057178D" w:rsidRDefault="002110F7" w:rsidP="0057178D">
      <w:pPr>
        <w:spacing w:line="360" w:lineRule="auto"/>
        <w:ind w:firstLine="420"/>
        <w:jc w:val="left"/>
        <w:rPr>
          <w:rFonts w:ascii="Times New Roman"/>
          <w:sz w:val="21"/>
          <w:szCs w:val="21"/>
        </w:rPr>
      </w:pPr>
      <w:r>
        <w:rPr>
          <w:rFonts w:ascii="Times New Roman"/>
          <w:sz w:val="21"/>
          <w:szCs w:val="21"/>
        </w:rPr>
        <w:t>As you think</w:t>
      </w:r>
      <w:r w:rsidRPr="0057178D">
        <w:rPr>
          <w:rFonts w:ascii="Times New Roman"/>
          <w:sz w:val="21"/>
          <w:szCs w:val="21"/>
        </w:rPr>
        <w:t>, I</w:t>
      </w:r>
      <w:r w:rsidRPr="0057178D">
        <w:rPr>
          <w:rFonts w:ascii="Times New Roman"/>
          <w:sz w:val="21"/>
          <w:szCs w:val="21"/>
        </w:rPr>
        <w:t>’</w:t>
      </w:r>
      <w:r w:rsidRPr="0057178D">
        <w:rPr>
          <w:rFonts w:ascii="Times New Roman"/>
          <w:sz w:val="21"/>
          <w:szCs w:val="21"/>
        </w:rPr>
        <w:t xml:space="preserve">ve searched </w:t>
      </w:r>
      <w:r w:rsidRPr="0057178D">
        <w:rPr>
          <w:rFonts w:ascii="Times New Roman"/>
          <w:sz w:val="21"/>
          <w:szCs w:val="21"/>
        </w:rPr>
        <w:t>“</w:t>
      </w:r>
      <w:r w:rsidRPr="0057178D">
        <w:rPr>
          <w:rFonts w:ascii="Times New Roman"/>
          <w:sz w:val="21"/>
          <w:szCs w:val="21"/>
        </w:rPr>
        <w:t>ACCESSIBILITY_DEFAULT_HEADSET</w:t>
      </w:r>
      <w:r w:rsidRPr="0057178D">
        <w:rPr>
          <w:rFonts w:ascii="Times New Roman"/>
          <w:sz w:val="21"/>
          <w:szCs w:val="21"/>
        </w:rPr>
        <w:t>”</w:t>
      </w:r>
      <w:r w:rsidRPr="0057178D">
        <w:rPr>
          <w:rFonts w:ascii="Times New Roman"/>
          <w:sz w:val="21"/>
          <w:szCs w:val="21"/>
        </w:rPr>
        <w:t>:</w:t>
      </w:r>
    </w:p>
    <w:p w14:paraId="56336A43" w14:textId="4232480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xml:space="preserve">FunMaker-4s:~ root# grep -r ACCESSIBILITY_DEFAULT_HEADSET /System/Library/PreferenceBundles/AccessibilitySettings.bundle </w:t>
      </w:r>
    </w:p>
    <w:p w14:paraId="0D807F35" w14:textId="46B0E1B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/System/Library/PreferenceBundles/AccessibilitySettings.bundle/Accessibility.plist matches</w:t>
      </w:r>
    </w:p>
    <w:p w14:paraId="159CD931" w14:textId="0FAE25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Binary file /System/Library/PreferenceBundles/AccessibilitySettings.bundle/Dutch.lproj/Accessibility~iphone.strings matches</w:t>
      </w:r>
    </w:p>
    <w:p w14:paraId="3D44E479" w14:textId="0626ADB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21DD3980" w14:textId="45D7742A" w:rsidR="00977374" w:rsidRDefault="002110F7">
      <w:pPr>
        <w:spacing w:line="360" w:lineRule="auto"/>
        <w:ind w:firstLine="420"/>
        <w:jc w:val="left"/>
        <w:rPr>
          <w:sz w:val="21"/>
          <w:szCs w:val="21"/>
        </w:rPr>
      </w:pPr>
      <w:r>
        <w:rPr>
          <w:rFonts w:ascii="Times New Roman"/>
          <w:sz w:val="21"/>
          <w:szCs w:val="21"/>
        </w:rPr>
        <w:t>All were localization files except one plist file. So that should be what I was look for. Its contents is as follows:</w:t>
      </w:r>
    </w:p>
    <w:p w14:paraId="3EF3A058" w14:textId="5B4D62B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~/Accessibility.plist </w:t>
      </w:r>
    </w:p>
    <w:p w14:paraId="235B1654" w14:textId="1163734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78745D7E" w14:textId="698C7D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"title" =&gt; "ROOT_LEVEL_TITLE"</w:t>
      </w:r>
    </w:p>
    <w:p w14:paraId="2333A7D5" w14:textId="27CFCE4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"items" =&gt; [</w:t>
      </w:r>
    </w:p>
    <w:p w14:paraId="0FBA5001" w14:textId="285B569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w:t>
      </w:r>
    </w:p>
    <w:p w14:paraId="799BDD9F" w14:textId="7BCCCD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"VISION"</w:t>
      </w:r>
    </w:p>
    <w:p w14:paraId="6B9223DB" w14:textId="54FC0E9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"PSGroupCell"</w:t>
      </w:r>
    </w:p>
    <w:p w14:paraId="60767594" w14:textId="2243A5A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"footerText" =&gt; "AUTO_CORRECT_TEXT"</w:t>
      </w:r>
    </w:p>
    <w:p w14:paraId="3B8993B2" w14:textId="68CDF8F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27F3E0D8" w14:textId="401AEA8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w:t>
      </w:r>
    </w:p>
    <w:p w14:paraId="52057564" w14:textId="4321417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36755CA3" w14:textId="3C39F8F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"VOICEOVER_TITLE"</w:t>
      </w:r>
    </w:p>
    <w:p w14:paraId="4F6FB4DA" w14:textId="20A443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"VoiceOverController"</w:t>
      </w:r>
    </w:p>
    <w:p w14:paraId="0B79EEA8" w14:textId="79AE58E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"voiceOverTouchEnabled:"</w:t>
      </w:r>
    </w:p>
    <w:p w14:paraId="5FC5663E" w14:textId="194ADA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32F02FBE" w14:textId="21C68F4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w:t>
      </w:r>
    </w:p>
    <w:p w14:paraId="43644FFC" w14:textId="33DE8E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7A5D46B8" w14:textId="0F586F3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"ZOOM_TITLE"</w:t>
      </w:r>
    </w:p>
    <w:p w14:paraId="676EE851" w14:textId="11B1637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"ZoomController"</w:t>
      </w:r>
    </w:p>
    <w:p w14:paraId="24D365C9" w14:textId="55461E6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"zoomTouchEnabled:"</w:t>
      </w:r>
    </w:p>
    <w:p w14:paraId="5CF49B3F" w14:textId="54832C8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38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EF4A7D0" w14:textId="7209F0F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380"/>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7AD6ADED" w14:textId="034DFFF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18 =&gt; {</w:t>
      </w:r>
    </w:p>
    <w:p w14:paraId="18DB555C" w14:textId="31C497D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3166726E" w14:textId="7D7DEC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"HOME_CLICK_TITLE"</w:t>
      </w:r>
    </w:p>
    <w:p w14:paraId="4240AECB" w14:textId="684339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"HomeClickController"</w:t>
      </w:r>
    </w:p>
    <w:p w14:paraId="467E6A80" w14:textId="7E27DED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"homeClickSpeed:"</w:t>
      </w:r>
    </w:p>
    <w:p w14:paraId="7AC898A6" w14:textId="3C9F228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C950493" w14:textId="656CE87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19 =&gt; {</w:t>
      </w:r>
    </w:p>
    <w:p w14:paraId="7BDD675F" w14:textId="540E00F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"detail" =&gt; "PSListItemsController"</w:t>
      </w:r>
    </w:p>
    <w:p w14:paraId="77D39DF8" w14:textId="50A1C36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"set" =&gt; "accessibilitySetPreference:specifier:"</w:t>
      </w:r>
    </w:p>
    <w:p w14:paraId="0C603A0B" w14:textId="37784A7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"validValues" =&gt; [</w:t>
      </w:r>
    </w:p>
    <w:p w14:paraId="629F70B7" w14:textId="0645BD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0</w:t>
      </w:r>
    </w:p>
    <w:p w14:paraId="19B40994" w14:textId="3666E24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1</w:t>
      </w:r>
    </w:p>
    <w:p w14:paraId="2AE0383A" w14:textId="1D29929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2</w:t>
      </w:r>
    </w:p>
    <w:p w14:paraId="76D9CB27" w14:textId="22D2DD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C539F51" w14:textId="58AF8B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"get" =&gt; "accessibilityPreferenceForSpecifier:"</w:t>
      </w:r>
    </w:p>
    <w:p w14:paraId="4F139B8D" w14:textId="54F7326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"validTitles" =&gt; [</w:t>
      </w:r>
    </w:p>
    <w:p w14:paraId="3E4341BF" w14:textId="263A15F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"DEFAULT"</w:t>
      </w:r>
    </w:p>
    <w:p w14:paraId="353E07D7" w14:textId="4E3B421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1 =&gt; "HEADSET"</w:t>
      </w:r>
    </w:p>
    <w:p w14:paraId="27BF9993" w14:textId="1F02598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2 =&gt; "SPEAKER"</w:t>
      </w:r>
    </w:p>
    <w:p w14:paraId="7C736767" w14:textId="0063C2E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7252D3CD" w14:textId="5CCEF98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"requiredCapabilities" =&gt; [</w:t>
      </w:r>
    </w:p>
    <w:p w14:paraId="6E944333" w14:textId="0314855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0 =&gt; "telephony"</w:t>
      </w:r>
    </w:p>
    <w:p w14:paraId="48E2F2BD" w14:textId="6B24CA2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45871633" w14:textId="64F5A8C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"cell" =&gt; "PSLinkListCell"</w:t>
      </w:r>
    </w:p>
    <w:p w14:paraId="6A6B7EB0" w14:textId="5CC66A6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"label" =&gt; "ACCESSIBILITY_DEFAULT_HEADSET"</w:t>
      </w:r>
    </w:p>
    <w:p w14:paraId="38E80FD0" w14:textId="1C50B52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"key" =&gt; "DefaultRouteForCall"</w:t>
      </w:r>
    </w:p>
    <w:p w14:paraId="39B36B4A" w14:textId="76EBABD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xml:space="preserve">    }</w:t>
      </w:r>
    </w:p>
    <w:p w14:paraId="3327CFB9" w14:textId="7A924AE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1958BDE2" w14:textId="25BCA7E4" w:rsidR="00977374" w:rsidRDefault="002110F7">
      <w:pPr>
        <w:widowControl/>
        <w:spacing w:after="24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51B7D236" w14:textId="4C238A69" w:rsidR="00977374" w:rsidRDefault="002110F7">
      <w:pPr>
        <w:spacing w:line="360" w:lineRule="auto"/>
        <w:ind w:firstLine="420"/>
        <w:jc w:val="left"/>
        <w:rPr>
          <w:sz w:val="21"/>
          <w:szCs w:val="21"/>
        </w:rPr>
      </w:pPr>
      <w:r>
        <w:rPr>
          <w:rFonts w:ascii="Times New Roman"/>
          <w:sz w:val="21"/>
          <w:szCs w:val="21"/>
        </w:rPr>
        <w:t xml:space="preserve">It was another standard preferences specifier plist and I knew that the getter and setter for </w:t>
      </w:r>
      <w:r>
        <w:rPr>
          <w:rFonts w:ascii="Times New Roman"/>
          <w:sz w:val="21"/>
          <w:szCs w:val="21"/>
        </w:rPr>
        <w:t>“</w:t>
      </w:r>
      <w:r>
        <w:rPr>
          <w:rFonts w:ascii="Times New Roman"/>
          <w:sz w:val="21"/>
          <w:szCs w:val="21"/>
        </w:rPr>
        <w:t>Incoming Calls</w:t>
      </w:r>
      <w:r>
        <w:rPr>
          <w:rFonts w:ascii="Times New Roman"/>
          <w:sz w:val="21"/>
          <w:szCs w:val="21"/>
        </w:rPr>
        <w:t>”</w:t>
      </w:r>
      <w:r>
        <w:rPr>
          <w:rFonts w:ascii="Times New Roman"/>
          <w:sz w:val="21"/>
          <w:szCs w:val="21"/>
        </w:rPr>
        <w:t xml:space="preserve"> were accessibilitySetPreference:specifier: and accessibilityPreferenceForSpecifier:. So it was time to move on to the next step.</w:t>
      </w:r>
    </w:p>
    <w:p w14:paraId="1E811F47" w14:textId="3F236565" w:rsidR="00977374" w:rsidRDefault="002110F7">
      <w:pPr>
        <w:pStyle w:val="Heading3"/>
      </w:pPr>
      <w:r>
        <w:t>5.3.3 Locate methods and functions</w:t>
      </w:r>
    </w:p>
    <w:p w14:paraId="52CE4E95" w14:textId="0031BD9C" w:rsidR="00977374" w:rsidRDefault="002110F7">
      <w:pPr>
        <w:spacing w:line="360" w:lineRule="auto"/>
        <w:ind w:firstLine="420"/>
        <w:jc w:val="left"/>
        <w:rPr>
          <w:sz w:val="21"/>
          <w:szCs w:val="21"/>
        </w:rPr>
      </w:pPr>
      <w:r>
        <w:rPr>
          <w:rFonts w:ascii="Times New Roman"/>
          <w:sz w:val="21"/>
          <w:szCs w:val="21"/>
        </w:rPr>
        <w:t>According to preferences specifier plist, when selecting a row in "Incoming calls", its setter, i.e. accessibilitySetPreference:specifier: would get called. However, a problem came up that this method was in AccessibilitySettings.bundle, I didn't know how to load this bundle into memory at that time and as a result, I wasn</w:t>
      </w:r>
      <w:r>
        <w:rPr>
          <w:rFonts w:ascii="Times New Roman"/>
          <w:sz w:val="21"/>
          <w:szCs w:val="21"/>
        </w:rPr>
        <w:t>’</w:t>
      </w:r>
      <w:r>
        <w:rPr>
          <w:rFonts w:ascii="Times New Roman"/>
          <w:sz w:val="21"/>
          <w:szCs w:val="21"/>
        </w:rPr>
        <w:t>t able to call the method. What's even worse, I didn't know how to use IDA and LLDB while there was nothing helpful in class-dump headers. I felt this problem was far beyond my ability and couldn't get solved in a short time. So I</w:t>
      </w:r>
      <w:r>
        <w:rPr>
          <w:rFonts w:ascii="Times New Roman"/>
          <w:sz w:val="21"/>
          <w:szCs w:val="21"/>
        </w:rPr>
        <w:t>’</w:t>
      </w:r>
      <w:r>
        <w:rPr>
          <w:rFonts w:ascii="Times New Roman"/>
          <w:sz w:val="21"/>
          <w:szCs w:val="21"/>
        </w:rPr>
        <w:t>ve sent a complaint email to Shoghian frustratingly, as shown in figure 5-17.</w:t>
      </w:r>
    </w:p>
    <w:p w14:paraId="4FA97FC5" w14:textId="77777777" w:rsidR="00977374" w:rsidRDefault="000D70B1">
      <w:pPr>
        <w:keepNext/>
        <w:widowControl/>
        <w:spacing w:after="240"/>
        <w:jc w:val="center"/>
        <w:rPr>
          <w:sz w:val="21"/>
          <w:szCs w:val="21"/>
        </w:rPr>
      </w:pPr>
      <w:r>
        <w:rPr>
          <w:noProof/>
          <w:sz w:val="21"/>
          <w:szCs w:val="21"/>
        </w:rPr>
        <w:drawing>
          <wp:inline distT="0" distB="0" distL="0" distR="0" wp14:anchorId="5327C1E4" wp14:editId="37463753">
            <wp:extent cx="3600001" cy="309576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3">
                      <a:extLst/>
                    </a:blip>
                    <a:stretch>
                      <a:fillRect/>
                    </a:stretch>
                  </pic:blipFill>
                  <pic:spPr>
                    <a:xfrm>
                      <a:off x="0" y="0"/>
                      <a:ext cx="3600001" cy="3095765"/>
                    </a:xfrm>
                    <a:prstGeom prst="rect">
                      <a:avLst/>
                    </a:prstGeom>
                    <a:ln w="12700" cap="flat">
                      <a:noFill/>
                      <a:miter lim="400000"/>
                    </a:ln>
                    <a:effectLst/>
                  </pic:spPr>
                </pic:pic>
              </a:graphicData>
            </a:graphic>
          </wp:inline>
        </w:drawing>
      </w:r>
    </w:p>
    <w:p w14:paraId="34979A02" w14:textId="4076CF4A" w:rsidR="00977374" w:rsidRPr="00C95FF1" w:rsidRDefault="002110F7">
      <w:pPr>
        <w:pStyle w:val="Caption"/>
        <w:jc w:val="center"/>
        <w:rPr>
          <w:rFonts w:ascii="Times New Roman" w:hAnsi="Times New Roman" w:hint="default"/>
        </w:rPr>
      </w:pPr>
      <w:r w:rsidRPr="00295B0F">
        <w:rPr>
          <w:rFonts w:ascii="Times New Roman" w:eastAsia="宋体" w:hAnsi="Times New Roman" w:cs="宋体" w:hint="default"/>
          <w:lang w:eastAsia="zh-TW"/>
        </w:rPr>
        <w:t xml:space="preserve">Figure </w:t>
      </w:r>
      <w:r w:rsidRPr="00C95FF1">
        <w:rPr>
          <w:rFonts w:ascii="Times New Roman" w:hAnsi="Times New Roman" w:hint="default"/>
        </w:rPr>
        <w:t>5- 17 A complaint email to Shoghian</w:t>
      </w:r>
    </w:p>
    <w:p w14:paraId="004D0418" w14:textId="3956C71A" w:rsidR="00977374" w:rsidRDefault="002110F7">
      <w:pPr>
        <w:spacing w:line="360" w:lineRule="auto"/>
        <w:ind w:firstLine="420"/>
        <w:jc w:val="left"/>
        <w:rPr>
          <w:sz w:val="21"/>
          <w:szCs w:val="21"/>
        </w:rPr>
      </w:pPr>
      <w:r>
        <w:rPr>
          <w:rFonts w:ascii="Times New Roman"/>
          <w:sz w:val="21"/>
          <w:szCs w:val="21"/>
        </w:rPr>
        <w:t xml:space="preserve">I was stuck on this problem for nearly half a month. During that period, I was always thinking, what could iOS do inside the setter? Since preferences specifier plist used PostNotification to notify changes of configuration files to other processes, and the configuration of AccessibilitySettings was associated with MobilePhone, which happened to be the mode of inter-process communication. Would accessibilitySetPreference:specifier: change the configuration file and post a notification? To verify </w:t>
      </w:r>
      <w:r>
        <w:rPr>
          <w:rFonts w:ascii="Times New Roman"/>
          <w:sz w:val="21"/>
          <w:szCs w:val="21"/>
        </w:rPr>
        <w:lastRenderedPageBreak/>
        <w:t>my guesses, I made use of LibNotifyWatch by limneos to observe if there were any related notifications through manually changing the configuration of "Incoming Calls". Unexpectedly, it really made me a lucky hit.</w:t>
      </w:r>
    </w:p>
    <w:p w14:paraId="25A2B781" w14:textId="79A03AB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FunMaker-4s:~ root# grep LibNotifyWatch: /var/log/syslog</w:t>
      </w:r>
    </w:p>
    <w:p w14:paraId="6E669ED6" w14:textId="7BE306C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Nov 26 00:09:20 FunMaker-4s Preferences[6488]: LibNotifyWatch: &lt;CFNotificationCenter 0x1e875600 [0x39b4b100]&gt; postNotificationName:UIViewAnimationDidCommitNotification object:UIViewAnimationState userInfo:{</w:t>
      </w:r>
    </w:p>
    <w:p w14:paraId="71E87133" w14:textId="5F8131D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26 00:09:20 FunMaker-4s Preferences[6488]: LibNotifyWatch: &lt;CFNotificationCenter 0x1e875600 [0x39b4b100]&gt; postNotificationName:UIViewAnimationDidStopNotification object:&lt;UIViewAnimationState: 0x1ea74f20&gt; userInfo:{</w:t>
      </w:r>
    </w:p>
    <w:p w14:paraId="7D4B9C4C" w14:textId="21ED65C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58B809AB" w14:textId="2B617B0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Nov 26 00:09:21 FunMaker-4s Preferences[6488]: LibNotifyWatch: CFNotificationCenterPostNotification center=&lt;CFNotificationCenter 0x1dd86bd0 [0x39b4b100]&gt; name=com.apple.accessibility.defaultrouteforcall userInfo=(null) deliverImmediately=1</w:t>
      </w:r>
    </w:p>
    <w:p w14:paraId="2757BAEA" w14:textId="37F2C51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Nov 26 00:09:21 FunMaker-4s Preferences[6488]: LibNotifyWatch: notify_post com.apple.accessibility.defaultrouteforcall </w:t>
      </w:r>
    </w:p>
    <w:p w14:paraId="6BAA7C05" w14:textId="1E6A32DD"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hAnsi="Monaco"/>
          <w:kern w:val="0"/>
          <w:sz w:val="16"/>
          <w:szCs w:val="16"/>
          <w:shd w:val="clear" w:color="auto" w:fill="D8D8D8"/>
        </w:rPr>
        <w:t>……</w:t>
      </w:r>
    </w:p>
    <w:p w14:paraId="62BD3B87" w14:textId="7D0827B2" w:rsidR="00977374" w:rsidRDefault="002110F7">
      <w:pPr>
        <w:spacing w:line="360" w:lineRule="auto"/>
        <w:ind w:firstLine="420"/>
        <w:jc w:val="left"/>
        <w:rPr>
          <w:sz w:val="21"/>
          <w:szCs w:val="21"/>
        </w:rPr>
      </w:pPr>
      <w:r>
        <w:rPr>
          <w:rFonts w:ascii="Times New Roman"/>
          <w:sz w:val="21"/>
          <w:szCs w:val="21"/>
        </w:rPr>
        <w:t>I</w:t>
      </w:r>
      <w:r>
        <w:rPr>
          <w:rFonts w:ascii="Times New Roman"/>
          <w:sz w:val="21"/>
          <w:szCs w:val="21"/>
        </w:rPr>
        <w:t>’</w:t>
      </w:r>
      <w:r>
        <w:rPr>
          <w:rFonts w:ascii="Times New Roman"/>
          <w:sz w:val="21"/>
          <w:szCs w:val="21"/>
        </w:rPr>
        <w:t>ve found two notifications named "com.apple.accessibility.defaultrouteforcall". Combining them with previous mentioned deductions, there was no need to further explain. After finding the most suspicious notification, I still had one more question: Where was the configuration file?</w:t>
      </w:r>
    </w:p>
    <w:p w14:paraId="23BCB3B1" w14:textId="71F288EC" w:rsidR="00977374" w:rsidRDefault="002110F7">
      <w:pPr>
        <w:spacing w:line="360" w:lineRule="auto"/>
        <w:ind w:firstLine="420"/>
        <w:jc w:val="left"/>
        <w:rPr>
          <w:sz w:val="21"/>
          <w:szCs w:val="21"/>
        </w:rPr>
      </w:pPr>
      <w:r>
        <w:rPr>
          <w:rFonts w:ascii="Times New Roman"/>
          <w:sz w:val="21"/>
          <w:szCs w:val="21"/>
        </w:rPr>
        <w:t>In chapter 2, I have mentioned that there were plenty of user data in "/var/mobile/". All App related data were in "/var/mobile/Containers"; all media files were in "/var/mobile/Media/"; and in "/var/mobile/Library/", we can easily find the directory "/var/mobile/library/Preferences/" then further locate "com.apple.Accessibility.plist", whose contents are as follows:</w:t>
      </w:r>
    </w:p>
    <w:p w14:paraId="19465622" w14:textId="24C4B83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snakeninnys-MacBook:~ snakeninny$ plutil -p ~/com.apple.Accessibility.plist </w:t>
      </w:r>
    </w:p>
    <w:p w14:paraId="3A631F1C" w14:textId="5A90BF3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7AD36F6" w14:textId="0D8462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1B224147" w14:textId="72666D0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"DefaultRouteForCallPreference" =&gt; 2</w:t>
      </w:r>
    </w:p>
    <w:p w14:paraId="0C2F0654" w14:textId="1F1B4D7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"VOTQuickNavEnabled" =&gt; 1</w:t>
      </w:r>
    </w:p>
    <w:p w14:paraId="03128D93" w14:textId="05F400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"CurrentRotorTypeWeb" =&gt; 3</w:t>
      </w:r>
    </w:p>
    <w:p w14:paraId="79CDF7B2" w14:textId="4DD1A27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"PunctuationKey" =&gt; 2</w:t>
      </w:r>
    </w:p>
    <w:p w14:paraId="6DA469D0" w14:textId="7600F9C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hAnsi="Monaco"/>
          <w:kern w:val="0"/>
          <w:sz w:val="16"/>
          <w:szCs w:val="16"/>
          <w:shd w:val="clear" w:color="auto" w:fill="D8D8D8"/>
        </w:rPr>
        <w:t>……</w:t>
      </w:r>
    </w:p>
    <w:p w14:paraId="577C54F6" w14:textId="0E74FE6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"ScreenCurtain" =&gt; 0</w:t>
      </w:r>
    </w:p>
    <w:p w14:paraId="57D439B5" w14:textId="039A8C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"VoiceOverTouchEnabled" =&gt; 0</w:t>
      </w:r>
    </w:p>
    <w:p w14:paraId="03B6B484" w14:textId="73C6FC3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"AssistiveTouchEnabled" =&gt; 0</w:t>
      </w:r>
    </w:p>
    <w:p w14:paraId="1337E4AD" w14:textId="75CFB0F2" w:rsidR="00977374" w:rsidRDefault="002110F7">
      <w:pPr>
        <w:widowControl/>
        <w:spacing w:after="24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2CFA2497" w14:textId="3BD472E1" w:rsidR="00977374" w:rsidRDefault="002110F7">
      <w:pPr>
        <w:spacing w:line="360" w:lineRule="auto"/>
        <w:ind w:firstLine="420"/>
        <w:jc w:val="left"/>
        <w:rPr>
          <w:sz w:val="21"/>
          <w:szCs w:val="21"/>
        </w:rPr>
      </w:pPr>
      <w:r>
        <w:rPr>
          <w:rFonts w:ascii="Times New Roman"/>
          <w:sz w:val="21"/>
          <w:szCs w:val="21"/>
        </w:rPr>
        <w:t>Change the configuration of "Incoming Calls" then observe the variation of DefaultRouteForCallPreference, we can easily conclude that 0 corresponds to default, 1 corresponds to headset, 2 corresponds to speaker, which totally matches the contents of Accessibility.plist.</w:t>
      </w:r>
    </w:p>
    <w:p w14:paraId="1091DD56" w14:textId="77595199" w:rsidR="00977374" w:rsidRDefault="002110F7">
      <w:pPr>
        <w:pStyle w:val="Heading3"/>
      </w:pPr>
      <w:r>
        <w:t>5.3.4 Test methods and functions</w:t>
      </w:r>
    </w:p>
    <w:p w14:paraId="55A3C4CC" w14:textId="129368E0" w:rsidR="00977374" w:rsidRPr="00B70DBD" w:rsidRDefault="002110F7" w:rsidP="00B70DBD">
      <w:pPr>
        <w:spacing w:line="360" w:lineRule="auto"/>
        <w:ind w:firstLine="420"/>
        <w:jc w:val="left"/>
        <w:rPr>
          <w:rFonts w:ascii="Times New Roman"/>
          <w:sz w:val="21"/>
          <w:szCs w:val="21"/>
        </w:rPr>
      </w:pPr>
      <w:r w:rsidRPr="00B70DBD">
        <w:rPr>
          <w:rFonts w:ascii="Times New Roman"/>
          <w:sz w:val="21"/>
          <w:szCs w:val="21"/>
        </w:rPr>
        <w:t xml:space="preserve">After a long period of deduction, </w:t>
      </w:r>
      <w:r>
        <w:rPr>
          <w:rFonts w:ascii="Times New Roman"/>
          <w:sz w:val="21"/>
          <w:szCs w:val="21"/>
        </w:rPr>
        <w:t>I have</w:t>
      </w:r>
      <w:r w:rsidRPr="00B70DBD">
        <w:rPr>
          <w:rFonts w:ascii="Times New Roman"/>
          <w:sz w:val="21"/>
          <w:szCs w:val="21"/>
        </w:rPr>
        <w:t xml:space="preserve"> eventually got a feasible solution. With only a few </w:t>
      </w:r>
      <w:r>
        <w:rPr>
          <w:rFonts w:ascii="Times New Roman"/>
          <w:sz w:val="21"/>
          <w:szCs w:val="21"/>
        </w:rPr>
        <w:t>lines of code, I</w:t>
      </w:r>
      <w:r w:rsidRPr="00B70DBD">
        <w:rPr>
          <w:rFonts w:ascii="Times New Roman"/>
          <w:sz w:val="21"/>
          <w:szCs w:val="21"/>
        </w:rPr>
        <w:t xml:space="preserve"> can modify the configuration file and </w:t>
      </w:r>
      <w:r>
        <w:rPr>
          <w:rFonts w:ascii="Times New Roman"/>
          <w:sz w:val="21"/>
          <w:szCs w:val="21"/>
        </w:rPr>
        <w:t>post a notification,</w:t>
      </w:r>
      <w:r w:rsidRPr="00B70DBD">
        <w:rPr>
          <w:rFonts w:ascii="Times New Roman"/>
          <w:sz w:val="21"/>
          <w:szCs w:val="21"/>
        </w:rPr>
        <w:t xml:space="preserve"> </w:t>
      </w:r>
      <w:r>
        <w:rPr>
          <w:rFonts w:ascii="Times New Roman"/>
          <w:sz w:val="21"/>
          <w:szCs w:val="21"/>
        </w:rPr>
        <w:t xml:space="preserve">and </w:t>
      </w:r>
      <w:r>
        <w:rPr>
          <w:rFonts w:ascii="Times New Roman" w:eastAsiaTheme="minorEastAsia"/>
          <w:sz w:val="21"/>
          <w:szCs w:val="21"/>
          <w:lang w:eastAsia="zh-CN"/>
        </w:rPr>
        <w:t>it</w:t>
      </w:r>
      <w:r>
        <w:rPr>
          <w:rFonts w:ascii="Times New Roman" w:eastAsiaTheme="minorEastAsia"/>
          <w:sz w:val="21"/>
          <w:szCs w:val="21"/>
          <w:lang w:eastAsia="zh-CN"/>
        </w:rPr>
        <w:t>’</w:t>
      </w:r>
      <w:r>
        <w:rPr>
          <w:rFonts w:ascii="Times New Roman" w:eastAsiaTheme="minorEastAsia"/>
          <w:sz w:val="21"/>
          <w:szCs w:val="21"/>
          <w:lang w:eastAsia="zh-CN"/>
        </w:rPr>
        <w:t>s</w:t>
      </w:r>
      <w:r>
        <w:rPr>
          <w:rFonts w:ascii="Times New Roman"/>
          <w:sz w:val="21"/>
          <w:szCs w:val="21"/>
        </w:rPr>
        <w:t xml:space="preserve"> done.</w:t>
      </w:r>
      <w:r w:rsidRPr="00B70DBD">
        <w:rPr>
          <w:rFonts w:ascii="Times New Roman"/>
          <w:sz w:val="21"/>
          <w:szCs w:val="21"/>
        </w:rPr>
        <w:t xml:space="preserve"> Does it really work? When I was writing the following code, I felt </w:t>
      </w:r>
      <w:r>
        <w:rPr>
          <w:rFonts w:ascii="Times New Roman"/>
          <w:sz w:val="21"/>
          <w:szCs w:val="21"/>
        </w:rPr>
        <w:t xml:space="preserve">both </w:t>
      </w:r>
      <w:r w:rsidRPr="00B70DBD">
        <w:rPr>
          <w:rFonts w:ascii="Times New Roman"/>
          <w:sz w:val="21"/>
          <w:szCs w:val="21"/>
        </w:rPr>
        <w:t xml:space="preserve">nervous </w:t>
      </w:r>
      <w:r>
        <w:rPr>
          <w:rFonts w:ascii="Times New Roman" w:eastAsiaTheme="minorEastAsia"/>
          <w:sz w:val="21"/>
          <w:szCs w:val="21"/>
          <w:lang w:eastAsia="zh-CN"/>
        </w:rPr>
        <w:t>while</w:t>
      </w:r>
      <w:r w:rsidRPr="00B70DBD">
        <w:rPr>
          <w:rFonts w:ascii="Times New Roman"/>
          <w:sz w:val="21"/>
          <w:szCs w:val="21"/>
        </w:rPr>
        <w:t xml:space="preserve"> exciting. (At that time I didn't know </w:t>
      </w:r>
      <w:r w:rsidRPr="00B70DBD">
        <w:rPr>
          <w:rFonts w:ascii="Times New Roman"/>
          <w:sz w:val="21"/>
          <w:szCs w:val="21"/>
        </w:rPr>
        <w:lastRenderedPageBreak/>
        <w:t xml:space="preserve">how to use Cycript, so I wrote </w:t>
      </w:r>
      <w:r>
        <w:rPr>
          <w:rFonts w:ascii="Times New Roman"/>
          <w:sz w:val="21"/>
          <w:szCs w:val="21"/>
        </w:rPr>
        <w:t xml:space="preserve">a test </w:t>
      </w:r>
      <w:r w:rsidRPr="00B70DBD">
        <w:rPr>
          <w:rFonts w:ascii="Times New Roman"/>
          <w:sz w:val="21"/>
          <w:szCs w:val="21"/>
        </w:rPr>
        <w:t>tweak instead).</w:t>
      </w:r>
    </w:p>
    <w:p w14:paraId="5157EE74" w14:textId="5CD4DF2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%hook SpringBoard </w:t>
      </w:r>
    </w:p>
    <w:p w14:paraId="3563A6AB" w14:textId="050F243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(void)menuButtonDown:(id)down</w:t>
      </w:r>
    </w:p>
    <w:p w14:paraId="4AFDAF62" w14:textId="0C53D51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013E2476" w14:textId="01E540A3"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%orig; </w:t>
      </w:r>
    </w:p>
    <w:p w14:paraId="48097EE2" w14:textId="4F222511"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dictionaryWithContentsOfFile:@"/var/mobile/Library/Preferences/com.apple. Accessibility.plist"]; </w:t>
      </w:r>
    </w:p>
    <w:p w14:paraId="2F5590E6" w14:textId="7911EB19" w:rsidR="00977374" w:rsidRDefault="002110F7" w:rsidP="0035575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ab/>
        <w:t xml:space="preserve">[dictionary setObject:[NSNumber numberWithInt:2] forKey:@"DefaultRouteForCallPreference"]; </w:t>
      </w:r>
    </w:p>
    <w:p w14:paraId="00A4A2F9" w14:textId="37E5C1B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writeToFile:@"/var/mobile/Library/Preferences/com.apple. Accessibility.plist" atomically:YES]; </w:t>
      </w:r>
    </w:p>
    <w:p w14:paraId="470CCEA6" w14:textId="6CFE8EA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notify_post("com.apple.accessibility.defaultrouteforcall");</w:t>
      </w:r>
    </w:p>
    <w:p w14:paraId="516085E1" w14:textId="262ADBA2" w:rsidR="00977374" w:rsidRDefault="002110F7">
      <w:pPr>
        <w:widowControl/>
        <w:tabs>
          <w:tab w:val="left" w:pos="420"/>
          <w:tab w:val="left" w:pos="840"/>
          <w:tab w:val="left" w:pos="1260"/>
          <w:tab w:val="left" w:pos="2100"/>
          <w:tab w:val="left" w:pos="2520"/>
          <w:tab w:val="left" w:pos="2940"/>
          <w:tab w:val="center" w:pos="43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r>
        <w:rPr>
          <w:rFonts w:ascii="Monaco"/>
          <w:kern w:val="0"/>
          <w:sz w:val="16"/>
          <w:szCs w:val="16"/>
          <w:shd w:val="clear" w:color="auto" w:fill="D8D8D8"/>
        </w:rPr>
        <w:tab/>
      </w:r>
    </w:p>
    <w:p w14:paraId="7EFCEA4B" w14:textId="7577A77F"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%end </w:t>
      </w:r>
    </w:p>
    <w:p w14:paraId="0C6A51E5" w14:textId="6E9B0B30" w:rsidR="00977374" w:rsidRDefault="002110F7">
      <w:pPr>
        <w:spacing w:line="360" w:lineRule="auto"/>
        <w:ind w:firstLine="420"/>
        <w:jc w:val="left"/>
        <w:rPr>
          <w:sz w:val="21"/>
          <w:szCs w:val="21"/>
        </w:rPr>
      </w:pPr>
      <w:r>
        <w:rPr>
          <w:rFonts w:ascii="Times New Roman"/>
          <w:sz w:val="21"/>
          <w:szCs w:val="21"/>
        </w:rPr>
        <w:t xml:space="preserve">After compiling, installing and respring, I pressed home button with my eyes closed, and then checked "Settings" </w:t>
      </w:r>
      <w:r>
        <w:rPr>
          <w:rFonts w:ascii="宋体" w:eastAsia="宋体" w:hAnsi="宋体" w:cs="宋体"/>
          <w:sz w:val="21"/>
          <w:szCs w:val="21"/>
        </w:rPr>
        <w:t>→</w:t>
      </w:r>
      <w:r>
        <w:rPr>
          <w:rFonts w:ascii="Times New Roman"/>
          <w:sz w:val="21"/>
          <w:szCs w:val="21"/>
        </w:rPr>
        <w:t xml:space="preserve"> "General" </w:t>
      </w:r>
      <w:r>
        <w:rPr>
          <w:rFonts w:ascii="宋体" w:eastAsia="宋体" w:hAnsi="宋体" w:cs="宋体"/>
          <w:sz w:val="21"/>
          <w:szCs w:val="21"/>
        </w:rPr>
        <w:t>→</w:t>
      </w:r>
      <w:r>
        <w:rPr>
          <w:rFonts w:ascii="Times New Roman"/>
          <w:sz w:val="21"/>
          <w:szCs w:val="21"/>
        </w:rPr>
        <w:t xml:space="preserve"> "Accessibility" </w:t>
      </w:r>
      <w:r>
        <w:rPr>
          <w:rFonts w:ascii="宋体" w:eastAsia="宋体" w:hAnsi="宋体" w:cs="宋体"/>
          <w:sz w:val="21"/>
          <w:szCs w:val="21"/>
        </w:rPr>
        <w:t>→</w:t>
      </w:r>
      <w:r>
        <w:rPr>
          <w:rFonts w:ascii="Times New Roman"/>
          <w:sz w:val="21"/>
          <w:szCs w:val="21"/>
        </w:rPr>
        <w:t xml:space="preserve"> "Incoming Calls" with excitement. Aha, "Speaker" was chosen. I</w:t>
      </w:r>
      <w:r>
        <w:rPr>
          <w:rFonts w:ascii="Times New Roman"/>
          <w:sz w:val="21"/>
          <w:szCs w:val="21"/>
        </w:rPr>
        <w:t>’</w:t>
      </w:r>
      <w:r>
        <w:rPr>
          <w:rFonts w:ascii="Times New Roman"/>
          <w:sz w:val="21"/>
          <w:szCs w:val="21"/>
        </w:rPr>
        <w:t>ve made it!</w:t>
      </w:r>
    </w:p>
    <w:p w14:paraId="216FE66D" w14:textId="5ECB6457" w:rsidR="00977374" w:rsidRDefault="002110F7">
      <w:pPr>
        <w:pStyle w:val="Heading3"/>
      </w:pPr>
      <w:r>
        <w:t>5.3.5 Write tweak</w:t>
      </w:r>
    </w:p>
    <w:p w14:paraId="3D7B8FFA" w14:textId="53E26502" w:rsidR="00977374" w:rsidRDefault="002110F7">
      <w:pPr>
        <w:spacing w:line="360" w:lineRule="auto"/>
        <w:ind w:firstLine="420"/>
        <w:jc w:val="left"/>
        <w:rPr>
          <w:sz w:val="21"/>
          <w:szCs w:val="21"/>
        </w:rPr>
      </w:pPr>
      <w:r>
        <w:rPr>
          <w:rFonts w:ascii="Times New Roman"/>
          <w:sz w:val="21"/>
          <w:szCs w:val="21"/>
        </w:rPr>
        <w:t>Since the core function has been verified, writing code was a piece of cake. Following SBSettings toggle spec (</w:t>
      </w:r>
      <w:hyperlink r:id="rId24" w:history="1">
        <w:r>
          <w:rPr>
            <w:rStyle w:val="Hyperlink1"/>
            <w:rFonts w:ascii="Times New Roman"/>
          </w:rPr>
          <w:t>http://thebigboss.org/guides-iphone-ipod-ipad/sbsettings-toggle-spec</w:t>
        </w:r>
      </w:hyperlink>
      <w:r>
        <w:rPr>
          <w:rFonts w:ascii="Times New Roman"/>
          <w:sz w:val="21"/>
          <w:szCs w:val="21"/>
        </w:rPr>
        <w:t>), the contents of Tweak.xm is as follows.</w:t>
      </w:r>
    </w:p>
    <w:p w14:paraId="484F4588" w14:textId="3FC59D0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#import &lt;notify.h&gt; </w:t>
      </w:r>
    </w:p>
    <w:p w14:paraId="242B58D6" w14:textId="7363C9A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#define ACCESSBILITY @"/var/mobile/Library/Preferences/com.apple.Accessibility. plist" </w:t>
      </w:r>
    </w:p>
    <w:p w14:paraId="2DFBC8D5"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2F546AF9" w14:textId="69310F0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549892E5" w14:textId="11766BE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isCapable() { </w:t>
      </w:r>
    </w:p>
    <w:p w14:paraId="7C483D1F" w14:textId="5BD1D7D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if (kCFCoreFoundationVersionNumber &gt;= kCFCoreFoundationVersionNumber_iOS_5_0 &amp;&amp; [[[UIDevice currentDevice] model] isEqualToString:@"iPhone"]) </w:t>
      </w:r>
    </w:p>
    <w:p w14:paraId="7A5DB79C" w14:textId="1D27B15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return YES;</w:t>
      </w:r>
    </w:p>
    <w:p w14:paraId="7859C47E" w14:textId="6182E11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NO;</w:t>
      </w:r>
    </w:p>
    <w:p w14:paraId="26D41A79" w14:textId="7B752D8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320861CF"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069D117A" w14:textId="7CFE21F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52B42F8A" w14:textId="621EA93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isEnabled() { </w:t>
      </w:r>
    </w:p>
    <w:p w14:paraId="6590A024" w14:textId="5354614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alloc] initWithCont entsOfFile:ACCESSBILITY]; </w:t>
      </w:r>
    </w:p>
    <w:p w14:paraId="785C6B34" w14:textId="1272C7C7"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BOOL result = [[dictionary objectForKey:@"DefaultRouteForCallPreference"] intValue] == 0 ? NO : YES; </w:t>
      </w:r>
    </w:p>
    <w:p w14:paraId="0C8999D6" w14:textId="7D9A2DC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release]; </w:t>
      </w:r>
    </w:p>
    <w:p w14:paraId="15DF689B" w14:textId="3B61EF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result;</w:t>
      </w:r>
    </w:p>
    <w:p w14:paraId="36BCCF30" w14:textId="577363F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046525DB"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3769E5A0" w14:textId="65A2A20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Optional</w:t>
      </w:r>
    </w:p>
    <w:p w14:paraId="749B0543" w14:textId="377B309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Faster isEnabled. Remove this if it's not necessary. Keep it if isEnabled() is expensive and you can make it faster here.</w:t>
      </w:r>
    </w:p>
    <w:p w14:paraId="7A25C8E2" w14:textId="260EE34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BOOL getStateFast() { </w:t>
      </w:r>
    </w:p>
    <w:p w14:paraId="16987586" w14:textId="4F545FF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isEnabled();</w:t>
      </w:r>
    </w:p>
    <w:p w14:paraId="71E14D0D" w14:textId="64BAF99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6B55CE7A"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55DF07BE" w14:textId="21A41E88"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lastRenderedPageBreak/>
        <w:t>// Required</w:t>
      </w:r>
    </w:p>
    <w:p w14:paraId="6838F3BD" w14:textId="54DC0565"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void setState(BOOL enabled) { </w:t>
      </w:r>
    </w:p>
    <w:p w14:paraId="6BEB9331" w14:textId="2625DEDA"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NSMutableDictionary *dictionary = [[NSMutableDictionary alloc] initWithCont entsOfFile:ACCESSBILITY]; </w:t>
      </w:r>
    </w:p>
    <w:p w14:paraId="477AB078" w14:textId="45E89619"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setObject:[NSNumber numberWithInt:(enabled ? 2 : 0)] forKey:@"D efaultRouteForCallPreference"]; </w:t>
      </w:r>
    </w:p>
    <w:p w14:paraId="48D0B433" w14:textId="67D6D73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 xml:space="preserve">[dictionary writeToFile:ACCESSBILITY atomically:YES]; [dictionary release]; </w:t>
      </w:r>
    </w:p>
    <w:p w14:paraId="099DE2BF" w14:textId="13DF6744"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notify_post("com.apple.accessibility.defaultrouteforcall");</w:t>
      </w:r>
    </w:p>
    <w:p w14:paraId="0910612D" w14:textId="3CA672C0"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 </w:t>
      </w:r>
    </w:p>
    <w:p w14:paraId="546CC022" w14:textId="77777777" w:rsidR="00977374" w:rsidRDefault="009773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p>
    <w:p w14:paraId="6B13A873" w14:textId="36CF6ADB"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Required</w:t>
      </w:r>
    </w:p>
    <w:p w14:paraId="6C322448" w14:textId="483E2C26"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How long the toggle takes to toggle</w:t>
      </w:r>
      <w:r>
        <w:rPr>
          <w:rFonts w:ascii="宋体" w:eastAsia="宋体" w:hAnsi="宋体" w:cs="宋体"/>
          <w:kern w:val="0"/>
          <w:sz w:val="16"/>
          <w:szCs w:val="16"/>
          <w:shd w:val="clear" w:color="auto" w:fill="D8D8D8"/>
          <w:lang w:eastAsia="zh-TW"/>
        </w:rPr>
        <w:t>,</w:t>
      </w:r>
      <w:r>
        <w:rPr>
          <w:rFonts w:ascii="Monaco"/>
          <w:kern w:val="0"/>
          <w:sz w:val="16"/>
          <w:szCs w:val="16"/>
          <w:shd w:val="clear" w:color="auto" w:fill="D8D8D8"/>
        </w:rPr>
        <w:t xml:space="preserve"> in seconds.</w:t>
      </w:r>
    </w:p>
    <w:p w14:paraId="5AA6DC8F" w14:textId="232FC95E"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 xml:space="preserve">extern "C" float getDelayTime() { </w:t>
      </w:r>
    </w:p>
    <w:p w14:paraId="4E684446" w14:textId="4FDE5C6C"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eastAsia="Monaco" w:hAnsi="Monaco" w:cs="Monaco"/>
          <w:kern w:val="0"/>
          <w:sz w:val="16"/>
          <w:szCs w:val="16"/>
          <w:shd w:val="clear" w:color="auto" w:fill="D8D8D8"/>
        </w:rPr>
        <w:tab/>
        <w:t>return 0.6f;</w:t>
      </w:r>
    </w:p>
    <w:p w14:paraId="1110019B" w14:textId="4723AF32" w:rsidR="00977374" w:rsidRDefault="002110F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left"/>
        <w:rPr>
          <w:rFonts w:ascii="Monaco" w:eastAsia="Monaco" w:hAnsi="Monaco" w:cs="Monaco"/>
          <w:kern w:val="0"/>
          <w:sz w:val="16"/>
          <w:szCs w:val="16"/>
          <w:shd w:val="clear" w:color="auto" w:fill="D8D8D8"/>
        </w:rPr>
      </w:pPr>
      <w:r>
        <w:rPr>
          <w:rFonts w:ascii="Monaco"/>
          <w:kern w:val="0"/>
          <w:sz w:val="16"/>
          <w:szCs w:val="16"/>
          <w:shd w:val="clear" w:color="auto" w:fill="D8D8D8"/>
        </w:rPr>
        <w:t>}</w:t>
      </w:r>
    </w:p>
    <w:p w14:paraId="43BEFB27" w14:textId="0309565D" w:rsidR="00977374" w:rsidRDefault="002110F7">
      <w:pPr>
        <w:spacing w:line="360" w:lineRule="auto"/>
        <w:ind w:firstLine="420"/>
        <w:jc w:val="left"/>
        <w:rPr>
          <w:sz w:val="21"/>
          <w:szCs w:val="21"/>
        </w:rPr>
      </w:pPr>
      <w:r>
        <w:rPr>
          <w:rFonts w:ascii="Times New Roman"/>
          <w:sz w:val="21"/>
          <w:szCs w:val="21"/>
        </w:rPr>
        <w:t>Because the inspiration of this tweak came from Shoghian, I</w:t>
      </w:r>
      <w:r>
        <w:rPr>
          <w:rFonts w:ascii="Times New Roman"/>
          <w:sz w:val="21"/>
          <w:szCs w:val="21"/>
        </w:rPr>
        <w:t>’</w:t>
      </w:r>
      <w:r>
        <w:rPr>
          <w:rFonts w:ascii="Times New Roman"/>
          <w:sz w:val="21"/>
          <w:szCs w:val="21"/>
        </w:rPr>
        <w:t xml:space="preserve">ve signed his name as the coauthor, as shown in figure 5-18. He was very happy and hence we made friends with each other. Speaker SBSettings Toggle is my third public tweak on Cydia, with very simple functions and no advertising, it still accumulated nearly 10,000 downloads, (as shown in figure 5-19), which was a happy ending. More importantly, it was </w:t>
      </w:r>
      <w:r w:rsidRPr="00CF4B89">
        <w:rPr>
          <w:rFonts w:ascii="Times New Roman"/>
          <w:sz w:val="21"/>
          <w:szCs w:val="21"/>
        </w:rPr>
        <w:t xml:space="preserve">unexpectedly </w:t>
      </w:r>
      <w:r w:rsidRPr="00A46649">
        <w:rPr>
          <w:rFonts w:ascii="Times New Roman"/>
          <w:sz w:val="21"/>
          <w:szCs w:val="21"/>
        </w:rPr>
        <w:t xml:space="preserve">exhausting </w:t>
      </w:r>
      <w:r>
        <w:rPr>
          <w:rFonts w:ascii="Times New Roman"/>
          <w:sz w:val="21"/>
          <w:szCs w:val="21"/>
        </w:rPr>
        <w:t>writing this tweak. My target looked so simple until I really got my hands dirty, which gave me a warning that actions spoke louder than words, I still had a long way to go. Not until the similar situations happened again and again in later days then I finally realized that class-dump was only a supporting role in iOS reverse engineering, and it indirectly encouraged me to dig into IDA and LLDB, which helped me step onto a new stage in iOS reverse engineering.</w:t>
      </w:r>
    </w:p>
    <w:p w14:paraId="10B5F1CB" w14:textId="77777777" w:rsidR="00977374" w:rsidRDefault="000D70B1">
      <w:pPr>
        <w:keepNext/>
        <w:widowControl/>
        <w:spacing w:after="240"/>
        <w:jc w:val="center"/>
        <w:rPr>
          <w:sz w:val="21"/>
          <w:szCs w:val="21"/>
        </w:rPr>
      </w:pPr>
      <w:r>
        <w:rPr>
          <w:noProof/>
          <w:sz w:val="21"/>
          <w:szCs w:val="21"/>
        </w:rPr>
        <w:lastRenderedPageBreak/>
        <w:drawing>
          <wp:inline distT="0" distB="0" distL="0" distR="0" wp14:anchorId="1BC5296C" wp14:editId="75D2C589">
            <wp:extent cx="2400001" cy="360000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5">
                      <a:extLst/>
                    </a:blip>
                    <a:stretch>
                      <a:fillRect/>
                    </a:stretch>
                  </pic:blipFill>
                  <pic:spPr>
                    <a:xfrm>
                      <a:off x="0" y="0"/>
                      <a:ext cx="2400001" cy="3600001"/>
                    </a:xfrm>
                    <a:prstGeom prst="rect">
                      <a:avLst/>
                    </a:prstGeom>
                    <a:ln w="12700" cap="flat">
                      <a:noFill/>
                      <a:miter lim="400000"/>
                    </a:ln>
                    <a:effectLst/>
                  </pic:spPr>
                </pic:pic>
              </a:graphicData>
            </a:graphic>
          </wp:inline>
        </w:drawing>
      </w:r>
    </w:p>
    <w:p w14:paraId="2F09BE6E" w14:textId="2026C241" w:rsidR="00977374" w:rsidRPr="00A477BF" w:rsidRDefault="002110F7">
      <w:pPr>
        <w:pStyle w:val="Caption"/>
        <w:jc w:val="center"/>
        <w:rPr>
          <w:rFonts w:ascii="Times New Roman" w:hAnsi="Times New Roman" w:hint="default"/>
        </w:rPr>
      </w:pPr>
      <w:r w:rsidRPr="00A477BF">
        <w:rPr>
          <w:rFonts w:ascii="Times New Roman" w:eastAsia="宋体" w:hAnsi="Times New Roman" w:cs="宋体" w:hint="default"/>
          <w:lang w:val="zh-TW" w:eastAsia="zh-TW"/>
        </w:rPr>
        <w:t xml:space="preserve">Figure </w:t>
      </w:r>
      <w:r w:rsidRPr="00A477BF">
        <w:rPr>
          <w:rFonts w:ascii="Times New Roman" w:hAnsi="Times New Roman" w:hint="default"/>
        </w:rPr>
        <w:t>5- 18 Shoghian is the coauthor</w:t>
      </w:r>
    </w:p>
    <w:p w14:paraId="23DB58F4" w14:textId="77777777" w:rsidR="00977374" w:rsidRDefault="000D70B1">
      <w:pPr>
        <w:keepNext/>
        <w:jc w:val="center"/>
      </w:pPr>
      <w:r>
        <w:rPr>
          <w:noProof/>
        </w:rPr>
        <w:drawing>
          <wp:inline distT="0" distB="0" distL="0" distR="0" wp14:anchorId="31F1068A" wp14:editId="0694BA06">
            <wp:extent cx="3600001" cy="559167"/>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6">
                      <a:extLst/>
                    </a:blip>
                    <a:stretch>
                      <a:fillRect/>
                    </a:stretch>
                  </pic:blipFill>
                  <pic:spPr>
                    <a:xfrm>
                      <a:off x="0" y="0"/>
                      <a:ext cx="3600001" cy="559167"/>
                    </a:xfrm>
                    <a:prstGeom prst="rect">
                      <a:avLst/>
                    </a:prstGeom>
                    <a:ln w="12700" cap="flat">
                      <a:noFill/>
                      <a:miter lim="400000"/>
                    </a:ln>
                    <a:effectLst/>
                  </pic:spPr>
                </pic:pic>
              </a:graphicData>
            </a:graphic>
          </wp:inline>
        </w:drawing>
      </w:r>
    </w:p>
    <w:p w14:paraId="30F05E0F" w14:textId="69F096F9" w:rsidR="00977374" w:rsidRPr="00A477BF" w:rsidRDefault="002110F7">
      <w:pPr>
        <w:pStyle w:val="Caption"/>
        <w:jc w:val="center"/>
        <w:rPr>
          <w:rFonts w:ascii="Times New Roman" w:hAnsi="Times New Roman" w:hint="default"/>
        </w:rPr>
      </w:pPr>
      <w:r w:rsidRPr="00AD7CE5">
        <w:rPr>
          <w:rFonts w:ascii="Times New Roman" w:eastAsia="宋体" w:hAnsi="Times New Roman" w:cs="宋体" w:hint="default"/>
          <w:lang w:eastAsia="zh-TW"/>
        </w:rPr>
        <w:t xml:space="preserve">Figure </w:t>
      </w:r>
      <w:r w:rsidRPr="00A477BF">
        <w:rPr>
          <w:rFonts w:ascii="Times New Roman" w:hAnsi="Times New Roman" w:hint="default"/>
        </w:rPr>
        <w:t xml:space="preserve">5- 19 </w:t>
      </w:r>
      <w:r w:rsidRPr="00AD7CE5">
        <w:rPr>
          <w:rFonts w:ascii="Times New Roman" w:eastAsia="宋体" w:hAnsi="Times New Roman" w:cs="宋体" w:hint="default"/>
          <w:lang w:eastAsia="zh-TW"/>
        </w:rPr>
        <w:t xml:space="preserve">Neary </w:t>
      </w:r>
      <w:r w:rsidRPr="00A477BF">
        <w:rPr>
          <w:rFonts w:ascii="Times New Roman" w:hAnsi="Times New Roman" w:hint="default"/>
        </w:rPr>
        <w:t xml:space="preserve">10,000 </w:t>
      </w:r>
      <w:r w:rsidRPr="00AD7CE5">
        <w:rPr>
          <w:rFonts w:ascii="Times New Roman" w:eastAsia="宋体" w:hAnsi="Times New Roman" w:cs="宋体" w:hint="default"/>
          <w:lang w:eastAsia="zh-TW"/>
        </w:rPr>
        <w:t>downloads</w:t>
      </w:r>
    </w:p>
    <w:p w14:paraId="31D146E6" w14:textId="0F667006" w:rsidR="00977374" w:rsidRDefault="002110F7">
      <w:pPr>
        <w:pStyle w:val="Heading2"/>
      </w:pPr>
      <w:r>
        <w:t xml:space="preserve">5.4 Conclusion </w:t>
      </w:r>
    </w:p>
    <w:p w14:paraId="5A028F58" w14:textId="457001E1" w:rsidR="00977374" w:rsidRDefault="002110F7">
      <w:pPr>
        <w:spacing w:line="360" w:lineRule="auto"/>
        <w:ind w:firstLine="420"/>
        <w:jc w:val="left"/>
        <w:rPr>
          <w:sz w:val="21"/>
          <w:szCs w:val="21"/>
        </w:rPr>
      </w:pPr>
      <w:r>
        <w:rPr>
          <w:rFonts w:ascii="Times New Roman"/>
          <w:sz w:val="21"/>
          <w:szCs w:val="21"/>
        </w:rPr>
        <w:t>In this chapter, we</w:t>
      </w:r>
      <w:r>
        <w:rPr>
          <w:rFonts w:ascii="Times New Roman"/>
          <w:sz w:val="21"/>
          <w:szCs w:val="21"/>
        </w:rPr>
        <w:t>’</w:t>
      </w:r>
      <w:r>
        <w:rPr>
          <w:rFonts w:ascii="Times New Roman"/>
          <w:sz w:val="21"/>
          <w:szCs w:val="21"/>
        </w:rPr>
        <w:t>ve comprehensively introduced how a tweak works as well as the thought and process of writing a tweak</w:t>
      </w:r>
      <w:r>
        <w:rPr>
          <w:rFonts w:ascii="Times New Roman" w:eastAsiaTheme="minorEastAsia"/>
          <w:sz w:val="21"/>
          <w:szCs w:val="21"/>
          <w:lang w:eastAsia="zh-CN"/>
        </w:rPr>
        <w:t>,</w:t>
      </w:r>
      <w:r>
        <w:rPr>
          <w:rFonts w:ascii="Times New Roman"/>
          <w:sz w:val="21"/>
          <w:szCs w:val="21"/>
        </w:rPr>
        <w:t xml:space="preserve"> accompani</w:t>
      </w:r>
      <w:r>
        <w:rPr>
          <w:rFonts w:ascii="Times New Roman" w:eastAsiaTheme="minorEastAsia"/>
          <w:sz w:val="21"/>
          <w:szCs w:val="21"/>
          <w:lang w:eastAsia="zh-CN"/>
        </w:rPr>
        <w:t>ed</w:t>
      </w:r>
      <w:r>
        <w:rPr>
          <w:rFonts w:ascii="Times New Roman"/>
          <w:sz w:val="21"/>
          <w:szCs w:val="21"/>
        </w:rPr>
        <w:t xml:space="preserve"> with practical examples, I believe these contents can help beginners learn iOS reverse engineering better. iOS reverse engineering in Objective-C level is the first hurdle of this book; without knowing IDA and LLDB, we are not able to go very deep into iOS reverse engineering, and our thinking logic is somehow </w:t>
      </w:r>
      <w:r w:rsidRPr="001A61B4">
        <w:rPr>
          <w:rFonts w:ascii="Times New Roman"/>
          <w:sz w:val="21"/>
          <w:szCs w:val="21"/>
        </w:rPr>
        <w:t>disordered</w:t>
      </w:r>
      <w:r>
        <w:rPr>
          <w:rFonts w:ascii="Times New Roman"/>
          <w:sz w:val="21"/>
          <w:szCs w:val="21"/>
        </w:rPr>
        <w:t>. I think you can feel from the example that our ability at th</w:t>
      </w:r>
      <w:r>
        <w:rPr>
          <w:rFonts w:ascii="Times New Roman" w:eastAsiaTheme="minorEastAsia"/>
          <w:sz w:val="21"/>
          <w:szCs w:val="21"/>
          <w:lang w:eastAsia="zh-CN"/>
        </w:rPr>
        <w:t>at</w:t>
      </w:r>
      <w:r>
        <w:rPr>
          <w:rFonts w:ascii="Times New Roman"/>
          <w:sz w:val="21"/>
          <w:szCs w:val="21"/>
        </w:rPr>
        <w:t xml:space="preserve"> stage is not adequate to conduct elegant reverse engineering on binaries, so we have to guess a lot when we encounter problems. Although the code we wrote just now was far cry from the official implementation, it worked at least. The only reason is that Objective-C method names are very readable and </w:t>
      </w:r>
      <w:r w:rsidRPr="004E4926">
        <w:rPr>
          <w:rFonts w:ascii="Times New Roman"/>
          <w:sz w:val="21"/>
          <w:szCs w:val="21"/>
        </w:rPr>
        <w:t xml:space="preserve">meaningful </w:t>
      </w:r>
      <w:r>
        <w:rPr>
          <w:rFonts w:ascii="Times New Roman"/>
          <w:sz w:val="21"/>
          <w:szCs w:val="21"/>
        </w:rPr>
        <w:t>so that we can achieve our goals by guessing the functions of class-dump headers, then tes</w:t>
      </w:r>
      <w:r>
        <w:rPr>
          <w:rFonts w:ascii="Times New Roman" w:eastAsiaTheme="minorEastAsia"/>
          <w:sz w:val="21"/>
          <w:szCs w:val="21"/>
          <w:lang w:eastAsia="zh-CN"/>
        </w:rPr>
        <w:t>t</w:t>
      </w:r>
      <w:r>
        <w:rPr>
          <w:rFonts w:ascii="Times New Roman"/>
          <w:sz w:val="21"/>
          <w:szCs w:val="21"/>
        </w:rPr>
        <w:t xml:space="preserve"> them with Cycript and Theos. Although the methodology in this chapter is kind of </w:t>
      </w:r>
      <w:r>
        <w:rPr>
          <w:rFonts w:ascii="Times New Roman"/>
          <w:sz w:val="21"/>
          <w:szCs w:val="21"/>
        </w:rPr>
        <w:t>“</w:t>
      </w:r>
      <w:r>
        <w:rPr>
          <w:rFonts w:ascii="Times New Roman"/>
          <w:sz w:val="21"/>
          <w:szCs w:val="21"/>
        </w:rPr>
        <w:t>dirty</w:t>
      </w:r>
      <w:r>
        <w:rPr>
          <w:rFonts w:ascii="Times New Roman"/>
          <w:sz w:val="21"/>
          <w:szCs w:val="21"/>
        </w:rPr>
        <w:t>”</w:t>
      </w:r>
      <w:r>
        <w:rPr>
          <w:rFonts w:ascii="Times New Roman"/>
          <w:sz w:val="21"/>
          <w:szCs w:val="21"/>
        </w:rPr>
        <w:t>, it offers a totally different view from App development, which refreshes our mind and broadens our horizon.</w:t>
      </w:r>
    </w:p>
    <w:p w14:paraId="77D60268" w14:textId="7CC2D91E" w:rsidR="00977374" w:rsidRPr="00514348" w:rsidRDefault="002110F7" w:rsidP="00514348">
      <w:pPr>
        <w:spacing w:line="360" w:lineRule="auto"/>
        <w:ind w:firstLine="420"/>
        <w:jc w:val="left"/>
        <w:rPr>
          <w:rFonts w:ascii="Times New Roman"/>
          <w:sz w:val="21"/>
          <w:szCs w:val="21"/>
        </w:rPr>
      </w:pPr>
      <w:r>
        <w:rPr>
          <w:rFonts w:ascii="Times New Roman"/>
          <w:sz w:val="21"/>
          <w:szCs w:val="21"/>
        </w:rPr>
        <w:lastRenderedPageBreak/>
        <w:t>As beginners of iOS reverse engineering</w:t>
      </w:r>
      <w:r w:rsidRPr="00514348">
        <w:rPr>
          <w:rFonts w:ascii="Times New Roman"/>
          <w:sz w:val="21"/>
          <w:szCs w:val="21"/>
        </w:rPr>
        <w:t xml:space="preserve">, our main purpose is to get familiar with jailbreak </w:t>
      </w:r>
      <w:r>
        <w:rPr>
          <w:rFonts w:ascii="Times New Roman"/>
          <w:sz w:val="21"/>
          <w:szCs w:val="21"/>
        </w:rPr>
        <w:t xml:space="preserve">environment and </w:t>
      </w:r>
      <w:r w:rsidRPr="00514348">
        <w:rPr>
          <w:rFonts w:ascii="Times New Roman"/>
          <w:sz w:val="21"/>
          <w:szCs w:val="21"/>
        </w:rPr>
        <w:t xml:space="preserve">knowledge </w:t>
      </w:r>
      <w:r>
        <w:rPr>
          <w:rFonts w:ascii="Times New Roman"/>
          <w:sz w:val="21"/>
          <w:szCs w:val="21"/>
        </w:rPr>
        <w:t>points</w:t>
      </w:r>
      <w:r w:rsidRPr="00514348">
        <w:rPr>
          <w:rFonts w:ascii="Times New Roman"/>
          <w:sz w:val="21"/>
          <w:szCs w:val="21"/>
        </w:rPr>
        <w:t xml:space="preserve"> in previous chapters. Also, we need to master the usage of a variety of tools and deliberately cultivate our thinking </w:t>
      </w:r>
      <w:r>
        <w:rPr>
          <w:rFonts w:ascii="Times New Roman"/>
          <w:sz w:val="21"/>
          <w:szCs w:val="21"/>
        </w:rPr>
        <w:t>pattern</w:t>
      </w:r>
      <w:r>
        <w:rPr>
          <w:rFonts w:ascii="Times New Roman" w:eastAsiaTheme="minorEastAsia"/>
          <w:sz w:val="21"/>
          <w:szCs w:val="21"/>
          <w:lang w:eastAsia="zh-CN"/>
        </w:rPr>
        <w:t>s</w:t>
      </w:r>
      <w:r>
        <w:rPr>
          <w:rFonts w:ascii="Times New Roman"/>
          <w:sz w:val="21"/>
          <w:szCs w:val="21"/>
        </w:rPr>
        <w:t xml:space="preserve"> </w:t>
      </w:r>
      <w:r w:rsidRPr="00514348">
        <w:rPr>
          <w:rFonts w:ascii="Times New Roman"/>
          <w:sz w:val="21"/>
          <w:szCs w:val="21"/>
        </w:rPr>
        <w:t>on reverse engineering.</w:t>
      </w:r>
      <w:r>
        <w:rPr>
          <w:rFonts w:ascii="Times New Roman"/>
          <w:sz w:val="21"/>
          <w:szCs w:val="21"/>
        </w:rPr>
        <w:t xml:space="preserve"> </w:t>
      </w:r>
      <w:r w:rsidRPr="00514348">
        <w:rPr>
          <w:rFonts w:ascii="Times New Roman"/>
          <w:sz w:val="21"/>
          <w:szCs w:val="21"/>
        </w:rPr>
        <w:t xml:space="preserve">If you have a lot of free time, </w:t>
      </w:r>
      <w:r>
        <w:rPr>
          <w:rFonts w:ascii="Times New Roman"/>
          <w:sz w:val="21"/>
          <w:szCs w:val="21"/>
        </w:rPr>
        <w:t>I</w:t>
      </w:r>
      <w:r w:rsidRPr="00514348">
        <w:rPr>
          <w:rFonts w:ascii="Times New Roman"/>
          <w:sz w:val="21"/>
          <w:szCs w:val="21"/>
        </w:rPr>
        <w:t xml:space="preserve"> strongly recommend you to browse all class-dump header</w:t>
      </w:r>
      <w:r>
        <w:rPr>
          <w:rFonts w:ascii="Times New Roman"/>
          <w:sz w:val="21"/>
          <w:szCs w:val="21"/>
        </w:rPr>
        <w:t>s</w:t>
      </w:r>
      <w:r w:rsidRPr="00514348">
        <w:rPr>
          <w:rFonts w:ascii="Times New Roman"/>
          <w:sz w:val="21"/>
          <w:szCs w:val="21"/>
        </w:rPr>
        <w:t xml:space="preserve"> and test </w:t>
      </w:r>
      <w:r>
        <w:rPr>
          <w:rFonts w:ascii="Times New Roman"/>
          <w:sz w:val="21"/>
          <w:szCs w:val="21"/>
        </w:rPr>
        <w:t>the private</w:t>
      </w:r>
      <w:r w:rsidRPr="00514348">
        <w:rPr>
          <w:rFonts w:ascii="Times New Roman"/>
          <w:sz w:val="21"/>
          <w:szCs w:val="21"/>
        </w:rPr>
        <w:t xml:space="preserve"> methods you are interested in, which will greatly enhance your familiarity with low-level iOS and help you yield twice the result with half the effort after you </w:t>
      </w:r>
      <w:r>
        <w:rPr>
          <w:rFonts w:ascii="Times New Roman"/>
          <w:sz w:val="21"/>
          <w:szCs w:val="21"/>
        </w:rPr>
        <w:t>learn</w:t>
      </w:r>
      <w:r w:rsidRPr="00514348">
        <w:rPr>
          <w:rFonts w:ascii="Times New Roman"/>
          <w:sz w:val="21"/>
          <w:szCs w:val="21"/>
        </w:rPr>
        <w:t xml:space="preserve"> IDA and LLDB.</w:t>
      </w:r>
      <w:r>
        <w:rPr>
          <w:rFonts w:ascii="Times New Roman"/>
          <w:sz w:val="21"/>
          <w:szCs w:val="21"/>
        </w:rPr>
        <w:t xml:space="preserve"> </w:t>
      </w:r>
      <w:r w:rsidRPr="00514348">
        <w:rPr>
          <w:rFonts w:ascii="Times New Roman"/>
          <w:sz w:val="21"/>
          <w:szCs w:val="21"/>
        </w:rPr>
        <w:t xml:space="preserve">As long as we </w:t>
      </w:r>
      <w:r>
        <w:rPr>
          <w:rFonts w:ascii="Times New Roman"/>
          <w:sz w:val="21"/>
          <w:szCs w:val="21"/>
        </w:rPr>
        <w:t xml:space="preserve">try to </w:t>
      </w:r>
      <w:r w:rsidRPr="00514348">
        <w:rPr>
          <w:rFonts w:ascii="Times New Roman"/>
          <w:sz w:val="21"/>
          <w:szCs w:val="21"/>
        </w:rPr>
        <w:t>think</w:t>
      </w:r>
      <w:r>
        <w:rPr>
          <w:rFonts w:ascii="Times New Roman"/>
          <w:sz w:val="21"/>
          <w:szCs w:val="21"/>
        </w:rPr>
        <w:t xml:space="preserve"> reversely and</w:t>
      </w:r>
      <w:r w:rsidRPr="00514348">
        <w:rPr>
          <w:rFonts w:ascii="Times New Roman"/>
          <w:sz w:val="21"/>
          <w:szCs w:val="21"/>
        </w:rPr>
        <w:t xml:space="preserve"> practice more, we can surely summarize </w:t>
      </w:r>
      <w:r>
        <w:rPr>
          <w:rFonts w:ascii="Times New Roman"/>
          <w:sz w:val="21"/>
          <w:szCs w:val="21"/>
        </w:rPr>
        <w:t>effective methodologies of</w:t>
      </w:r>
      <w:r w:rsidRPr="00514348">
        <w:rPr>
          <w:rFonts w:ascii="Times New Roman"/>
          <w:sz w:val="21"/>
          <w:szCs w:val="21"/>
        </w:rPr>
        <w:t xml:space="preserve"> ourselves, which helps us step onto a higher level</w:t>
      </w:r>
      <w:r>
        <w:rPr>
          <w:rFonts w:ascii="Times New Roman"/>
          <w:sz w:val="21"/>
          <w:szCs w:val="21"/>
        </w:rPr>
        <w:t xml:space="preserve"> both on iOS reverse engineering and App development</w:t>
      </w:r>
      <w:r w:rsidRPr="00514348">
        <w:rPr>
          <w:rFonts w:ascii="Times New Roman"/>
          <w:sz w:val="21"/>
          <w:szCs w:val="21"/>
        </w:rPr>
        <w:t>.</w:t>
      </w:r>
    </w:p>
    <w:sectPr w:rsidR="00977374" w:rsidRPr="00514348">
      <w:headerReference w:type="default" r:id="rId27"/>
      <w:footerReference w:type="default" r:id="rId28"/>
      <w:pgSz w:w="12240" w:h="15840"/>
      <w:pgMar w:top="1440" w:right="1800" w:bottom="1440" w:left="1800" w:header="720" w:footer="720" w:gutter="0"/>
      <w:pgNumType w:start="13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9735E" w14:textId="77777777" w:rsidR="00B75220" w:rsidRDefault="00B75220">
      <w:r>
        <w:separator/>
      </w:r>
    </w:p>
  </w:endnote>
  <w:endnote w:type="continuationSeparator" w:id="0">
    <w:p w14:paraId="7F12A09E" w14:textId="77777777" w:rsidR="00B75220" w:rsidRDefault="00B75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charset w:val="88"/>
    <w:family w:val="auto"/>
    <w:pitch w:val="variable"/>
    <w:sig w:usb0="800002BF" w:usb1="38CF7CFA" w:usb2="00000016" w:usb3="00000000" w:csb0="00140001"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FEF84" w14:textId="77777777" w:rsidR="001D0A50" w:rsidRDefault="001D0A50">
    <w:pPr>
      <w:pStyle w:val="Footer"/>
      <w:tabs>
        <w:tab w:val="clear" w:pos="8640"/>
        <w:tab w:val="right" w:pos="8620"/>
      </w:tabs>
      <w:jc w:val="center"/>
    </w:pPr>
    <w:r>
      <w:fldChar w:fldCharType="begin"/>
    </w:r>
    <w:r>
      <w:instrText xml:space="preserve"> PAGE </w:instrText>
    </w:r>
    <w:r>
      <w:fldChar w:fldCharType="separate"/>
    </w:r>
    <w:r w:rsidR="0011335D">
      <w:rPr>
        <w:noProof/>
      </w:rPr>
      <w:t>130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692AB" w14:textId="77777777" w:rsidR="00B75220" w:rsidRDefault="00B75220">
      <w:r>
        <w:separator/>
      </w:r>
    </w:p>
  </w:footnote>
  <w:footnote w:type="continuationSeparator" w:id="0">
    <w:p w14:paraId="2ABD6648" w14:textId="77777777" w:rsidR="00B75220" w:rsidRDefault="00B752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0E073" w14:textId="351F22C3" w:rsidR="001D0A50" w:rsidRDefault="001D0A50">
    <w:pPr>
      <w:pStyle w:val="Header"/>
      <w:tabs>
        <w:tab w:val="clear" w:pos="8640"/>
        <w:tab w:val="right" w:pos="8620"/>
      </w:tabs>
      <w:jc w:val="left"/>
    </w:pPr>
    <w:r>
      <w:rPr>
        <w:rFonts w:ascii="Times New Roman"/>
      </w:rPr>
      <w:t>iOS App Reverse Engineering Chapter 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D5C67"/>
    <w:multiLevelType w:val="multilevel"/>
    <w:tmpl w:val="4E28C57C"/>
    <w:lvl w:ilvl="0">
      <w:start w:val="1"/>
      <w:numFmt w:val="decimal"/>
      <w:lvlText w:val="%1."/>
      <w:lvlJc w:val="left"/>
      <w:pPr>
        <w:tabs>
          <w:tab w:val="num" w:pos="360"/>
        </w:tabs>
        <w:ind w:left="360" w:hanging="360"/>
      </w:pPr>
      <w:rPr>
        <w:rFonts w:ascii="黑体" w:eastAsia="黑体" w:hAnsi="黑体" w:cs="黑体"/>
        <w:position w:val="0"/>
        <w:sz w:val="28"/>
        <w:szCs w:val="28"/>
        <w:rtl w:val="0"/>
        <w:lang w:val="zh-TW" w:eastAsia="zh-TW"/>
      </w:rPr>
    </w:lvl>
    <w:lvl w:ilvl="1">
      <w:start w:val="1"/>
      <w:numFmt w:val="lowerLetter"/>
      <w:lvlText w:val="%2)"/>
      <w:lvlJc w:val="left"/>
      <w:pPr>
        <w:tabs>
          <w:tab w:val="num" w:pos="1040"/>
        </w:tabs>
        <w:ind w:left="1040" w:hanging="560"/>
      </w:pPr>
      <w:rPr>
        <w:rFonts w:ascii="黑体" w:eastAsia="黑体" w:hAnsi="黑体" w:cs="黑体"/>
        <w:position w:val="0"/>
        <w:sz w:val="28"/>
        <w:szCs w:val="28"/>
        <w:rtl w:val="0"/>
        <w:lang w:val="zh-TW" w:eastAsia="zh-TW"/>
      </w:rPr>
    </w:lvl>
    <w:lvl w:ilvl="2">
      <w:start w:val="1"/>
      <w:numFmt w:val="lowerRoman"/>
      <w:lvlText w:val="%3."/>
      <w:lvlJc w:val="left"/>
      <w:pPr>
        <w:tabs>
          <w:tab w:val="num" w:pos="1539"/>
        </w:tabs>
        <w:ind w:left="1539" w:hanging="695"/>
      </w:pPr>
      <w:rPr>
        <w:rFonts w:ascii="黑体" w:eastAsia="黑体" w:hAnsi="黑体" w:cs="黑体"/>
        <w:position w:val="0"/>
        <w:sz w:val="28"/>
        <w:szCs w:val="28"/>
        <w:rtl w:val="0"/>
        <w:lang w:val="zh-TW" w:eastAsia="zh-TW"/>
      </w:rPr>
    </w:lvl>
    <w:lvl w:ilvl="3">
      <w:start w:val="1"/>
      <w:numFmt w:val="decimal"/>
      <w:lvlText w:val="%4."/>
      <w:lvlJc w:val="left"/>
      <w:pPr>
        <w:tabs>
          <w:tab w:val="num" w:pos="2000"/>
        </w:tabs>
        <w:ind w:left="2000" w:hanging="560"/>
      </w:pPr>
      <w:rPr>
        <w:rFonts w:ascii="黑体" w:eastAsia="黑体" w:hAnsi="黑体" w:cs="黑体"/>
        <w:position w:val="0"/>
        <w:sz w:val="28"/>
        <w:szCs w:val="28"/>
        <w:rtl w:val="0"/>
        <w:lang w:val="zh-TW" w:eastAsia="zh-TW"/>
      </w:rPr>
    </w:lvl>
    <w:lvl w:ilvl="4">
      <w:start w:val="1"/>
      <w:numFmt w:val="lowerLetter"/>
      <w:lvlText w:val="%5)"/>
      <w:lvlJc w:val="left"/>
      <w:pPr>
        <w:tabs>
          <w:tab w:val="num" w:pos="2480"/>
        </w:tabs>
        <w:ind w:left="2480" w:hanging="560"/>
      </w:pPr>
      <w:rPr>
        <w:rFonts w:ascii="黑体" w:eastAsia="黑体" w:hAnsi="黑体" w:cs="黑体"/>
        <w:position w:val="0"/>
        <w:sz w:val="28"/>
        <w:szCs w:val="28"/>
        <w:rtl w:val="0"/>
        <w:lang w:val="zh-TW" w:eastAsia="zh-TW"/>
      </w:rPr>
    </w:lvl>
    <w:lvl w:ilvl="5">
      <w:start w:val="1"/>
      <w:numFmt w:val="lowerRoman"/>
      <w:lvlText w:val="%6."/>
      <w:lvlJc w:val="left"/>
      <w:pPr>
        <w:tabs>
          <w:tab w:val="num" w:pos="2979"/>
        </w:tabs>
        <w:ind w:left="2979" w:hanging="695"/>
      </w:pPr>
      <w:rPr>
        <w:rFonts w:ascii="黑体" w:eastAsia="黑体" w:hAnsi="黑体" w:cs="黑体"/>
        <w:position w:val="0"/>
        <w:sz w:val="28"/>
        <w:szCs w:val="28"/>
        <w:rtl w:val="0"/>
        <w:lang w:val="zh-TW" w:eastAsia="zh-TW"/>
      </w:rPr>
    </w:lvl>
    <w:lvl w:ilvl="6">
      <w:start w:val="1"/>
      <w:numFmt w:val="decimal"/>
      <w:lvlText w:val="%7."/>
      <w:lvlJc w:val="left"/>
      <w:pPr>
        <w:tabs>
          <w:tab w:val="num" w:pos="3440"/>
        </w:tabs>
        <w:ind w:left="3440" w:hanging="560"/>
      </w:pPr>
      <w:rPr>
        <w:rFonts w:ascii="黑体" w:eastAsia="黑体" w:hAnsi="黑体" w:cs="黑体"/>
        <w:position w:val="0"/>
        <w:sz w:val="28"/>
        <w:szCs w:val="28"/>
        <w:rtl w:val="0"/>
        <w:lang w:val="zh-TW" w:eastAsia="zh-TW"/>
      </w:rPr>
    </w:lvl>
    <w:lvl w:ilvl="7">
      <w:start w:val="1"/>
      <w:numFmt w:val="lowerLetter"/>
      <w:lvlText w:val="%8)"/>
      <w:lvlJc w:val="left"/>
      <w:pPr>
        <w:tabs>
          <w:tab w:val="num" w:pos="3920"/>
        </w:tabs>
        <w:ind w:left="3920" w:hanging="560"/>
      </w:pPr>
      <w:rPr>
        <w:rFonts w:ascii="黑体" w:eastAsia="黑体" w:hAnsi="黑体" w:cs="黑体"/>
        <w:position w:val="0"/>
        <w:sz w:val="28"/>
        <w:szCs w:val="28"/>
        <w:rtl w:val="0"/>
        <w:lang w:val="zh-TW" w:eastAsia="zh-TW"/>
      </w:rPr>
    </w:lvl>
    <w:lvl w:ilvl="8">
      <w:start w:val="1"/>
      <w:numFmt w:val="lowerRoman"/>
      <w:lvlText w:val="%9."/>
      <w:lvlJc w:val="left"/>
      <w:pPr>
        <w:tabs>
          <w:tab w:val="num" w:pos="4419"/>
        </w:tabs>
        <w:ind w:left="4419" w:hanging="695"/>
      </w:pPr>
      <w:rPr>
        <w:rFonts w:ascii="黑体" w:eastAsia="黑体" w:hAnsi="黑体" w:cs="黑体"/>
        <w:position w:val="0"/>
        <w:sz w:val="28"/>
        <w:szCs w:val="28"/>
        <w:rtl w:val="0"/>
        <w:lang w:val="zh-TW" w:eastAsia="zh-TW"/>
      </w:rPr>
    </w:lvl>
  </w:abstractNum>
  <w:abstractNum w:abstractNumId="1">
    <w:nsid w:val="0FC76E90"/>
    <w:multiLevelType w:val="multilevel"/>
    <w:tmpl w:val="BE381E66"/>
    <w:styleLink w:val="List0"/>
    <w:lvl w:ilvl="0">
      <w:start w:val="1"/>
      <w:numFmt w:val="decimal"/>
      <w:lvlText w:val="%1."/>
      <w:lvlJc w:val="left"/>
      <w:rPr>
        <w:rFonts w:ascii="Times New Roman" w:eastAsia="Times New Roman" w:hAnsi="Times New Roman" w:cs="Times New Roman"/>
        <w:position w:val="0"/>
        <w:rtl w:val="0"/>
        <w:lang w:val="en-US" w:eastAsia="zh-TW"/>
      </w:rPr>
    </w:lvl>
    <w:lvl w:ilvl="1">
      <w:start w:val="1"/>
      <w:numFmt w:val="lowerLetter"/>
      <w:lvlText w:val="%2)"/>
      <w:lvlJc w:val="left"/>
      <w:rPr>
        <w:rFonts w:ascii="黑体" w:eastAsia="黑体" w:hAnsi="黑体" w:cs="黑体"/>
        <w:position w:val="0"/>
        <w:rtl w:val="0"/>
        <w:lang w:val="zh-TW" w:eastAsia="zh-TW"/>
      </w:rPr>
    </w:lvl>
    <w:lvl w:ilvl="2">
      <w:start w:val="1"/>
      <w:numFmt w:val="lowerRoman"/>
      <w:lvlText w:val="%3."/>
      <w:lvlJc w:val="left"/>
      <w:rPr>
        <w:rFonts w:ascii="黑体" w:eastAsia="黑体" w:hAnsi="黑体" w:cs="黑体"/>
        <w:position w:val="0"/>
        <w:rtl w:val="0"/>
        <w:lang w:val="zh-TW" w:eastAsia="zh-TW"/>
      </w:rPr>
    </w:lvl>
    <w:lvl w:ilvl="3">
      <w:start w:val="1"/>
      <w:numFmt w:val="decimal"/>
      <w:lvlText w:val="%4."/>
      <w:lvlJc w:val="left"/>
      <w:rPr>
        <w:rFonts w:ascii="黑体" w:eastAsia="黑体" w:hAnsi="黑体" w:cs="黑体"/>
        <w:position w:val="0"/>
        <w:rtl w:val="0"/>
        <w:lang w:val="zh-TW" w:eastAsia="zh-TW"/>
      </w:rPr>
    </w:lvl>
    <w:lvl w:ilvl="4">
      <w:start w:val="1"/>
      <w:numFmt w:val="lowerLetter"/>
      <w:lvlText w:val="%5)"/>
      <w:lvlJc w:val="left"/>
      <w:rPr>
        <w:rFonts w:ascii="黑体" w:eastAsia="黑体" w:hAnsi="黑体" w:cs="黑体"/>
        <w:position w:val="0"/>
        <w:rtl w:val="0"/>
        <w:lang w:val="zh-TW" w:eastAsia="zh-TW"/>
      </w:rPr>
    </w:lvl>
    <w:lvl w:ilvl="5">
      <w:start w:val="1"/>
      <w:numFmt w:val="lowerRoman"/>
      <w:lvlText w:val="%6."/>
      <w:lvlJc w:val="left"/>
      <w:rPr>
        <w:rFonts w:ascii="黑体" w:eastAsia="黑体" w:hAnsi="黑体" w:cs="黑体"/>
        <w:position w:val="0"/>
        <w:rtl w:val="0"/>
        <w:lang w:val="zh-TW" w:eastAsia="zh-TW"/>
      </w:rPr>
    </w:lvl>
    <w:lvl w:ilvl="6">
      <w:start w:val="1"/>
      <w:numFmt w:val="decimal"/>
      <w:lvlText w:val="%7."/>
      <w:lvlJc w:val="left"/>
      <w:rPr>
        <w:rFonts w:ascii="黑体" w:eastAsia="黑体" w:hAnsi="黑体" w:cs="黑体"/>
        <w:position w:val="0"/>
        <w:rtl w:val="0"/>
        <w:lang w:val="zh-TW" w:eastAsia="zh-TW"/>
      </w:rPr>
    </w:lvl>
    <w:lvl w:ilvl="7">
      <w:start w:val="1"/>
      <w:numFmt w:val="lowerLetter"/>
      <w:lvlText w:val="%8)"/>
      <w:lvlJc w:val="left"/>
      <w:rPr>
        <w:rFonts w:ascii="黑体" w:eastAsia="黑体" w:hAnsi="黑体" w:cs="黑体"/>
        <w:position w:val="0"/>
        <w:rtl w:val="0"/>
        <w:lang w:val="zh-TW" w:eastAsia="zh-TW"/>
      </w:rPr>
    </w:lvl>
    <w:lvl w:ilvl="8">
      <w:start w:val="1"/>
      <w:numFmt w:val="lowerRoman"/>
      <w:lvlText w:val="%9."/>
      <w:lvlJc w:val="left"/>
      <w:rPr>
        <w:rFonts w:ascii="黑体" w:eastAsia="黑体" w:hAnsi="黑体" w:cs="黑体"/>
        <w:position w:val="0"/>
        <w:rtl w:val="0"/>
        <w:lang w:val="zh-TW" w:eastAsia="zh-TW"/>
      </w:rPr>
    </w:lvl>
  </w:abstractNum>
  <w:abstractNum w:abstractNumId="2">
    <w:nsid w:val="116205C5"/>
    <w:multiLevelType w:val="multilevel"/>
    <w:tmpl w:val="EC5C4E14"/>
    <w:lvl w:ilvl="0">
      <w:start w:val="1"/>
      <w:numFmt w:val="decimal"/>
      <w:lvlText w:val="%1."/>
      <w:lvlJc w:val="left"/>
      <w:rPr>
        <w:rFonts w:ascii="黑体" w:eastAsia="黑体" w:hAnsi="黑体" w:cs="黑体"/>
        <w:position w:val="0"/>
        <w:rtl w:val="0"/>
        <w:lang w:val="zh-TW" w:eastAsia="zh-TW"/>
      </w:rPr>
    </w:lvl>
    <w:lvl w:ilvl="1">
      <w:start w:val="1"/>
      <w:numFmt w:val="lowerLetter"/>
      <w:lvlText w:val="%2)"/>
      <w:lvlJc w:val="left"/>
      <w:rPr>
        <w:rFonts w:ascii="黑体" w:eastAsia="黑体" w:hAnsi="黑体" w:cs="黑体"/>
        <w:position w:val="0"/>
        <w:rtl w:val="0"/>
        <w:lang w:val="zh-TW" w:eastAsia="zh-TW"/>
      </w:rPr>
    </w:lvl>
    <w:lvl w:ilvl="2">
      <w:start w:val="1"/>
      <w:numFmt w:val="lowerRoman"/>
      <w:lvlText w:val="%3."/>
      <w:lvlJc w:val="left"/>
      <w:rPr>
        <w:rFonts w:ascii="黑体" w:eastAsia="黑体" w:hAnsi="黑体" w:cs="黑体"/>
        <w:position w:val="0"/>
        <w:rtl w:val="0"/>
        <w:lang w:val="zh-TW" w:eastAsia="zh-TW"/>
      </w:rPr>
    </w:lvl>
    <w:lvl w:ilvl="3">
      <w:start w:val="1"/>
      <w:numFmt w:val="decimal"/>
      <w:lvlText w:val="%4."/>
      <w:lvlJc w:val="left"/>
      <w:rPr>
        <w:rFonts w:ascii="黑体" w:eastAsia="黑体" w:hAnsi="黑体" w:cs="黑体"/>
        <w:position w:val="0"/>
        <w:rtl w:val="0"/>
        <w:lang w:val="zh-TW" w:eastAsia="zh-TW"/>
      </w:rPr>
    </w:lvl>
    <w:lvl w:ilvl="4">
      <w:start w:val="1"/>
      <w:numFmt w:val="lowerLetter"/>
      <w:lvlText w:val="%5)"/>
      <w:lvlJc w:val="left"/>
      <w:rPr>
        <w:rFonts w:ascii="黑体" w:eastAsia="黑体" w:hAnsi="黑体" w:cs="黑体"/>
        <w:position w:val="0"/>
        <w:rtl w:val="0"/>
        <w:lang w:val="zh-TW" w:eastAsia="zh-TW"/>
      </w:rPr>
    </w:lvl>
    <w:lvl w:ilvl="5">
      <w:start w:val="1"/>
      <w:numFmt w:val="lowerRoman"/>
      <w:lvlText w:val="%6."/>
      <w:lvlJc w:val="left"/>
      <w:rPr>
        <w:rFonts w:ascii="黑体" w:eastAsia="黑体" w:hAnsi="黑体" w:cs="黑体"/>
        <w:position w:val="0"/>
        <w:rtl w:val="0"/>
        <w:lang w:val="zh-TW" w:eastAsia="zh-TW"/>
      </w:rPr>
    </w:lvl>
    <w:lvl w:ilvl="6">
      <w:start w:val="1"/>
      <w:numFmt w:val="decimal"/>
      <w:lvlText w:val="%7."/>
      <w:lvlJc w:val="left"/>
      <w:rPr>
        <w:rFonts w:ascii="黑体" w:eastAsia="黑体" w:hAnsi="黑体" w:cs="黑体"/>
        <w:position w:val="0"/>
        <w:rtl w:val="0"/>
        <w:lang w:val="zh-TW" w:eastAsia="zh-TW"/>
      </w:rPr>
    </w:lvl>
    <w:lvl w:ilvl="7">
      <w:start w:val="1"/>
      <w:numFmt w:val="lowerLetter"/>
      <w:lvlText w:val="%8)"/>
      <w:lvlJc w:val="left"/>
      <w:rPr>
        <w:rFonts w:ascii="黑体" w:eastAsia="黑体" w:hAnsi="黑体" w:cs="黑体"/>
        <w:position w:val="0"/>
        <w:rtl w:val="0"/>
        <w:lang w:val="zh-TW" w:eastAsia="zh-TW"/>
      </w:rPr>
    </w:lvl>
    <w:lvl w:ilvl="8">
      <w:start w:val="1"/>
      <w:numFmt w:val="lowerRoman"/>
      <w:lvlText w:val="%9."/>
      <w:lvlJc w:val="left"/>
      <w:rPr>
        <w:rFonts w:ascii="黑体" w:eastAsia="黑体" w:hAnsi="黑体" w:cs="黑体"/>
        <w:position w:val="0"/>
        <w:rtl w:val="0"/>
        <w:lang w:val="zh-TW" w:eastAsia="zh-TW"/>
      </w:rPr>
    </w:lvl>
  </w:abstractNum>
  <w:abstractNum w:abstractNumId="3">
    <w:nsid w:val="1F4019A7"/>
    <w:multiLevelType w:val="hybridMultilevel"/>
    <w:tmpl w:val="A18051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973C91"/>
    <w:multiLevelType w:val="hybridMultilevel"/>
    <w:tmpl w:val="6BFC0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801D89"/>
    <w:multiLevelType w:val="multilevel"/>
    <w:tmpl w:val="6BD8A5AA"/>
    <w:styleLink w:val="List1"/>
    <w:lvl w:ilvl="0">
      <w:start w:val="1"/>
      <w:numFmt w:val="decimal"/>
      <w:lvlText w:val="%1."/>
      <w:lvlJc w:val="left"/>
      <w:pPr>
        <w:tabs>
          <w:tab w:val="num" w:pos="360"/>
        </w:tabs>
        <w:ind w:left="360" w:hanging="360"/>
      </w:pPr>
      <w:rPr>
        <w:position w:val="0"/>
        <w:sz w:val="24"/>
        <w:szCs w:val="24"/>
        <w:rtl w:val="0"/>
      </w:rPr>
    </w:lvl>
    <w:lvl w:ilvl="1">
      <w:start w:val="1"/>
      <w:numFmt w:val="lowerLetter"/>
      <w:lvlText w:val="%2)"/>
      <w:lvlJc w:val="left"/>
      <w:pPr>
        <w:tabs>
          <w:tab w:val="num" w:pos="1040"/>
        </w:tabs>
        <w:ind w:left="1040" w:hanging="560"/>
      </w:pPr>
      <w:rPr>
        <w:position w:val="0"/>
        <w:sz w:val="28"/>
        <w:szCs w:val="28"/>
        <w:rtl w:val="0"/>
      </w:rPr>
    </w:lvl>
    <w:lvl w:ilvl="2">
      <w:start w:val="1"/>
      <w:numFmt w:val="lowerRoman"/>
      <w:lvlText w:val="%3."/>
      <w:lvlJc w:val="left"/>
      <w:pPr>
        <w:tabs>
          <w:tab w:val="num" w:pos="1539"/>
        </w:tabs>
        <w:ind w:left="1539" w:hanging="695"/>
      </w:pPr>
      <w:rPr>
        <w:position w:val="0"/>
        <w:sz w:val="28"/>
        <w:szCs w:val="28"/>
        <w:rtl w:val="0"/>
      </w:rPr>
    </w:lvl>
    <w:lvl w:ilvl="3">
      <w:start w:val="1"/>
      <w:numFmt w:val="decimal"/>
      <w:lvlText w:val="%4."/>
      <w:lvlJc w:val="left"/>
      <w:pPr>
        <w:tabs>
          <w:tab w:val="num" w:pos="2000"/>
        </w:tabs>
        <w:ind w:left="2000" w:hanging="560"/>
      </w:pPr>
      <w:rPr>
        <w:position w:val="0"/>
        <w:sz w:val="28"/>
        <w:szCs w:val="28"/>
        <w:rtl w:val="0"/>
      </w:rPr>
    </w:lvl>
    <w:lvl w:ilvl="4">
      <w:start w:val="1"/>
      <w:numFmt w:val="lowerLetter"/>
      <w:lvlText w:val="%5)"/>
      <w:lvlJc w:val="left"/>
      <w:pPr>
        <w:tabs>
          <w:tab w:val="num" w:pos="2480"/>
        </w:tabs>
        <w:ind w:left="2480" w:hanging="560"/>
      </w:pPr>
      <w:rPr>
        <w:position w:val="0"/>
        <w:sz w:val="28"/>
        <w:szCs w:val="28"/>
        <w:rtl w:val="0"/>
      </w:rPr>
    </w:lvl>
    <w:lvl w:ilvl="5">
      <w:start w:val="1"/>
      <w:numFmt w:val="lowerRoman"/>
      <w:lvlText w:val="%6."/>
      <w:lvlJc w:val="left"/>
      <w:pPr>
        <w:tabs>
          <w:tab w:val="num" w:pos="2979"/>
        </w:tabs>
        <w:ind w:left="2979" w:hanging="695"/>
      </w:pPr>
      <w:rPr>
        <w:position w:val="0"/>
        <w:sz w:val="28"/>
        <w:szCs w:val="28"/>
        <w:rtl w:val="0"/>
      </w:rPr>
    </w:lvl>
    <w:lvl w:ilvl="6">
      <w:start w:val="1"/>
      <w:numFmt w:val="decimal"/>
      <w:lvlText w:val="%7."/>
      <w:lvlJc w:val="left"/>
      <w:pPr>
        <w:tabs>
          <w:tab w:val="num" w:pos="3440"/>
        </w:tabs>
        <w:ind w:left="3440" w:hanging="560"/>
      </w:pPr>
      <w:rPr>
        <w:position w:val="0"/>
        <w:sz w:val="28"/>
        <w:szCs w:val="28"/>
        <w:rtl w:val="0"/>
      </w:rPr>
    </w:lvl>
    <w:lvl w:ilvl="7">
      <w:start w:val="1"/>
      <w:numFmt w:val="lowerLetter"/>
      <w:lvlText w:val="%8)"/>
      <w:lvlJc w:val="left"/>
      <w:pPr>
        <w:tabs>
          <w:tab w:val="num" w:pos="3920"/>
        </w:tabs>
        <w:ind w:left="3920" w:hanging="560"/>
      </w:pPr>
      <w:rPr>
        <w:position w:val="0"/>
        <w:sz w:val="28"/>
        <w:szCs w:val="28"/>
        <w:rtl w:val="0"/>
      </w:rPr>
    </w:lvl>
    <w:lvl w:ilvl="8">
      <w:start w:val="1"/>
      <w:numFmt w:val="lowerRoman"/>
      <w:lvlText w:val="%9."/>
      <w:lvlJc w:val="left"/>
      <w:pPr>
        <w:tabs>
          <w:tab w:val="num" w:pos="4419"/>
        </w:tabs>
        <w:ind w:left="4419" w:hanging="695"/>
      </w:pPr>
      <w:rPr>
        <w:position w:val="0"/>
        <w:sz w:val="28"/>
        <w:szCs w:val="28"/>
        <w:rtl w:val="0"/>
      </w:rPr>
    </w:lvl>
  </w:abstractNum>
  <w:abstractNum w:abstractNumId="6">
    <w:nsid w:val="3CC505D9"/>
    <w:multiLevelType w:val="multilevel"/>
    <w:tmpl w:val="2D044C54"/>
    <w:lvl w:ilvl="0">
      <w:start w:val="1"/>
      <w:numFmt w:val="decimal"/>
      <w:lvlText w:val="%1."/>
      <w:lvlJc w:val="left"/>
      <w:pPr>
        <w:tabs>
          <w:tab w:val="num" w:pos="360"/>
        </w:tabs>
        <w:ind w:left="360" w:hanging="360"/>
      </w:pPr>
      <w:rPr>
        <w:position w:val="0"/>
        <w:sz w:val="28"/>
        <w:szCs w:val="28"/>
        <w:rtl w:val="0"/>
      </w:rPr>
    </w:lvl>
    <w:lvl w:ilvl="1">
      <w:start w:val="1"/>
      <w:numFmt w:val="lowerLetter"/>
      <w:lvlText w:val="%2)"/>
      <w:lvlJc w:val="left"/>
      <w:pPr>
        <w:tabs>
          <w:tab w:val="num" w:pos="1040"/>
        </w:tabs>
        <w:ind w:left="1040" w:hanging="560"/>
      </w:pPr>
      <w:rPr>
        <w:position w:val="0"/>
        <w:sz w:val="28"/>
        <w:szCs w:val="28"/>
        <w:rtl w:val="0"/>
      </w:rPr>
    </w:lvl>
    <w:lvl w:ilvl="2">
      <w:start w:val="1"/>
      <w:numFmt w:val="lowerRoman"/>
      <w:lvlText w:val="%3."/>
      <w:lvlJc w:val="left"/>
      <w:pPr>
        <w:tabs>
          <w:tab w:val="num" w:pos="1539"/>
        </w:tabs>
        <w:ind w:left="1539" w:hanging="695"/>
      </w:pPr>
      <w:rPr>
        <w:position w:val="0"/>
        <w:sz w:val="28"/>
        <w:szCs w:val="28"/>
        <w:rtl w:val="0"/>
      </w:rPr>
    </w:lvl>
    <w:lvl w:ilvl="3">
      <w:start w:val="1"/>
      <w:numFmt w:val="decimal"/>
      <w:lvlText w:val="%4."/>
      <w:lvlJc w:val="left"/>
      <w:pPr>
        <w:tabs>
          <w:tab w:val="num" w:pos="2000"/>
        </w:tabs>
        <w:ind w:left="2000" w:hanging="560"/>
      </w:pPr>
      <w:rPr>
        <w:position w:val="0"/>
        <w:sz w:val="28"/>
        <w:szCs w:val="28"/>
        <w:rtl w:val="0"/>
      </w:rPr>
    </w:lvl>
    <w:lvl w:ilvl="4">
      <w:start w:val="1"/>
      <w:numFmt w:val="lowerLetter"/>
      <w:lvlText w:val="%5)"/>
      <w:lvlJc w:val="left"/>
      <w:pPr>
        <w:tabs>
          <w:tab w:val="num" w:pos="2480"/>
        </w:tabs>
        <w:ind w:left="2480" w:hanging="560"/>
      </w:pPr>
      <w:rPr>
        <w:position w:val="0"/>
        <w:sz w:val="28"/>
        <w:szCs w:val="28"/>
        <w:rtl w:val="0"/>
      </w:rPr>
    </w:lvl>
    <w:lvl w:ilvl="5">
      <w:start w:val="1"/>
      <w:numFmt w:val="lowerRoman"/>
      <w:lvlText w:val="%6."/>
      <w:lvlJc w:val="left"/>
      <w:pPr>
        <w:tabs>
          <w:tab w:val="num" w:pos="2979"/>
        </w:tabs>
        <w:ind w:left="2979" w:hanging="695"/>
      </w:pPr>
      <w:rPr>
        <w:position w:val="0"/>
        <w:sz w:val="28"/>
        <w:szCs w:val="28"/>
        <w:rtl w:val="0"/>
      </w:rPr>
    </w:lvl>
    <w:lvl w:ilvl="6">
      <w:start w:val="1"/>
      <w:numFmt w:val="decimal"/>
      <w:lvlText w:val="%7."/>
      <w:lvlJc w:val="left"/>
      <w:pPr>
        <w:tabs>
          <w:tab w:val="num" w:pos="3440"/>
        </w:tabs>
        <w:ind w:left="3440" w:hanging="560"/>
      </w:pPr>
      <w:rPr>
        <w:position w:val="0"/>
        <w:sz w:val="28"/>
        <w:szCs w:val="28"/>
        <w:rtl w:val="0"/>
      </w:rPr>
    </w:lvl>
    <w:lvl w:ilvl="7">
      <w:start w:val="1"/>
      <w:numFmt w:val="lowerLetter"/>
      <w:lvlText w:val="%8)"/>
      <w:lvlJc w:val="left"/>
      <w:pPr>
        <w:tabs>
          <w:tab w:val="num" w:pos="3920"/>
        </w:tabs>
        <w:ind w:left="3920" w:hanging="560"/>
      </w:pPr>
      <w:rPr>
        <w:position w:val="0"/>
        <w:sz w:val="28"/>
        <w:szCs w:val="28"/>
        <w:rtl w:val="0"/>
      </w:rPr>
    </w:lvl>
    <w:lvl w:ilvl="8">
      <w:start w:val="1"/>
      <w:numFmt w:val="lowerRoman"/>
      <w:lvlText w:val="%9."/>
      <w:lvlJc w:val="left"/>
      <w:pPr>
        <w:tabs>
          <w:tab w:val="num" w:pos="4419"/>
        </w:tabs>
        <w:ind w:left="4419" w:hanging="695"/>
      </w:pPr>
      <w:rPr>
        <w:position w:val="0"/>
        <w:sz w:val="28"/>
        <w:szCs w:val="28"/>
        <w:rtl w:val="0"/>
      </w:rPr>
    </w:lvl>
  </w:abstractNum>
  <w:abstractNum w:abstractNumId="7">
    <w:nsid w:val="438170F9"/>
    <w:multiLevelType w:val="multilevel"/>
    <w:tmpl w:val="BB401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4B693056"/>
    <w:multiLevelType w:val="multilevel"/>
    <w:tmpl w:val="0CE4DCCE"/>
    <w:styleLink w:val="21"/>
    <w:lvl w:ilvl="0">
      <w:start w:val="1"/>
      <w:numFmt w:val="decimal"/>
      <w:lvlText w:val="%1."/>
      <w:lvlJc w:val="left"/>
      <w:pPr>
        <w:tabs>
          <w:tab w:val="num" w:pos="360"/>
        </w:tabs>
        <w:ind w:left="360" w:hanging="360"/>
      </w:pPr>
      <w:rPr>
        <w:rFonts w:ascii="Times New Roman" w:eastAsia="Times New Roman" w:hAnsi="Times New Roman" w:cs="Times New Roman"/>
        <w:position w:val="0"/>
        <w:sz w:val="24"/>
        <w:szCs w:val="24"/>
        <w:rtl w:val="0"/>
        <w:lang w:val="en-US" w:eastAsia="zh-TW"/>
      </w:rPr>
    </w:lvl>
    <w:lvl w:ilvl="1">
      <w:start w:val="1"/>
      <w:numFmt w:val="lowerLetter"/>
      <w:lvlText w:val="%2)"/>
      <w:lvlJc w:val="left"/>
      <w:pPr>
        <w:tabs>
          <w:tab w:val="num" w:pos="1040"/>
        </w:tabs>
        <w:ind w:left="1040" w:hanging="560"/>
      </w:pPr>
      <w:rPr>
        <w:rFonts w:ascii="黑体" w:eastAsia="黑体" w:hAnsi="黑体" w:cs="黑体"/>
        <w:position w:val="0"/>
        <w:sz w:val="28"/>
        <w:szCs w:val="28"/>
        <w:rtl w:val="0"/>
        <w:lang w:val="zh-TW" w:eastAsia="zh-TW"/>
      </w:rPr>
    </w:lvl>
    <w:lvl w:ilvl="2">
      <w:start w:val="1"/>
      <w:numFmt w:val="lowerRoman"/>
      <w:lvlText w:val="%3."/>
      <w:lvlJc w:val="left"/>
      <w:pPr>
        <w:tabs>
          <w:tab w:val="num" w:pos="1539"/>
        </w:tabs>
        <w:ind w:left="1539" w:hanging="695"/>
      </w:pPr>
      <w:rPr>
        <w:rFonts w:ascii="黑体" w:eastAsia="黑体" w:hAnsi="黑体" w:cs="黑体"/>
        <w:position w:val="0"/>
        <w:sz w:val="28"/>
        <w:szCs w:val="28"/>
        <w:rtl w:val="0"/>
        <w:lang w:val="zh-TW" w:eastAsia="zh-TW"/>
      </w:rPr>
    </w:lvl>
    <w:lvl w:ilvl="3">
      <w:start w:val="1"/>
      <w:numFmt w:val="decimal"/>
      <w:lvlText w:val="%4."/>
      <w:lvlJc w:val="left"/>
      <w:pPr>
        <w:tabs>
          <w:tab w:val="num" w:pos="2000"/>
        </w:tabs>
        <w:ind w:left="2000" w:hanging="560"/>
      </w:pPr>
      <w:rPr>
        <w:rFonts w:ascii="黑体" w:eastAsia="黑体" w:hAnsi="黑体" w:cs="黑体"/>
        <w:position w:val="0"/>
        <w:sz w:val="28"/>
        <w:szCs w:val="28"/>
        <w:rtl w:val="0"/>
        <w:lang w:val="zh-TW" w:eastAsia="zh-TW"/>
      </w:rPr>
    </w:lvl>
    <w:lvl w:ilvl="4">
      <w:start w:val="1"/>
      <w:numFmt w:val="lowerLetter"/>
      <w:lvlText w:val="%5)"/>
      <w:lvlJc w:val="left"/>
      <w:pPr>
        <w:tabs>
          <w:tab w:val="num" w:pos="2480"/>
        </w:tabs>
        <w:ind w:left="2480" w:hanging="560"/>
      </w:pPr>
      <w:rPr>
        <w:rFonts w:ascii="黑体" w:eastAsia="黑体" w:hAnsi="黑体" w:cs="黑体"/>
        <w:position w:val="0"/>
        <w:sz w:val="28"/>
        <w:szCs w:val="28"/>
        <w:rtl w:val="0"/>
        <w:lang w:val="zh-TW" w:eastAsia="zh-TW"/>
      </w:rPr>
    </w:lvl>
    <w:lvl w:ilvl="5">
      <w:start w:val="1"/>
      <w:numFmt w:val="lowerRoman"/>
      <w:lvlText w:val="%6."/>
      <w:lvlJc w:val="left"/>
      <w:pPr>
        <w:tabs>
          <w:tab w:val="num" w:pos="2979"/>
        </w:tabs>
        <w:ind w:left="2979" w:hanging="695"/>
      </w:pPr>
      <w:rPr>
        <w:rFonts w:ascii="黑体" w:eastAsia="黑体" w:hAnsi="黑体" w:cs="黑体"/>
        <w:position w:val="0"/>
        <w:sz w:val="28"/>
        <w:szCs w:val="28"/>
        <w:rtl w:val="0"/>
        <w:lang w:val="zh-TW" w:eastAsia="zh-TW"/>
      </w:rPr>
    </w:lvl>
    <w:lvl w:ilvl="6">
      <w:start w:val="1"/>
      <w:numFmt w:val="decimal"/>
      <w:lvlText w:val="%7."/>
      <w:lvlJc w:val="left"/>
      <w:pPr>
        <w:tabs>
          <w:tab w:val="num" w:pos="3440"/>
        </w:tabs>
        <w:ind w:left="3440" w:hanging="560"/>
      </w:pPr>
      <w:rPr>
        <w:rFonts w:ascii="黑体" w:eastAsia="黑体" w:hAnsi="黑体" w:cs="黑体"/>
        <w:position w:val="0"/>
        <w:sz w:val="28"/>
        <w:szCs w:val="28"/>
        <w:rtl w:val="0"/>
        <w:lang w:val="zh-TW" w:eastAsia="zh-TW"/>
      </w:rPr>
    </w:lvl>
    <w:lvl w:ilvl="7">
      <w:start w:val="1"/>
      <w:numFmt w:val="lowerLetter"/>
      <w:lvlText w:val="%8)"/>
      <w:lvlJc w:val="left"/>
      <w:pPr>
        <w:tabs>
          <w:tab w:val="num" w:pos="3920"/>
        </w:tabs>
        <w:ind w:left="3920" w:hanging="560"/>
      </w:pPr>
      <w:rPr>
        <w:rFonts w:ascii="黑体" w:eastAsia="黑体" w:hAnsi="黑体" w:cs="黑体"/>
        <w:position w:val="0"/>
        <w:sz w:val="28"/>
        <w:szCs w:val="28"/>
        <w:rtl w:val="0"/>
        <w:lang w:val="zh-TW" w:eastAsia="zh-TW"/>
      </w:rPr>
    </w:lvl>
    <w:lvl w:ilvl="8">
      <w:start w:val="1"/>
      <w:numFmt w:val="lowerRoman"/>
      <w:lvlText w:val="%9."/>
      <w:lvlJc w:val="left"/>
      <w:pPr>
        <w:tabs>
          <w:tab w:val="num" w:pos="4419"/>
        </w:tabs>
        <w:ind w:left="4419" w:hanging="695"/>
      </w:pPr>
      <w:rPr>
        <w:rFonts w:ascii="黑体" w:eastAsia="黑体" w:hAnsi="黑体" w:cs="黑体"/>
        <w:position w:val="0"/>
        <w:sz w:val="28"/>
        <w:szCs w:val="28"/>
        <w:rtl w:val="0"/>
        <w:lang w:val="zh-TW" w:eastAsia="zh-TW"/>
      </w:rPr>
    </w:lvl>
  </w:abstractNum>
  <w:abstractNum w:abstractNumId="9">
    <w:nsid w:val="4FC20D95"/>
    <w:multiLevelType w:val="multilevel"/>
    <w:tmpl w:val="997A66E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74CD32DE"/>
    <w:multiLevelType w:val="multilevel"/>
    <w:tmpl w:val="38CAFFB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2"/>
  </w:num>
  <w:num w:numId="2">
    <w:abstractNumId w:val="10"/>
  </w:num>
  <w:num w:numId="3">
    <w:abstractNumId w:val="1"/>
  </w:num>
  <w:num w:numId="4">
    <w:abstractNumId w:val="6"/>
  </w:num>
  <w:num w:numId="5">
    <w:abstractNumId w:val="7"/>
  </w:num>
  <w:num w:numId="6">
    <w:abstractNumId w:val="5"/>
  </w:num>
  <w:num w:numId="7">
    <w:abstractNumId w:val="0"/>
  </w:num>
  <w:num w:numId="8">
    <w:abstractNumId w:val="9"/>
  </w:num>
  <w:num w:numId="9">
    <w:abstractNumId w:val="8"/>
  </w:num>
  <w:num w:numId="10">
    <w:abstractNumId w:val="3"/>
  </w:num>
  <w:num w:numId="11">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1"/>
  <w:bordersDoNotSurroundHeader/>
  <w:bordersDoNotSurroundFooter/>
  <w:trackRevision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77374"/>
    <w:rsid w:val="00001BC6"/>
    <w:rsid w:val="00002696"/>
    <w:rsid w:val="00005A2C"/>
    <w:rsid w:val="00014CC2"/>
    <w:rsid w:val="00014CD0"/>
    <w:rsid w:val="0001511D"/>
    <w:rsid w:val="00015B93"/>
    <w:rsid w:val="00016CDC"/>
    <w:rsid w:val="00017758"/>
    <w:rsid w:val="00017E05"/>
    <w:rsid w:val="00020C78"/>
    <w:rsid w:val="0002228B"/>
    <w:rsid w:val="000231C2"/>
    <w:rsid w:val="0002394E"/>
    <w:rsid w:val="00025D81"/>
    <w:rsid w:val="00025E29"/>
    <w:rsid w:val="00031712"/>
    <w:rsid w:val="00031A25"/>
    <w:rsid w:val="00031B5B"/>
    <w:rsid w:val="00033178"/>
    <w:rsid w:val="00033A38"/>
    <w:rsid w:val="000358CA"/>
    <w:rsid w:val="0003618C"/>
    <w:rsid w:val="00036CE7"/>
    <w:rsid w:val="0003792D"/>
    <w:rsid w:val="00040B25"/>
    <w:rsid w:val="0004323F"/>
    <w:rsid w:val="000441E0"/>
    <w:rsid w:val="00044B40"/>
    <w:rsid w:val="00045D54"/>
    <w:rsid w:val="00047893"/>
    <w:rsid w:val="00047A79"/>
    <w:rsid w:val="00052892"/>
    <w:rsid w:val="000532DC"/>
    <w:rsid w:val="00055F63"/>
    <w:rsid w:val="0005629D"/>
    <w:rsid w:val="00056727"/>
    <w:rsid w:val="000609C0"/>
    <w:rsid w:val="0006136D"/>
    <w:rsid w:val="000621B8"/>
    <w:rsid w:val="00062419"/>
    <w:rsid w:val="0006281C"/>
    <w:rsid w:val="00062B3C"/>
    <w:rsid w:val="00064413"/>
    <w:rsid w:val="00064F82"/>
    <w:rsid w:val="000675FC"/>
    <w:rsid w:val="0007114D"/>
    <w:rsid w:val="00071437"/>
    <w:rsid w:val="00071F35"/>
    <w:rsid w:val="00074ECA"/>
    <w:rsid w:val="00075086"/>
    <w:rsid w:val="000768C1"/>
    <w:rsid w:val="00077BE5"/>
    <w:rsid w:val="0008102B"/>
    <w:rsid w:val="00081C34"/>
    <w:rsid w:val="00081CED"/>
    <w:rsid w:val="0008259B"/>
    <w:rsid w:val="00082FF3"/>
    <w:rsid w:val="00083008"/>
    <w:rsid w:val="00083879"/>
    <w:rsid w:val="00084EB1"/>
    <w:rsid w:val="00086E1B"/>
    <w:rsid w:val="000874B4"/>
    <w:rsid w:val="00090473"/>
    <w:rsid w:val="000916C9"/>
    <w:rsid w:val="00092328"/>
    <w:rsid w:val="00094D1C"/>
    <w:rsid w:val="000965B2"/>
    <w:rsid w:val="00096A51"/>
    <w:rsid w:val="0009721F"/>
    <w:rsid w:val="00097CA5"/>
    <w:rsid w:val="00097F8B"/>
    <w:rsid w:val="000A1C40"/>
    <w:rsid w:val="000A5A9C"/>
    <w:rsid w:val="000A5AB6"/>
    <w:rsid w:val="000A5C39"/>
    <w:rsid w:val="000A66E3"/>
    <w:rsid w:val="000A74D1"/>
    <w:rsid w:val="000B1155"/>
    <w:rsid w:val="000B1390"/>
    <w:rsid w:val="000B167F"/>
    <w:rsid w:val="000B3B2A"/>
    <w:rsid w:val="000B53C2"/>
    <w:rsid w:val="000B629E"/>
    <w:rsid w:val="000B6A5D"/>
    <w:rsid w:val="000C09AD"/>
    <w:rsid w:val="000C1419"/>
    <w:rsid w:val="000C1AFD"/>
    <w:rsid w:val="000C1B0A"/>
    <w:rsid w:val="000C3723"/>
    <w:rsid w:val="000C3D07"/>
    <w:rsid w:val="000C3E2E"/>
    <w:rsid w:val="000C4D3B"/>
    <w:rsid w:val="000C6DEB"/>
    <w:rsid w:val="000D25A1"/>
    <w:rsid w:val="000D2A48"/>
    <w:rsid w:val="000D33AD"/>
    <w:rsid w:val="000D3623"/>
    <w:rsid w:val="000D3B82"/>
    <w:rsid w:val="000D4649"/>
    <w:rsid w:val="000D6103"/>
    <w:rsid w:val="000D65FC"/>
    <w:rsid w:val="000D70B1"/>
    <w:rsid w:val="000E0DD9"/>
    <w:rsid w:val="000E1EC6"/>
    <w:rsid w:val="000E37F1"/>
    <w:rsid w:val="000E484C"/>
    <w:rsid w:val="000E48C6"/>
    <w:rsid w:val="000E4AD0"/>
    <w:rsid w:val="000E5A19"/>
    <w:rsid w:val="000E6D4E"/>
    <w:rsid w:val="000F1532"/>
    <w:rsid w:val="000F1E24"/>
    <w:rsid w:val="000F3162"/>
    <w:rsid w:val="000F48FE"/>
    <w:rsid w:val="000F4FD6"/>
    <w:rsid w:val="000F518F"/>
    <w:rsid w:val="000F6EF4"/>
    <w:rsid w:val="000F7F56"/>
    <w:rsid w:val="001000CF"/>
    <w:rsid w:val="0010146C"/>
    <w:rsid w:val="00101FCD"/>
    <w:rsid w:val="0010235C"/>
    <w:rsid w:val="001023E6"/>
    <w:rsid w:val="001024E8"/>
    <w:rsid w:val="00102803"/>
    <w:rsid w:val="001029FE"/>
    <w:rsid w:val="00105566"/>
    <w:rsid w:val="00106F13"/>
    <w:rsid w:val="00107BA1"/>
    <w:rsid w:val="00107E10"/>
    <w:rsid w:val="00110B88"/>
    <w:rsid w:val="0011335D"/>
    <w:rsid w:val="001141A3"/>
    <w:rsid w:val="00116B0B"/>
    <w:rsid w:val="00122876"/>
    <w:rsid w:val="00122D1F"/>
    <w:rsid w:val="00123D64"/>
    <w:rsid w:val="00124495"/>
    <w:rsid w:val="00125159"/>
    <w:rsid w:val="00130DDB"/>
    <w:rsid w:val="00132042"/>
    <w:rsid w:val="001327B0"/>
    <w:rsid w:val="00135B17"/>
    <w:rsid w:val="00137304"/>
    <w:rsid w:val="00137669"/>
    <w:rsid w:val="0013799A"/>
    <w:rsid w:val="00137C46"/>
    <w:rsid w:val="001433C2"/>
    <w:rsid w:val="00144515"/>
    <w:rsid w:val="00147DB6"/>
    <w:rsid w:val="001510D9"/>
    <w:rsid w:val="001524F3"/>
    <w:rsid w:val="001525B1"/>
    <w:rsid w:val="0015272B"/>
    <w:rsid w:val="0015489C"/>
    <w:rsid w:val="00154A01"/>
    <w:rsid w:val="001553C2"/>
    <w:rsid w:val="00160583"/>
    <w:rsid w:val="00160B2B"/>
    <w:rsid w:val="0016127A"/>
    <w:rsid w:val="00161758"/>
    <w:rsid w:val="0016340E"/>
    <w:rsid w:val="00163ADD"/>
    <w:rsid w:val="00164092"/>
    <w:rsid w:val="00166608"/>
    <w:rsid w:val="00166CB2"/>
    <w:rsid w:val="00166FDA"/>
    <w:rsid w:val="001672DF"/>
    <w:rsid w:val="001677B8"/>
    <w:rsid w:val="001679FB"/>
    <w:rsid w:val="001704FD"/>
    <w:rsid w:val="00171CD7"/>
    <w:rsid w:val="00173C76"/>
    <w:rsid w:val="00174172"/>
    <w:rsid w:val="00174195"/>
    <w:rsid w:val="00174423"/>
    <w:rsid w:val="001744AA"/>
    <w:rsid w:val="00174C59"/>
    <w:rsid w:val="001751CC"/>
    <w:rsid w:val="00176B42"/>
    <w:rsid w:val="00181970"/>
    <w:rsid w:val="00182E65"/>
    <w:rsid w:val="00182E88"/>
    <w:rsid w:val="00190361"/>
    <w:rsid w:val="001908F5"/>
    <w:rsid w:val="0019122D"/>
    <w:rsid w:val="00193DA2"/>
    <w:rsid w:val="00196580"/>
    <w:rsid w:val="00196957"/>
    <w:rsid w:val="00196965"/>
    <w:rsid w:val="00197029"/>
    <w:rsid w:val="0019710B"/>
    <w:rsid w:val="001A12B8"/>
    <w:rsid w:val="001A14E2"/>
    <w:rsid w:val="001A2C15"/>
    <w:rsid w:val="001A2E73"/>
    <w:rsid w:val="001A3C20"/>
    <w:rsid w:val="001A6122"/>
    <w:rsid w:val="001A61B4"/>
    <w:rsid w:val="001A6800"/>
    <w:rsid w:val="001A6B97"/>
    <w:rsid w:val="001B1FD3"/>
    <w:rsid w:val="001B3C44"/>
    <w:rsid w:val="001B7697"/>
    <w:rsid w:val="001B7C20"/>
    <w:rsid w:val="001C0E0F"/>
    <w:rsid w:val="001C39E9"/>
    <w:rsid w:val="001C5DC6"/>
    <w:rsid w:val="001C6043"/>
    <w:rsid w:val="001D0128"/>
    <w:rsid w:val="001D0193"/>
    <w:rsid w:val="001D0A50"/>
    <w:rsid w:val="001D1E12"/>
    <w:rsid w:val="001D20CC"/>
    <w:rsid w:val="001D7C97"/>
    <w:rsid w:val="001E3417"/>
    <w:rsid w:val="001F4F4D"/>
    <w:rsid w:val="001F62FB"/>
    <w:rsid w:val="001F6E9E"/>
    <w:rsid w:val="00202C7C"/>
    <w:rsid w:val="002048C2"/>
    <w:rsid w:val="00204F75"/>
    <w:rsid w:val="0020513E"/>
    <w:rsid w:val="002064D1"/>
    <w:rsid w:val="00207741"/>
    <w:rsid w:val="002109A0"/>
    <w:rsid w:val="002110F7"/>
    <w:rsid w:val="00213790"/>
    <w:rsid w:val="00213B61"/>
    <w:rsid w:val="0021449E"/>
    <w:rsid w:val="00216251"/>
    <w:rsid w:val="00217059"/>
    <w:rsid w:val="00217CC1"/>
    <w:rsid w:val="002204EE"/>
    <w:rsid w:val="0022084A"/>
    <w:rsid w:val="00220B97"/>
    <w:rsid w:val="00222E3E"/>
    <w:rsid w:val="00223783"/>
    <w:rsid w:val="0022393F"/>
    <w:rsid w:val="002243FE"/>
    <w:rsid w:val="002258DE"/>
    <w:rsid w:val="00225A6F"/>
    <w:rsid w:val="00227659"/>
    <w:rsid w:val="002300C0"/>
    <w:rsid w:val="0023259A"/>
    <w:rsid w:val="00233F13"/>
    <w:rsid w:val="00234514"/>
    <w:rsid w:val="00240191"/>
    <w:rsid w:val="0024201D"/>
    <w:rsid w:val="00242655"/>
    <w:rsid w:val="00243D02"/>
    <w:rsid w:val="00245F48"/>
    <w:rsid w:val="002505ED"/>
    <w:rsid w:val="002509E9"/>
    <w:rsid w:val="00254E07"/>
    <w:rsid w:val="0025598C"/>
    <w:rsid w:val="00256998"/>
    <w:rsid w:val="0025729C"/>
    <w:rsid w:val="00260EBE"/>
    <w:rsid w:val="00261A86"/>
    <w:rsid w:val="0026208B"/>
    <w:rsid w:val="0026231F"/>
    <w:rsid w:val="00263AF0"/>
    <w:rsid w:val="00264348"/>
    <w:rsid w:val="0026566B"/>
    <w:rsid w:val="002662E2"/>
    <w:rsid w:val="002664EE"/>
    <w:rsid w:val="00266A2F"/>
    <w:rsid w:val="002704D0"/>
    <w:rsid w:val="00271C0F"/>
    <w:rsid w:val="0027356F"/>
    <w:rsid w:val="00273B30"/>
    <w:rsid w:val="0027526E"/>
    <w:rsid w:val="00276932"/>
    <w:rsid w:val="002807F3"/>
    <w:rsid w:val="00281BB2"/>
    <w:rsid w:val="0028336F"/>
    <w:rsid w:val="00283901"/>
    <w:rsid w:val="00284584"/>
    <w:rsid w:val="00284D50"/>
    <w:rsid w:val="002851C9"/>
    <w:rsid w:val="00285E77"/>
    <w:rsid w:val="0028737E"/>
    <w:rsid w:val="002874B7"/>
    <w:rsid w:val="002902E1"/>
    <w:rsid w:val="00295B0F"/>
    <w:rsid w:val="002976A7"/>
    <w:rsid w:val="002A3011"/>
    <w:rsid w:val="002A3E0F"/>
    <w:rsid w:val="002A468E"/>
    <w:rsid w:val="002A526E"/>
    <w:rsid w:val="002B06E6"/>
    <w:rsid w:val="002B1E4B"/>
    <w:rsid w:val="002B1F0D"/>
    <w:rsid w:val="002B3B4C"/>
    <w:rsid w:val="002B553C"/>
    <w:rsid w:val="002B69DB"/>
    <w:rsid w:val="002C00C6"/>
    <w:rsid w:val="002C318F"/>
    <w:rsid w:val="002C365B"/>
    <w:rsid w:val="002C512D"/>
    <w:rsid w:val="002C5A6B"/>
    <w:rsid w:val="002C7EE5"/>
    <w:rsid w:val="002D0957"/>
    <w:rsid w:val="002D2E4E"/>
    <w:rsid w:val="002D32A0"/>
    <w:rsid w:val="002D3638"/>
    <w:rsid w:val="002D40F7"/>
    <w:rsid w:val="002D5033"/>
    <w:rsid w:val="002D6BB6"/>
    <w:rsid w:val="002E09C8"/>
    <w:rsid w:val="002E0C91"/>
    <w:rsid w:val="002E6323"/>
    <w:rsid w:val="002E6ACF"/>
    <w:rsid w:val="002E6B8B"/>
    <w:rsid w:val="002F10F9"/>
    <w:rsid w:val="002F1732"/>
    <w:rsid w:val="002F32C9"/>
    <w:rsid w:val="002F35C4"/>
    <w:rsid w:val="002F40AE"/>
    <w:rsid w:val="002F48AB"/>
    <w:rsid w:val="002F6C38"/>
    <w:rsid w:val="002F6C85"/>
    <w:rsid w:val="002F76C5"/>
    <w:rsid w:val="0030183D"/>
    <w:rsid w:val="00303999"/>
    <w:rsid w:val="003047BD"/>
    <w:rsid w:val="0030651C"/>
    <w:rsid w:val="0030685A"/>
    <w:rsid w:val="00306F58"/>
    <w:rsid w:val="00310A99"/>
    <w:rsid w:val="00313B78"/>
    <w:rsid w:val="00315FDE"/>
    <w:rsid w:val="00316E53"/>
    <w:rsid w:val="00317114"/>
    <w:rsid w:val="00317235"/>
    <w:rsid w:val="00317842"/>
    <w:rsid w:val="00321A26"/>
    <w:rsid w:val="00321AA0"/>
    <w:rsid w:val="00322168"/>
    <w:rsid w:val="0032253E"/>
    <w:rsid w:val="0032344F"/>
    <w:rsid w:val="0032429D"/>
    <w:rsid w:val="00324391"/>
    <w:rsid w:val="00324599"/>
    <w:rsid w:val="00324677"/>
    <w:rsid w:val="00325571"/>
    <w:rsid w:val="00325AD2"/>
    <w:rsid w:val="00327CA8"/>
    <w:rsid w:val="00330021"/>
    <w:rsid w:val="00330C48"/>
    <w:rsid w:val="00331851"/>
    <w:rsid w:val="0033188A"/>
    <w:rsid w:val="00332A6F"/>
    <w:rsid w:val="00333985"/>
    <w:rsid w:val="0033414A"/>
    <w:rsid w:val="0033477D"/>
    <w:rsid w:val="00334B81"/>
    <w:rsid w:val="00334C09"/>
    <w:rsid w:val="00335811"/>
    <w:rsid w:val="003365A3"/>
    <w:rsid w:val="00336BFA"/>
    <w:rsid w:val="00336CD4"/>
    <w:rsid w:val="00336F32"/>
    <w:rsid w:val="0033767C"/>
    <w:rsid w:val="00337D15"/>
    <w:rsid w:val="003400AA"/>
    <w:rsid w:val="00340493"/>
    <w:rsid w:val="003411BF"/>
    <w:rsid w:val="00341653"/>
    <w:rsid w:val="00345101"/>
    <w:rsid w:val="003451DE"/>
    <w:rsid w:val="00346F9A"/>
    <w:rsid w:val="00351D8A"/>
    <w:rsid w:val="00352391"/>
    <w:rsid w:val="0035257C"/>
    <w:rsid w:val="0035379F"/>
    <w:rsid w:val="00355478"/>
    <w:rsid w:val="00355751"/>
    <w:rsid w:val="00357762"/>
    <w:rsid w:val="00361368"/>
    <w:rsid w:val="0036193B"/>
    <w:rsid w:val="00362003"/>
    <w:rsid w:val="00362A2F"/>
    <w:rsid w:val="00365D2E"/>
    <w:rsid w:val="00370426"/>
    <w:rsid w:val="00370632"/>
    <w:rsid w:val="00370875"/>
    <w:rsid w:val="003732B0"/>
    <w:rsid w:val="003761AD"/>
    <w:rsid w:val="00380420"/>
    <w:rsid w:val="003807BC"/>
    <w:rsid w:val="0038116B"/>
    <w:rsid w:val="00381A43"/>
    <w:rsid w:val="00381DAC"/>
    <w:rsid w:val="003826A9"/>
    <w:rsid w:val="003842BB"/>
    <w:rsid w:val="00384B47"/>
    <w:rsid w:val="003858C4"/>
    <w:rsid w:val="00385A09"/>
    <w:rsid w:val="003872CD"/>
    <w:rsid w:val="00391409"/>
    <w:rsid w:val="003939D4"/>
    <w:rsid w:val="00393F32"/>
    <w:rsid w:val="00394359"/>
    <w:rsid w:val="00395C6C"/>
    <w:rsid w:val="0039669E"/>
    <w:rsid w:val="003A0F61"/>
    <w:rsid w:val="003A1E5F"/>
    <w:rsid w:val="003A1FBA"/>
    <w:rsid w:val="003A3572"/>
    <w:rsid w:val="003A4857"/>
    <w:rsid w:val="003A571B"/>
    <w:rsid w:val="003A6492"/>
    <w:rsid w:val="003A6B87"/>
    <w:rsid w:val="003B425B"/>
    <w:rsid w:val="003B425D"/>
    <w:rsid w:val="003B5EC7"/>
    <w:rsid w:val="003C344D"/>
    <w:rsid w:val="003C4BE6"/>
    <w:rsid w:val="003C676C"/>
    <w:rsid w:val="003C6966"/>
    <w:rsid w:val="003C7E8D"/>
    <w:rsid w:val="003D1E4E"/>
    <w:rsid w:val="003D2949"/>
    <w:rsid w:val="003D2D24"/>
    <w:rsid w:val="003D4718"/>
    <w:rsid w:val="003E0C36"/>
    <w:rsid w:val="003E28E4"/>
    <w:rsid w:val="003E34FD"/>
    <w:rsid w:val="003E5A34"/>
    <w:rsid w:val="003E673A"/>
    <w:rsid w:val="003F004A"/>
    <w:rsid w:val="003F251A"/>
    <w:rsid w:val="003F2AFF"/>
    <w:rsid w:val="003F3F2D"/>
    <w:rsid w:val="003F469D"/>
    <w:rsid w:val="003F4A0D"/>
    <w:rsid w:val="003F52A4"/>
    <w:rsid w:val="003F52CB"/>
    <w:rsid w:val="003F6377"/>
    <w:rsid w:val="003F7770"/>
    <w:rsid w:val="003F7921"/>
    <w:rsid w:val="004013E6"/>
    <w:rsid w:val="00403166"/>
    <w:rsid w:val="00405368"/>
    <w:rsid w:val="00405919"/>
    <w:rsid w:val="0040757E"/>
    <w:rsid w:val="0041414F"/>
    <w:rsid w:val="004145F7"/>
    <w:rsid w:val="00414967"/>
    <w:rsid w:val="004151EB"/>
    <w:rsid w:val="00416EA0"/>
    <w:rsid w:val="00420336"/>
    <w:rsid w:val="004222DC"/>
    <w:rsid w:val="00422DFA"/>
    <w:rsid w:val="0042394B"/>
    <w:rsid w:val="00423AC0"/>
    <w:rsid w:val="00425FD6"/>
    <w:rsid w:val="00426452"/>
    <w:rsid w:val="00426BEE"/>
    <w:rsid w:val="00426F69"/>
    <w:rsid w:val="00427269"/>
    <w:rsid w:val="00430224"/>
    <w:rsid w:val="004302A5"/>
    <w:rsid w:val="00431CAD"/>
    <w:rsid w:val="004333D6"/>
    <w:rsid w:val="004338F1"/>
    <w:rsid w:val="004344B1"/>
    <w:rsid w:val="00435566"/>
    <w:rsid w:val="00435E3F"/>
    <w:rsid w:val="0043691A"/>
    <w:rsid w:val="00436CA3"/>
    <w:rsid w:val="004376F8"/>
    <w:rsid w:val="00437DD6"/>
    <w:rsid w:val="004400CD"/>
    <w:rsid w:val="00442240"/>
    <w:rsid w:val="00444DC0"/>
    <w:rsid w:val="00444EC9"/>
    <w:rsid w:val="004471EC"/>
    <w:rsid w:val="004477FC"/>
    <w:rsid w:val="00451E4A"/>
    <w:rsid w:val="00452781"/>
    <w:rsid w:val="00456592"/>
    <w:rsid w:val="00456B30"/>
    <w:rsid w:val="004570C2"/>
    <w:rsid w:val="0046091B"/>
    <w:rsid w:val="00463AE7"/>
    <w:rsid w:val="00463FFF"/>
    <w:rsid w:val="00464412"/>
    <w:rsid w:val="00464932"/>
    <w:rsid w:val="00465DC0"/>
    <w:rsid w:val="0046605E"/>
    <w:rsid w:val="00466F4E"/>
    <w:rsid w:val="0047012C"/>
    <w:rsid w:val="00470BD9"/>
    <w:rsid w:val="004712D0"/>
    <w:rsid w:val="00471591"/>
    <w:rsid w:val="00472B55"/>
    <w:rsid w:val="00472C7C"/>
    <w:rsid w:val="00474143"/>
    <w:rsid w:val="0048088D"/>
    <w:rsid w:val="00480F88"/>
    <w:rsid w:val="0048127A"/>
    <w:rsid w:val="004818DA"/>
    <w:rsid w:val="00484AAB"/>
    <w:rsid w:val="004854A4"/>
    <w:rsid w:val="00486D0E"/>
    <w:rsid w:val="00491A71"/>
    <w:rsid w:val="00494A66"/>
    <w:rsid w:val="00495036"/>
    <w:rsid w:val="004976C1"/>
    <w:rsid w:val="004978E1"/>
    <w:rsid w:val="00497B16"/>
    <w:rsid w:val="004A03DD"/>
    <w:rsid w:val="004A0C90"/>
    <w:rsid w:val="004A0F52"/>
    <w:rsid w:val="004A1D61"/>
    <w:rsid w:val="004A1EA8"/>
    <w:rsid w:val="004A3A3D"/>
    <w:rsid w:val="004A3C41"/>
    <w:rsid w:val="004A3EB9"/>
    <w:rsid w:val="004A4270"/>
    <w:rsid w:val="004A42E1"/>
    <w:rsid w:val="004A53F2"/>
    <w:rsid w:val="004A5D8D"/>
    <w:rsid w:val="004A647B"/>
    <w:rsid w:val="004A75C1"/>
    <w:rsid w:val="004A7995"/>
    <w:rsid w:val="004B08F0"/>
    <w:rsid w:val="004B2801"/>
    <w:rsid w:val="004B4E35"/>
    <w:rsid w:val="004B6B60"/>
    <w:rsid w:val="004C0074"/>
    <w:rsid w:val="004C0C1F"/>
    <w:rsid w:val="004C134C"/>
    <w:rsid w:val="004C2072"/>
    <w:rsid w:val="004C5B8D"/>
    <w:rsid w:val="004C6382"/>
    <w:rsid w:val="004C6AFE"/>
    <w:rsid w:val="004D0646"/>
    <w:rsid w:val="004D1615"/>
    <w:rsid w:val="004D2F5F"/>
    <w:rsid w:val="004D3888"/>
    <w:rsid w:val="004D53EB"/>
    <w:rsid w:val="004D5F4F"/>
    <w:rsid w:val="004D685C"/>
    <w:rsid w:val="004E10EC"/>
    <w:rsid w:val="004E2618"/>
    <w:rsid w:val="004E37EB"/>
    <w:rsid w:val="004E4926"/>
    <w:rsid w:val="004E49A4"/>
    <w:rsid w:val="004E5190"/>
    <w:rsid w:val="004E6104"/>
    <w:rsid w:val="004E7D83"/>
    <w:rsid w:val="004F2E2F"/>
    <w:rsid w:val="004F48AD"/>
    <w:rsid w:val="004F5B1C"/>
    <w:rsid w:val="004F689D"/>
    <w:rsid w:val="004F6B6A"/>
    <w:rsid w:val="004F7303"/>
    <w:rsid w:val="004F7573"/>
    <w:rsid w:val="00500C0B"/>
    <w:rsid w:val="00501E16"/>
    <w:rsid w:val="0050746C"/>
    <w:rsid w:val="005078F4"/>
    <w:rsid w:val="005103EE"/>
    <w:rsid w:val="005103F9"/>
    <w:rsid w:val="005107E8"/>
    <w:rsid w:val="00510BBC"/>
    <w:rsid w:val="00510FDD"/>
    <w:rsid w:val="00513B0B"/>
    <w:rsid w:val="00513DBE"/>
    <w:rsid w:val="0051413C"/>
    <w:rsid w:val="00514348"/>
    <w:rsid w:val="0051509F"/>
    <w:rsid w:val="0051580E"/>
    <w:rsid w:val="005175BA"/>
    <w:rsid w:val="00517BEB"/>
    <w:rsid w:val="00517D29"/>
    <w:rsid w:val="00520255"/>
    <w:rsid w:val="005204B1"/>
    <w:rsid w:val="00520D2E"/>
    <w:rsid w:val="0052157E"/>
    <w:rsid w:val="00522286"/>
    <w:rsid w:val="0052305C"/>
    <w:rsid w:val="00524A49"/>
    <w:rsid w:val="005330EF"/>
    <w:rsid w:val="0053323D"/>
    <w:rsid w:val="005336AC"/>
    <w:rsid w:val="00533A07"/>
    <w:rsid w:val="00533E06"/>
    <w:rsid w:val="00536F03"/>
    <w:rsid w:val="00537492"/>
    <w:rsid w:val="005412B3"/>
    <w:rsid w:val="0054163C"/>
    <w:rsid w:val="005416A4"/>
    <w:rsid w:val="0054253F"/>
    <w:rsid w:val="005435B4"/>
    <w:rsid w:val="0054376A"/>
    <w:rsid w:val="00547723"/>
    <w:rsid w:val="00547E5D"/>
    <w:rsid w:val="00550110"/>
    <w:rsid w:val="0055065C"/>
    <w:rsid w:val="00551122"/>
    <w:rsid w:val="005547B6"/>
    <w:rsid w:val="005560A9"/>
    <w:rsid w:val="0055782E"/>
    <w:rsid w:val="005579DF"/>
    <w:rsid w:val="00557FAB"/>
    <w:rsid w:val="00560783"/>
    <w:rsid w:val="005609BD"/>
    <w:rsid w:val="00560BBC"/>
    <w:rsid w:val="00563009"/>
    <w:rsid w:val="005633A7"/>
    <w:rsid w:val="00563F1B"/>
    <w:rsid w:val="00566D47"/>
    <w:rsid w:val="00567896"/>
    <w:rsid w:val="0057095C"/>
    <w:rsid w:val="0057178D"/>
    <w:rsid w:val="0057200C"/>
    <w:rsid w:val="005737D5"/>
    <w:rsid w:val="0058283E"/>
    <w:rsid w:val="00582D95"/>
    <w:rsid w:val="00583A31"/>
    <w:rsid w:val="0058631E"/>
    <w:rsid w:val="005864B5"/>
    <w:rsid w:val="005909CB"/>
    <w:rsid w:val="00591517"/>
    <w:rsid w:val="0059159A"/>
    <w:rsid w:val="0059452D"/>
    <w:rsid w:val="00595357"/>
    <w:rsid w:val="00595654"/>
    <w:rsid w:val="00596ECB"/>
    <w:rsid w:val="00597ACD"/>
    <w:rsid w:val="005A0EDD"/>
    <w:rsid w:val="005A4798"/>
    <w:rsid w:val="005A5E42"/>
    <w:rsid w:val="005A71B8"/>
    <w:rsid w:val="005A7BFC"/>
    <w:rsid w:val="005B1994"/>
    <w:rsid w:val="005B215E"/>
    <w:rsid w:val="005B5398"/>
    <w:rsid w:val="005B6A90"/>
    <w:rsid w:val="005B7AB9"/>
    <w:rsid w:val="005C1C16"/>
    <w:rsid w:val="005C730C"/>
    <w:rsid w:val="005C7887"/>
    <w:rsid w:val="005D0D92"/>
    <w:rsid w:val="005D1909"/>
    <w:rsid w:val="005D2827"/>
    <w:rsid w:val="005D34A9"/>
    <w:rsid w:val="005D4632"/>
    <w:rsid w:val="005D47DC"/>
    <w:rsid w:val="005D5A2A"/>
    <w:rsid w:val="005D7F07"/>
    <w:rsid w:val="005E217B"/>
    <w:rsid w:val="005E25F8"/>
    <w:rsid w:val="005E2F23"/>
    <w:rsid w:val="005E4BC5"/>
    <w:rsid w:val="005F0C8B"/>
    <w:rsid w:val="005F237F"/>
    <w:rsid w:val="005F2664"/>
    <w:rsid w:val="005F2E16"/>
    <w:rsid w:val="005F377B"/>
    <w:rsid w:val="005F39E7"/>
    <w:rsid w:val="005F3C6B"/>
    <w:rsid w:val="005F4530"/>
    <w:rsid w:val="005F4C39"/>
    <w:rsid w:val="005F5117"/>
    <w:rsid w:val="0060035E"/>
    <w:rsid w:val="00601508"/>
    <w:rsid w:val="0060274C"/>
    <w:rsid w:val="00604ABE"/>
    <w:rsid w:val="006070C3"/>
    <w:rsid w:val="0060798B"/>
    <w:rsid w:val="00610C6C"/>
    <w:rsid w:val="00611A4A"/>
    <w:rsid w:val="006120AE"/>
    <w:rsid w:val="006130A4"/>
    <w:rsid w:val="00613C11"/>
    <w:rsid w:val="006151E2"/>
    <w:rsid w:val="0062009E"/>
    <w:rsid w:val="00621841"/>
    <w:rsid w:val="00621C95"/>
    <w:rsid w:val="0062367E"/>
    <w:rsid w:val="006252DA"/>
    <w:rsid w:val="0062689B"/>
    <w:rsid w:val="0063088D"/>
    <w:rsid w:val="00632212"/>
    <w:rsid w:val="006342B1"/>
    <w:rsid w:val="0063541C"/>
    <w:rsid w:val="0064094F"/>
    <w:rsid w:val="00640EE8"/>
    <w:rsid w:val="00641B7D"/>
    <w:rsid w:val="006436A1"/>
    <w:rsid w:val="00643717"/>
    <w:rsid w:val="00644A9C"/>
    <w:rsid w:val="0064614A"/>
    <w:rsid w:val="00646ECF"/>
    <w:rsid w:val="006476A2"/>
    <w:rsid w:val="00650D92"/>
    <w:rsid w:val="00651736"/>
    <w:rsid w:val="00654D1A"/>
    <w:rsid w:val="00655064"/>
    <w:rsid w:val="0065551D"/>
    <w:rsid w:val="006576C1"/>
    <w:rsid w:val="00664040"/>
    <w:rsid w:val="006660FD"/>
    <w:rsid w:val="00666F89"/>
    <w:rsid w:val="00670417"/>
    <w:rsid w:val="006705C4"/>
    <w:rsid w:val="006709C0"/>
    <w:rsid w:val="006714AC"/>
    <w:rsid w:val="00673D33"/>
    <w:rsid w:val="00675778"/>
    <w:rsid w:val="00681291"/>
    <w:rsid w:val="00684CE0"/>
    <w:rsid w:val="0068593D"/>
    <w:rsid w:val="00685ABB"/>
    <w:rsid w:val="00686FB1"/>
    <w:rsid w:val="00690295"/>
    <w:rsid w:val="00690E6D"/>
    <w:rsid w:val="00692259"/>
    <w:rsid w:val="006929F4"/>
    <w:rsid w:val="0069531B"/>
    <w:rsid w:val="006A000B"/>
    <w:rsid w:val="006A1133"/>
    <w:rsid w:val="006A1AB9"/>
    <w:rsid w:val="006A1B59"/>
    <w:rsid w:val="006A335C"/>
    <w:rsid w:val="006A390E"/>
    <w:rsid w:val="006A3A0E"/>
    <w:rsid w:val="006A4426"/>
    <w:rsid w:val="006A57D9"/>
    <w:rsid w:val="006A5B5A"/>
    <w:rsid w:val="006B08DA"/>
    <w:rsid w:val="006B2106"/>
    <w:rsid w:val="006B37C0"/>
    <w:rsid w:val="006B6D28"/>
    <w:rsid w:val="006B7CEA"/>
    <w:rsid w:val="006C175C"/>
    <w:rsid w:val="006C186E"/>
    <w:rsid w:val="006C233B"/>
    <w:rsid w:val="006C2584"/>
    <w:rsid w:val="006C3E53"/>
    <w:rsid w:val="006C3E92"/>
    <w:rsid w:val="006C42FE"/>
    <w:rsid w:val="006C4CD4"/>
    <w:rsid w:val="006D008F"/>
    <w:rsid w:val="006D14D7"/>
    <w:rsid w:val="006D26C5"/>
    <w:rsid w:val="006D3366"/>
    <w:rsid w:val="006D33F4"/>
    <w:rsid w:val="006D5C20"/>
    <w:rsid w:val="006D66EE"/>
    <w:rsid w:val="006E0253"/>
    <w:rsid w:val="006E1237"/>
    <w:rsid w:val="006E1C74"/>
    <w:rsid w:val="006E31A7"/>
    <w:rsid w:val="006E4713"/>
    <w:rsid w:val="006E54D7"/>
    <w:rsid w:val="006E5E61"/>
    <w:rsid w:val="006E6896"/>
    <w:rsid w:val="006E6B00"/>
    <w:rsid w:val="006E7F07"/>
    <w:rsid w:val="006F07D7"/>
    <w:rsid w:val="006F15B4"/>
    <w:rsid w:val="006F3266"/>
    <w:rsid w:val="006F390A"/>
    <w:rsid w:val="006F42E3"/>
    <w:rsid w:val="006F65E9"/>
    <w:rsid w:val="006F7F7E"/>
    <w:rsid w:val="0070004C"/>
    <w:rsid w:val="007000DA"/>
    <w:rsid w:val="007007F2"/>
    <w:rsid w:val="00700B2F"/>
    <w:rsid w:val="00701531"/>
    <w:rsid w:val="007018AD"/>
    <w:rsid w:val="00702AC1"/>
    <w:rsid w:val="00704C20"/>
    <w:rsid w:val="00704EF2"/>
    <w:rsid w:val="007103BA"/>
    <w:rsid w:val="00710CA8"/>
    <w:rsid w:val="0071137B"/>
    <w:rsid w:val="00712194"/>
    <w:rsid w:val="0071305F"/>
    <w:rsid w:val="00713E13"/>
    <w:rsid w:val="00713EFE"/>
    <w:rsid w:val="007142AE"/>
    <w:rsid w:val="00714F6B"/>
    <w:rsid w:val="007150BB"/>
    <w:rsid w:val="0071600D"/>
    <w:rsid w:val="00716550"/>
    <w:rsid w:val="00716DA1"/>
    <w:rsid w:val="00717637"/>
    <w:rsid w:val="00717958"/>
    <w:rsid w:val="0072154B"/>
    <w:rsid w:val="007216A5"/>
    <w:rsid w:val="00724B3A"/>
    <w:rsid w:val="00725515"/>
    <w:rsid w:val="007257F7"/>
    <w:rsid w:val="007265B6"/>
    <w:rsid w:val="0072725C"/>
    <w:rsid w:val="0072740B"/>
    <w:rsid w:val="00727B31"/>
    <w:rsid w:val="007304D6"/>
    <w:rsid w:val="007309A0"/>
    <w:rsid w:val="00731F16"/>
    <w:rsid w:val="00733F5E"/>
    <w:rsid w:val="00735DED"/>
    <w:rsid w:val="007369F2"/>
    <w:rsid w:val="00736C0A"/>
    <w:rsid w:val="0073720D"/>
    <w:rsid w:val="00737290"/>
    <w:rsid w:val="00737B4B"/>
    <w:rsid w:val="0074076E"/>
    <w:rsid w:val="00740C6B"/>
    <w:rsid w:val="007413A2"/>
    <w:rsid w:val="00741DC1"/>
    <w:rsid w:val="00746392"/>
    <w:rsid w:val="00750459"/>
    <w:rsid w:val="00751FBB"/>
    <w:rsid w:val="007541E8"/>
    <w:rsid w:val="00761E93"/>
    <w:rsid w:val="00762967"/>
    <w:rsid w:val="00762C8D"/>
    <w:rsid w:val="007657DB"/>
    <w:rsid w:val="0076715A"/>
    <w:rsid w:val="007673AD"/>
    <w:rsid w:val="007702C5"/>
    <w:rsid w:val="00770340"/>
    <w:rsid w:val="007708F4"/>
    <w:rsid w:val="007720F5"/>
    <w:rsid w:val="0077345A"/>
    <w:rsid w:val="00774682"/>
    <w:rsid w:val="00776B99"/>
    <w:rsid w:val="00777A6D"/>
    <w:rsid w:val="00777D48"/>
    <w:rsid w:val="00777E6D"/>
    <w:rsid w:val="0078260C"/>
    <w:rsid w:val="00783EDD"/>
    <w:rsid w:val="00786283"/>
    <w:rsid w:val="007862C1"/>
    <w:rsid w:val="00786EED"/>
    <w:rsid w:val="0079181D"/>
    <w:rsid w:val="00791CD4"/>
    <w:rsid w:val="00791DEB"/>
    <w:rsid w:val="007948A7"/>
    <w:rsid w:val="007A197B"/>
    <w:rsid w:val="007A3FB2"/>
    <w:rsid w:val="007A402A"/>
    <w:rsid w:val="007A6123"/>
    <w:rsid w:val="007A7723"/>
    <w:rsid w:val="007A79AC"/>
    <w:rsid w:val="007B0269"/>
    <w:rsid w:val="007B02E4"/>
    <w:rsid w:val="007B25EF"/>
    <w:rsid w:val="007B3250"/>
    <w:rsid w:val="007B44BF"/>
    <w:rsid w:val="007B4C86"/>
    <w:rsid w:val="007B5490"/>
    <w:rsid w:val="007B6717"/>
    <w:rsid w:val="007B7C3D"/>
    <w:rsid w:val="007C0D41"/>
    <w:rsid w:val="007C1F78"/>
    <w:rsid w:val="007C28D4"/>
    <w:rsid w:val="007C4B80"/>
    <w:rsid w:val="007C739F"/>
    <w:rsid w:val="007D10BB"/>
    <w:rsid w:val="007D110B"/>
    <w:rsid w:val="007D19E5"/>
    <w:rsid w:val="007D2F37"/>
    <w:rsid w:val="007D3517"/>
    <w:rsid w:val="007D3530"/>
    <w:rsid w:val="007D3C12"/>
    <w:rsid w:val="007D4A72"/>
    <w:rsid w:val="007D5873"/>
    <w:rsid w:val="007D6936"/>
    <w:rsid w:val="007E003E"/>
    <w:rsid w:val="007E06CF"/>
    <w:rsid w:val="007E08C0"/>
    <w:rsid w:val="007E13F1"/>
    <w:rsid w:val="007E1E1E"/>
    <w:rsid w:val="007E3144"/>
    <w:rsid w:val="007E412F"/>
    <w:rsid w:val="007E4152"/>
    <w:rsid w:val="007E4C5E"/>
    <w:rsid w:val="007E4E18"/>
    <w:rsid w:val="007E59F3"/>
    <w:rsid w:val="007E5E96"/>
    <w:rsid w:val="007E6875"/>
    <w:rsid w:val="007E7026"/>
    <w:rsid w:val="007E71A6"/>
    <w:rsid w:val="007F077B"/>
    <w:rsid w:val="007F1B34"/>
    <w:rsid w:val="007F30A2"/>
    <w:rsid w:val="007F38CA"/>
    <w:rsid w:val="007F39D1"/>
    <w:rsid w:val="007F49A8"/>
    <w:rsid w:val="007F79A2"/>
    <w:rsid w:val="00802E74"/>
    <w:rsid w:val="00804473"/>
    <w:rsid w:val="008048BD"/>
    <w:rsid w:val="00806A55"/>
    <w:rsid w:val="00807352"/>
    <w:rsid w:val="00807648"/>
    <w:rsid w:val="00810A3E"/>
    <w:rsid w:val="00810C32"/>
    <w:rsid w:val="00810F63"/>
    <w:rsid w:val="0081169D"/>
    <w:rsid w:val="00813E50"/>
    <w:rsid w:val="00815A29"/>
    <w:rsid w:val="00816180"/>
    <w:rsid w:val="00816242"/>
    <w:rsid w:val="00816AD3"/>
    <w:rsid w:val="0082382D"/>
    <w:rsid w:val="00823B92"/>
    <w:rsid w:val="00825530"/>
    <w:rsid w:val="008330EB"/>
    <w:rsid w:val="008331FD"/>
    <w:rsid w:val="00833357"/>
    <w:rsid w:val="008400F3"/>
    <w:rsid w:val="008427E3"/>
    <w:rsid w:val="00842F59"/>
    <w:rsid w:val="0084628B"/>
    <w:rsid w:val="0084670D"/>
    <w:rsid w:val="008501A3"/>
    <w:rsid w:val="00850A07"/>
    <w:rsid w:val="008537BB"/>
    <w:rsid w:val="00853A84"/>
    <w:rsid w:val="0085447A"/>
    <w:rsid w:val="008568B7"/>
    <w:rsid w:val="00856918"/>
    <w:rsid w:val="00856DCF"/>
    <w:rsid w:val="00856EEE"/>
    <w:rsid w:val="0085762E"/>
    <w:rsid w:val="00861A68"/>
    <w:rsid w:val="0086449C"/>
    <w:rsid w:val="00864844"/>
    <w:rsid w:val="00865105"/>
    <w:rsid w:val="00865798"/>
    <w:rsid w:val="00865B3E"/>
    <w:rsid w:val="00866AD0"/>
    <w:rsid w:val="00867B8D"/>
    <w:rsid w:val="00870989"/>
    <w:rsid w:val="00870A71"/>
    <w:rsid w:val="00871F49"/>
    <w:rsid w:val="00872AF9"/>
    <w:rsid w:val="00874022"/>
    <w:rsid w:val="00875976"/>
    <w:rsid w:val="00875E54"/>
    <w:rsid w:val="00876396"/>
    <w:rsid w:val="00876573"/>
    <w:rsid w:val="00880277"/>
    <w:rsid w:val="008803B7"/>
    <w:rsid w:val="008809FE"/>
    <w:rsid w:val="008832BF"/>
    <w:rsid w:val="00886475"/>
    <w:rsid w:val="00886D99"/>
    <w:rsid w:val="0088782B"/>
    <w:rsid w:val="008923B6"/>
    <w:rsid w:val="00896473"/>
    <w:rsid w:val="00897038"/>
    <w:rsid w:val="00897CDE"/>
    <w:rsid w:val="008A0601"/>
    <w:rsid w:val="008A1A61"/>
    <w:rsid w:val="008A1C24"/>
    <w:rsid w:val="008A5596"/>
    <w:rsid w:val="008A568A"/>
    <w:rsid w:val="008A7915"/>
    <w:rsid w:val="008B07E2"/>
    <w:rsid w:val="008B11C2"/>
    <w:rsid w:val="008B12C4"/>
    <w:rsid w:val="008B14FB"/>
    <w:rsid w:val="008B2CC8"/>
    <w:rsid w:val="008B3A21"/>
    <w:rsid w:val="008B695F"/>
    <w:rsid w:val="008B7455"/>
    <w:rsid w:val="008C1FB0"/>
    <w:rsid w:val="008C7DA0"/>
    <w:rsid w:val="008D14F8"/>
    <w:rsid w:val="008D2A61"/>
    <w:rsid w:val="008D3814"/>
    <w:rsid w:val="008D3A9F"/>
    <w:rsid w:val="008D517D"/>
    <w:rsid w:val="008D55DC"/>
    <w:rsid w:val="008D6000"/>
    <w:rsid w:val="008D72F7"/>
    <w:rsid w:val="008D7A70"/>
    <w:rsid w:val="008D7CC8"/>
    <w:rsid w:val="008D7E71"/>
    <w:rsid w:val="008E107D"/>
    <w:rsid w:val="008E188A"/>
    <w:rsid w:val="008E4222"/>
    <w:rsid w:val="008E44FB"/>
    <w:rsid w:val="008E4F9C"/>
    <w:rsid w:val="008E7245"/>
    <w:rsid w:val="008F0EF3"/>
    <w:rsid w:val="008F3077"/>
    <w:rsid w:val="008F5A72"/>
    <w:rsid w:val="008F5FB1"/>
    <w:rsid w:val="008F745D"/>
    <w:rsid w:val="008F74E6"/>
    <w:rsid w:val="008F7E41"/>
    <w:rsid w:val="00901873"/>
    <w:rsid w:val="00901D02"/>
    <w:rsid w:val="00901EF5"/>
    <w:rsid w:val="00902D93"/>
    <w:rsid w:val="00903563"/>
    <w:rsid w:val="00905584"/>
    <w:rsid w:val="0090732D"/>
    <w:rsid w:val="0090770B"/>
    <w:rsid w:val="00911EE0"/>
    <w:rsid w:val="00915647"/>
    <w:rsid w:val="0091570C"/>
    <w:rsid w:val="00921102"/>
    <w:rsid w:val="00921FF4"/>
    <w:rsid w:val="00922E68"/>
    <w:rsid w:val="00923FD6"/>
    <w:rsid w:val="00924782"/>
    <w:rsid w:val="00924A99"/>
    <w:rsid w:val="00924B5A"/>
    <w:rsid w:val="009255D2"/>
    <w:rsid w:val="00927828"/>
    <w:rsid w:val="00927F1B"/>
    <w:rsid w:val="009324E7"/>
    <w:rsid w:val="00933BAA"/>
    <w:rsid w:val="00933ECD"/>
    <w:rsid w:val="00934029"/>
    <w:rsid w:val="009351AF"/>
    <w:rsid w:val="009352C7"/>
    <w:rsid w:val="00937F14"/>
    <w:rsid w:val="00941B94"/>
    <w:rsid w:val="00941CEA"/>
    <w:rsid w:val="00942022"/>
    <w:rsid w:val="00942683"/>
    <w:rsid w:val="00943208"/>
    <w:rsid w:val="00943503"/>
    <w:rsid w:val="00944E59"/>
    <w:rsid w:val="00944F32"/>
    <w:rsid w:val="0095102C"/>
    <w:rsid w:val="0095333A"/>
    <w:rsid w:val="00954E04"/>
    <w:rsid w:val="009552F8"/>
    <w:rsid w:val="0095689E"/>
    <w:rsid w:val="00956F89"/>
    <w:rsid w:val="00960438"/>
    <w:rsid w:val="009610E2"/>
    <w:rsid w:val="00961F60"/>
    <w:rsid w:val="00961F84"/>
    <w:rsid w:val="009654C6"/>
    <w:rsid w:val="00966AE8"/>
    <w:rsid w:val="0097177E"/>
    <w:rsid w:val="00977374"/>
    <w:rsid w:val="00977B2A"/>
    <w:rsid w:val="00980F08"/>
    <w:rsid w:val="0098365C"/>
    <w:rsid w:val="00984B09"/>
    <w:rsid w:val="0098536D"/>
    <w:rsid w:val="00987329"/>
    <w:rsid w:val="00987B3F"/>
    <w:rsid w:val="00987E9F"/>
    <w:rsid w:val="009927F4"/>
    <w:rsid w:val="00992AAE"/>
    <w:rsid w:val="00992B5A"/>
    <w:rsid w:val="009930AB"/>
    <w:rsid w:val="00993C89"/>
    <w:rsid w:val="00996878"/>
    <w:rsid w:val="00996DE3"/>
    <w:rsid w:val="009A0E71"/>
    <w:rsid w:val="009A10B6"/>
    <w:rsid w:val="009A23EC"/>
    <w:rsid w:val="009A36DD"/>
    <w:rsid w:val="009A44E9"/>
    <w:rsid w:val="009A5667"/>
    <w:rsid w:val="009A6AD5"/>
    <w:rsid w:val="009A6DA8"/>
    <w:rsid w:val="009B03E9"/>
    <w:rsid w:val="009B081B"/>
    <w:rsid w:val="009B0C8F"/>
    <w:rsid w:val="009B15A5"/>
    <w:rsid w:val="009B16D7"/>
    <w:rsid w:val="009B2DC6"/>
    <w:rsid w:val="009B43F1"/>
    <w:rsid w:val="009B5751"/>
    <w:rsid w:val="009C373C"/>
    <w:rsid w:val="009C6710"/>
    <w:rsid w:val="009D2D1A"/>
    <w:rsid w:val="009D42E6"/>
    <w:rsid w:val="009D6486"/>
    <w:rsid w:val="009E0111"/>
    <w:rsid w:val="009E3039"/>
    <w:rsid w:val="009E3EA6"/>
    <w:rsid w:val="009E4288"/>
    <w:rsid w:val="009E4EF1"/>
    <w:rsid w:val="009E576A"/>
    <w:rsid w:val="009E7266"/>
    <w:rsid w:val="009F0C1E"/>
    <w:rsid w:val="009F1C72"/>
    <w:rsid w:val="009F1E70"/>
    <w:rsid w:val="009F296E"/>
    <w:rsid w:val="009F4F8A"/>
    <w:rsid w:val="009F5517"/>
    <w:rsid w:val="009F781D"/>
    <w:rsid w:val="009F7E5A"/>
    <w:rsid w:val="009F7E71"/>
    <w:rsid w:val="00A00319"/>
    <w:rsid w:val="00A01BB9"/>
    <w:rsid w:val="00A023B2"/>
    <w:rsid w:val="00A02585"/>
    <w:rsid w:val="00A02D9F"/>
    <w:rsid w:val="00A0314A"/>
    <w:rsid w:val="00A05417"/>
    <w:rsid w:val="00A05F0E"/>
    <w:rsid w:val="00A06573"/>
    <w:rsid w:val="00A07359"/>
    <w:rsid w:val="00A07729"/>
    <w:rsid w:val="00A07E2F"/>
    <w:rsid w:val="00A07F89"/>
    <w:rsid w:val="00A107A4"/>
    <w:rsid w:val="00A14894"/>
    <w:rsid w:val="00A168A6"/>
    <w:rsid w:val="00A17A88"/>
    <w:rsid w:val="00A2177E"/>
    <w:rsid w:val="00A21ECC"/>
    <w:rsid w:val="00A23C7C"/>
    <w:rsid w:val="00A24185"/>
    <w:rsid w:val="00A24218"/>
    <w:rsid w:val="00A254F2"/>
    <w:rsid w:val="00A2624A"/>
    <w:rsid w:val="00A265C6"/>
    <w:rsid w:val="00A26632"/>
    <w:rsid w:val="00A2683D"/>
    <w:rsid w:val="00A26CD1"/>
    <w:rsid w:val="00A30541"/>
    <w:rsid w:val="00A3110A"/>
    <w:rsid w:val="00A343F9"/>
    <w:rsid w:val="00A344E6"/>
    <w:rsid w:val="00A347D0"/>
    <w:rsid w:val="00A35A97"/>
    <w:rsid w:val="00A35DF1"/>
    <w:rsid w:val="00A36AEC"/>
    <w:rsid w:val="00A40461"/>
    <w:rsid w:val="00A40B86"/>
    <w:rsid w:val="00A42FDD"/>
    <w:rsid w:val="00A432F1"/>
    <w:rsid w:val="00A449AD"/>
    <w:rsid w:val="00A45D9A"/>
    <w:rsid w:val="00A460F1"/>
    <w:rsid w:val="00A46649"/>
    <w:rsid w:val="00A477BF"/>
    <w:rsid w:val="00A52410"/>
    <w:rsid w:val="00A52529"/>
    <w:rsid w:val="00A533E8"/>
    <w:rsid w:val="00A54A21"/>
    <w:rsid w:val="00A563CA"/>
    <w:rsid w:val="00A570C1"/>
    <w:rsid w:val="00A57693"/>
    <w:rsid w:val="00A576B2"/>
    <w:rsid w:val="00A57B24"/>
    <w:rsid w:val="00A623AF"/>
    <w:rsid w:val="00A65EE5"/>
    <w:rsid w:val="00A66271"/>
    <w:rsid w:val="00A67B08"/>
    <w:rsid w:val="00A70504"/>
    <w:rsid w:val="00A70942"/>
    <w:rsid w:val="00A70A0C"/>
    <w:rsid w:val="00A718E4"/>
    <w:rsid w:val="00A72737"/>
    <w:rsid w:val="00A75997"/>
    <w:rsid w:val="00A76C50"/>
    <w:rsid w:val="00A77864"/>
    <w:rsid w:val="00A8102B"/>
    <w:rsid w:val="00A8252D"/>
    <w:rsid w:val="00A835A4"/>
    <w:rsid w:val="00A86434"/>
    <w:rsid w:val="00A8747B"/>
    <w:rsid w:val="00A87657"/>
    <w:rsid w:val="00A87B51"/>
    <w:rsid w:val="00A9006E"/>
    <w:rsid w:val="00A91056"/>
    <w:rsid w:val="00A92297"/>
    <w:rsid w:val="00A92E39"/>
    <w:rsid w:val="00A94192"/>
    <w:rsid w:val="00A94493"/>
    <w:rsid w:val="00A94B44"/>
    <w:rsid w:val="00A97B88"/>
    <w:rsid w:val="00AA10D5"/>
    <w:rsid w:val="00AA1461"/>
    <w:rsid w:val="00AA1BB9"/>
    <w:rsid w:val="00AA3D0B"/>
    <w:rsid w:val="00AA564D"/>
    <w:rsid w:val="00AA5F7E"/>
    <w:rsid w:val="00AA777E"/>
    <w:rsid w:val="00AB0D87"/>
    <w:rsid w:val="00AB1BFB"/>
    <w:rsid w:val="00AB3015"/>
    <w:rsid w:val="00AB4776"/>
    <w:rsid w:val="00AB4E48"/>
    <w:rsid w:val="00AB66B5"/>
    <w:rsid w:val="00AB6A7C"/>
    <w:rsid w:val="00AC15D4"/>
    <w:rsid w:val="00AC454E"/>
    <w:rsid w:val="00AC7487"/>
    <w:rsid w:val="00AD0442"/>
    <w:rsid w:val="00AD26F2"/>
    <w:rsid w:val="00AD2F16"/>
    <w:rsid w:val="00AD435E"/>
    <w:rsid w:val="00AD4B8F"/>
    <w:rsid w:val="00AD4CA6"/>
    <w:rsid w:val="00AD7624"/>
    <w:rsid w:val="00AD7735"/>
    <w:rsid w:val="00AD7CE5"/>
    <w:rsid w:val="00AE27F2"/>
    <w:rsid w:val="00AE33E6"/>
    <w:rsid w:val="00AE40E6"/>
    <w:rsid w:val="00AE7404"/>
    <w:rsid w:val="00AE7733"/>
    <w:rsid w:val="00AE7BA8"/>
    <w:rsid w:val="00AE7C9A"/>
    <w:rsid w:val="00AF0451"/>
    <w:rsid w:val="00AF1862"/>
    <w:rsid w:val="00AF2640"/>
    <w:rsid w:val="00AF42E2"/>
    <w:rsid w:val="00AF4964"/>
    <w:rsid w:val="00AF4BE9"/>
    <w:rsid w:val="00AF5389"/>
    <w:rsid w:val="00AF5881"/>
    <w:rsid w:val="00AF5A29"/>
    <w:rsid w:val="00B016D8"/>
    <w:rsid w:val="00B02573"/>
    <w:rsid w:val="00B04CCB"/>
    <w:rsid w:val="00B06727"/>
    <w:rsid w:val="00B070BF"/>
    <w:rsid w:val="00B07EE8"/>
    <w:rsid w:val="00B11253"/>
    <w:rsid w:val="00B14821"/>
    <w:rsid w:val="00B15E56"/>
    <w:rsid w:val="00B2251D"/>
    <w:rsid w:val="00B22977"/>
    <w:rsid w:val="00B2459F"/>
    <w:rsid w:val="00B2509C"/>
    <w:rsid w:val="00B25F5D"/>
    <w:rsid w:val="00B26275"/>
    <w:rsid w:val="00B27C27"/>
    <w:rsid w:val="00B27E72"/>
    <w:rsid w:val="00B3161C"/>
    <w:rsid w:val="00B3428D"/>
    <w:rsid w:val="00B3449D"/>
    <w:rsid w:val="00B4039F"/>
    <w:rsid w:val="00B41EA6"/>
    <w:rsid w:val="00B44500"/>
    <w:rsid w:val="00B45324"/>
    <w:rsid w:val="00B46072"/>
    <w:rsid w:val="00B4684B"/>
    <w:rsid w:val="00B46F54"/>
    <w:rsid w:val="00B51208"/>
    <w:rsid w:val="00B51E7D"/>
    <w:rsid w:val="00B51FF5"/>
    <w:rsid w:val="00B5261B"/>
    <w:rsid w:val="00B53145"/>
    <w:rsid w:val="00B53BFF"/>
    <w:rsid w:val="00B57334"/>
    <w:rsid w:val="00B57A3A"/>
    <w:rsid w:val="00B57B5A"/>
    <w:rsid w:val="00B608ED"/>
    <w:rsid w:val="00B609F6"/>
    <w:rsid w:val="00B65A91"/>
    <w:rsid w:val="00B70DBD"/>
    <w:rsid w:val="00B727D2"/>
    <w:rsid w:val="00B72CEF"/>
    <w:rsid w:val="00B740BF"/>
    <w:rsid w:val="00B74163"/>
    <w:rsid w:val="00B7469B"/>
    <w:rsid w:val="00B746B8"/>
    <w:rsid w:val="00B75220"/>
    <w:rsid w:val="00B7675D"/>
    <w:rsid w:val="00B77175"/>
    <w:rsid w:val="00B77CB6"/>
    <w:rsid w:val="00B80204"/>
    <w:rsid w:val="00B81237"/>
    <w:rsid w:val="00B83C1A"/>
    <w:rsid w:val="00B86271"/>
    <w:rsid w:val="00B90A92"/>
    <w:rsid w:val="00B91CF2"/>
    <w:rsid w:val="00B94F25"/>
    <w:rsid w:val="00B957C6"/>
    <w:rsid w:val="00B9609B"/>
    <w:rsid w:val="00B96668"/>
    <w:rsid w:val="00BA163F"/>
    <w:rsid w:val="00BA193F"/>
    <w:rsid w:val="00BA2E7B"/>
    <w:rsid w:val="00BA76CC"/>
    <w:rsid w:val="00BB1B91"/>
    <w:rsid w:val="00BB29E4"/>
    <w:rsid w:val="00BB2E79"/>
    <w:rsid w:val="00BB35B8"/>
    <w:rsid w:val="00BB393E"/>
    <w:rsid w:val="00BB3C5B"/>
    <w:rsid w:val="00BB495C"/>
    <w:rsid w:val="00BB5439"/>
    <w:rsid w:val="00BB5616"/>
    <w:rsid w:val="00BB58AF"/>
    <w:rsid w:val="00BB5E74"/>
    <w:rsid w:val="00BB6EDF"/>
    <w:rsid w:val="00BC078B"/>
    <w:rsid w:val="00BC19BA"/>
    <w:rsid w:val="00BC23FD"/>
    <w:rsid w:val="00BC27F3"/>
    <w:rsid w:val="00BC5009"/>
    <w:rsid w:val="00BC5B8D"/>
    <w:rsid w:val="00BC7DE4"/>
    <w:rsid w:val="00BD2480"/>
    <w:rsid w:val="00BD24D8"/>
    <w:rsid w:val="00BD2825"/>
    <w:rsid w:val="00BD2828"/>
    <w:rsid w:val="00BD2C02"/>
    <w:rsid w:val="00BD5252"/>
    <w:rsid w:val="00BD59E7"/>
    <w:rsid w:val="00BD6B1F"/>
    <w:rsid w:val="00BD7194"/>
    <w:rsid w:val="00BE06D0"/>
    <w:rsid w:val="00BE2705"/>
    <w:rsid w:val="00BE3B32"/>
    <w:rsid w:val="00BE5979"/>
    <w:rsid w:val="00BE7D92"/>
    <w:rsid w:val="00BF15A6"/>
    <w:rsid w:val="00BF344D"/>
    <w:rsid w:val="00BF3CEB"/>
    <w:rsid w:val="00BF47BE"/>
    <w:rsid w:val="00BF51AD"/>
    <w:rsid w:val="00BF6684"/>
    <w:rsid w:val="00C008A7"/>
    <w:rsid w:val="00C00AF0"/>
    <w:rsid w:val="00C010A2"/>
    <w:rsid w:val="00C02084"/>
    <w:rsid w:val="00C02DCC"/>
    <w:rsid w:val="00C03762"/>
    <w:rsid w:val="00C04ADD"/>
    <w:rsid w:val="00C04D57"/>
    <w:rsid w:val="00C1094C"/>
    <w:rsid w:val="00C13FAB"/>
    <w:rsid w:val="00C13FDC"/>
    <w:rsid w:val="00C1491E"/>
    <w:rsid w:val="00C16562"/>
    <w:rsid w:val="00C20070"/>
    <w:rsid w:val="00C20B8B"/>
    <w:rsid w:val="00C20C82"/>
    <w:rsid w:val="00C223AD"/>
    <w:rsid w:val="00C242C1"/>
    <w:rsid w:val="00C25445"/>
    <w:rsid w:val="00C2794D"/>
    <w:rsid w:val="00C31764"/>
    <w:rsid w:val="00C31BAA"/>
    <w:rsid w:val="00C33F4F"/>
    <w:rsid w:val="00C349BC"/>
    <w:rsid w:val="00C35E24"/>
    <w:rsid w:val="00C36299"/>
    <w:rsid w:val="00C36D5D"/>
    <w:rsid w:val="00C3772B"/>
    <w:rsid w:val="00C40430"/>
    <w:rsid w:val="00C40A36"/>
    <w:rsid w:val="00C40D2C"/>
    <w:rsid w:val="00C418A2"/>
    <w:rsid w:val="00C43D75"/>
    <w:rsid w:val="00C4544D"/>
    <w:rsid w:val="00C45E8F"/>
    <w:rsid w:val="00C46640"/>
    <w:rsid w:val="00C4676A"/>
    <w:rsid w:val="00C46F24"/>
    <w:rsid w:val="00C50423"/>
    <w:rsid w:val="00C51EA9"/>
    <w:rsid w:val="00C54350"/>
    <w:rsid w:val="00C564A5"/>
    <w:rsid w:val="00C57520"/>
    <w:rsid w:val="00C60811"/>
    <w:rsid w:val="00C60CAB"/>
    <w:rsid w:val="00C62DE5"/>
    <w:rsid w:val="00C64049"/>
    <w:rsid w:val="00C642B4"/>
    <w:rsid w:val="00C6624C"/>
    <w:rsid w:val="00C66E41"/>
    <w:rsid w:val="00C6765D"/>
    <w:rsid w:val="00C708EA"/>
    <w:rsid w:val="00C73329"/>
    <w:rsid w:val="00C746B4"/>
    <w:rsid w:val="00C76F05"/>
    <w:rsid w:val="00C77B4E"/>
    <w:rsid w:val="00C80E27"/>
    <w:rsid w:val="00C8335F"/>
    <w:rsid w:val="00C856E6"/>
    <w:rsid w:val="00C86CD2"/>
    <w:rsid w:val="00C87D84"/>
    <w:rsid w:val="00C91184"/>
    <w:rsid w:val="00C942DC"/>
    <w:rsid w:val="00C95FF1"/>
    <w:rsid w:val="00CA1293"/>
    <w:rsid w:val="00CA2142"/>
    <w:rsid w:val="00CA3F56"/>
    <w:rsid w:val="00CA497F"/>
    <w:rsid w:val="00CA6AA6"/>
    <w:rsid w:val="00CB3239"/>
    <w:rsid w:val="00CB3B5A"/>
    <w:rsid w:val="00CB48D7"/>
    <w:rsid w:val="00CB6FE5"/>
    <w:rsid w:val="00CB7206"/>
    <w:rsid w:val="00CB733B"/>
    <w:rsid w:val="00CB774D"/>
    <w:rsid w:val="00CC024B"/>
    <w:rsid w:val="00CC19B3"/>
    <w:rsid w:val="00CC2299"/>
    <w:rsid w:val="00CC29ED"/>
    <w:rsid w:val="00CC36F6"/>
    <w:rsid w:val="00CC4455"/>
    <w:rsid w:val="00CC52DA"/>
    <w:rsid w:val="00CC57CF"/>
    <w:rsid w:val="00CC76B8"/>
    <w:rsid w:val="00CD3B21"/>
    <w:rsid w:val="00CD4711"/>
    <w:rsid w:val="00CD48F7"/>
    <w:rsid w:val="00CD4C1D"/>
    <w:rsid w:val="00CD55A7"/>
    <w:rsid w:val="00CD62FB"/>
    <w:rsid w:val="00CD7894"/>
    <w:rsid w:val="00CE35DA"/>
    <w:rsid w:val="00CE531D"/>
    <w:rsid w:val="00CE6C58"/>
    <w:rsid w:val="00CE7A45"/>
    <w:rsid w:val="00CF0730"/>
    <w:rsid w:val="00CF1E55"/>
    <w:rsid w:val="00CF4002"/>
    <w:rsid w:val="00CF4983"/>
    <w:rsid w:val="00CF4B89"/>
    <w:rsid w:val="00CF4DC7"/>
    <w:rsid w:val="00CF61DE"/>
    <w:rsid w:val="00CF7A33"/>
    <w:rsid w:val="00CF7B02"/>
    <w:rsid w:val="00D010F7"/>
    <w:rsid w:val="00D01537"/>
    <w:rsid w:val="00D03E71"/>
    <w:rsid w:val="00D040BB"/>
    <w:rsid w:val="00D10AB0"/>
    <w:rsid w:val="00D12198"/>
    <w:rsid w:val="00D12E3F"/>
    <w:rsid w:val="00D148AC"/>
    <w:rsid w:val="00D17E92"/>
    <w:rsid w:val="00D20F48"/>
    <w:rsid w:val="00D221F1"/>
    <w:rsid w:val="00D22AC1"/>
    <w:rsid w:val="00D26395"/>
    <w:rsid w:val="00D31522"/>
    <w:rsid w:val="00D3153C"/>
    <w:rsid w:val="00D332F4"/>
    <w:rsid w:val="00D334A1"/>
    <w:rsid w:val="00D33E27"/>
    <w:rsid w:val="00D34918"/>
    <w:rsid w:val="00D36263"/>
    <w:rsid w:val="00D37400"/>
    <w:rsid w:val="00D4352C"/>
    <w:rsid w:val="00D43D65"/>
    <w:rsid w:val="00D44481"/>
    <w:rsid w:val="00D44842"/>
    <w:rsid w:val="00D45389"/>
    <w:rsid w:val="00D50AC4"/>
    <w:rsid w:val="00D51793"/>
    <w:rsid w:val="00D52150"/>
    <w:rsid w:val="00D5273D"/>
    <w:rsid w:val="00D52B6C"/>
    <w:rsid w:val="00D545C8"/>
    <w:rsid w:val="00D55B23"/>
    <w:rsid w:val="00D56FA5"/>
    <w:rsid w:val="00D57332"/>
    <w:rsid w:val="00D60B39"/>
    <w:rsid w:val="00D61A1B"/>
    <w:rsid w:val="00D61DFC"/>
    <w:rsid w:val="00D646AC"/>
    <w:rsid w:val="00D70CCF"/>
    <w:rsid w:val="00D72C67"/>
    <w:rsid w:val="00D73051"/>
    <w:rsid w:val="00D7440E"/>
    <w:rsid w:val="00D76751"/>
    <w:rsid w:val="00D76D57"/>
    <w:rsid w:val="00D81EF5"/>
    <w:rsid w:val="00D8377B"/>
    <w:rsid w:val="00D868F2"/>
    <w:rsid w:val="00D9176B"/>
    <w:rsid w:val="00D917EC"/>
    <w:rsid w:val="00D934FF"/>
    <w:rsid w:val="00D947D0"/>
    <w:rsid w:val="00D968E3"/>
    <w:rsid w:val="00DA2053"/>
    <w:rsid w:val="00DA3788"/>
    <w:rsid w:val="00DA4BCA"/>
    <w:rsid w:val="00DB2CC5"/>
    <w:rsid w:val="00DB38A1"/>
    <w:rsid w:val="00DB43CC"/>
    <w:rsid w:val="00DB6F84"/>
    <w:rsid w:val="00DC3FCA"/>
    <w:rsid w:val="00DC5757"/>
    <w:rsid w:val="00DD1FFC"/>
    <w:rsid w:val="00DD4FD7"/>
    <w:rsid w:val="00DD5F9D"/>
    <w:rsid w:val="00DD626E"/>
    <w:rsid w:val="00DD66D2"/>
    <w:rsid w:val="00DD68B4"/>
    <w:rsid w:val="00DE492A"/>
    <w:rsid w:val="00DE55D2"/>
    <w:rsid w:val="00DE5942"/>
    <w:rsid w:val="00DE5A3C"/>
    <w:rsid w:val="00DE65E8"/>
    <w:rsid w:val="00DE6FDA"/>
    <w:rsid w:val="00DE735F"/>
    <w:rsid w:val="00DE7520"/>
    <w:rsid w:val="00DF0E1D"/>
    <w:rsid w:val="00DF1441"/>
    <w:rsid w:val="00DF150E"/>
    <w:rsid w:val="00DF48B9"/>
    <w:rsid w:val="00DF6555"/>
    <w:rsid w:val="00DF7760"/>
    <w:rsid w:val="00DF79D5"/>
    <w:rsid w:val="00E00844"/>
    <w:rsid w:val="00E018A9"/>
    <w:rsid w:val="00E038E5"/>
    <w:rsid w:val="00E03F66"/>
    <w:rsid w:val="00E04F80"/>
    <w:rsid w:val="00E06C26"/>
    <w:rsid w:val="00E07DA5"/>
    <w:rsid w:val="00E121C6"/>
    <w:rsid w:val="00E124CC"/>
    <w:rsid w:val="00E12706"/>
    <w:rsid w:val="00E12818"/>
    <w:rsid w:val="00E143E0"/>
    <w:rsid w:val="00E15FD2"/>
    <w:rsid w:val="00E16BA9"/>
    <w:rsid w:val="00E205F8"/>
    <w:rsid w:val="00E20EC5"/>
    <w:rsid w:val="00E21CF5"/>
    <w:rsid w:val="00E24B22"/>
    <w:rsid w:val="00E24C9B"/>
    <w:rsid w:val="00E262C0"/>
    <w:rsid w:val="00E26D42"/>
    <w:rsid w:val="00E27CC1"/>
    <w:rsid w:val="00E320ED"/>
    <w:rsid w:val="00E34A7F"/>
    <w:rsid w:val="00E361D4"/>
    <w:rsid w:val="00E37B92"/>
    <w:rsid w:val="00E40859"/>
    <w:rsid w:val="00E40ED9"/>
    <w:rsid w:val="00E41596"/>
    <w:rsid w:val="00E4186C"/>
    <w:rsid w:val="00E41DE9"/>
    <w:rsid w:val="00E42F56"/>
    <w:rsid w:val="00E44DE6"/>
    <w:rsid w:val="00E45224"/>
    <w:rsid w:val="00E4685C"/>
    <w:rsid w:val="00E51AAD"/>
    <w:rsid w:val="00E52E30"/>
    <w:rsid w:val="00E5338F"/>
    <w:rsid w:val="00E555BD"/>
    <w:rsid w:val="00E609A9"/>
    <w:rsid w:val="00E61BF4"/>
    <w:rsid w:val="00E63F16"/>
    <w:rsid w:val="00E66044"/>
    <w:rsid w:val="00E66FEB"/>
    <w:rsid w:val="00E67B3A"/>
    <w:rsid w:val="00E7060B"/>
    <w:rsid w:val="00E7068F"/>
    <w:rsid w:val="00E720D6"/>
    <w:rsid w:val="00E73516"/>
    <w:rsid w:val="00E74F6D"/>
    <w:rsid w:val="00E7620B"/>
    <w:rsid w:val="00E7701B"/>
    <w:rsid w:val="00E773B6"/>
    <w:rsid w:val="00E8051F"/>
    <w:rsid w:val="00E81546"/>
    <w:rsid w:val="00E81E35"/>
    <w:rsid w:val="00E82B86"/>
    <w:rsid w:val="00E82F63"/>
    <w:rsid w:val="00E830F8"/>
    <w:rsid w:val="00E83329"/>
    <w:rsid w:val="00E86133"/>
    <w:rsid w:val="00E863FE"/>
    <w:rsid w:val="00E902E9"/>
    <w:rsid w:val="00E90FC9"/>
    <w:rsid w:val="00E93673"/>
    <w:rsid w:val="00E93679"/>
    <w:rsid w:val="00E94E02"/>
    <w:rsid w:val="00E96957"/>
    <w:rsid w:val="00E9745F"/>
    <w:rsid w:val="00E9763A"/>
    <w:rsid w:val="00E97D30"/>
    <w:rsid w:val="00EA1609"/>
    <w:rsid w:val="00EA17A8"/>
    <w:rsid w:val="00EA24A4"/>
    <w:rsid w:val="00EA2E6B"/>
    <w:rsid w:val="00EA33F2"/>
    <w:rsid w:val="00EA3956"/>
    <w:rsid w:val="00EA3C13"/>
    <w:rsid w:val="00EA4639"/>
    <w:rsid w:val="00EA6462"/>
    <w:rsid w:val="00EA721D"/>
    <w:rsid w:val="00EA777C"/>
    <w:rsid w:val="00EA7D4D"/>
    <w:rsid w:val="00EB006D"/>
    <w:rsid w:val="00EB27E0"/>
    <w:rsid w:val="00EB2AAD"/>
    <w:rsid w:val="00EB59F3"/>
    <w:rsid w:val="00EC05B0"/>
    <w:rsid w:val="00EC184A"/>
    <w:rsid w:val="00EC2681"/>
    <w:rsid w:val="00EC34EC"/>
    <w:rsid w:val="00EC3C01"/>
    <w:rsid w:val="00EC4DF7"/>
    <w:rsid w:val="00EC7D99"/>
    <w:rsid w:val="00ED0EF0"/>
    <w:rsid w:val="00ED1862"/>
    <w:rsid w:val="00ED2C63"/>
    <w:rsid w:val="00ED55F2"/>
    <w:rsid w:val="00EE1631"/>
    <w:rsid w:val="00EE3F2F"/>
    <w:rsid w:val="00EE3FAA"/>
    <w:rsid w:val="00EE514D"/>
    <w:rsid w:val="00EE5963"/>
    <w:rsid w:val="00EE597C"/>
    <w:rsid w:val="00EE6DB2"/>
    <w:rsid w:val="00EE6F85"/>
    <w:rsid w:val="00EF095B"/>
    <w:rsid w:val="00EF3304"/>
    <w:rsid w:val="00EF3E14"/>
    <w:rsid w:val="00EF4078"/>
    <w:rsid w:val="00EF4251"/>
    <w:rsid w:val="00EF4502"/>
    <w:rsid w:val="00EF4677"/>
    <w:rsid w:val="00EF5D9E"/>
    <w:rsid w:val="00EF7462"/>
    <w:rsid w:val="00F00EE2"/>
    <w:rsid w:val="00F04B99"/>
    <w:rsid w:val="00F04BD2"/>
    <w:rsid w:val="00F0579F"/>
    <w:rsid w:val="00F058F7"/>
    <w:rsid w:val="00F07A0F"/>
    <w:rsid w:val="00F07B29"/>
    <w:rsid w:val="00F12AE5"/>
    <w:rsid w:val="00F14684"/>
    <w:rsid w:val="00F1701A"/>
    <w:rsid w:val="00F218E1"/>
    <w:rsid w:val="00F21938"/>
    <w:rsid w:val="00F223A8"/>
    <w:rsid w:val="00F22436"/>
    <w:rsid w:val="00F22CD9"/>
    <w:rsid w:val="00F27603"/>
    <w:rsid w:val="00F30135"/>
    <w:rsid w:val="00F327A3"/>
    <w:rsid w:val="00F32922"/>
    <w:rsid w:val="00F338A4"/>
    <w:rsid w:val="00F33D57"/>
    <w:rsid w:val="00F344DB"/>
    <w:rsid w:val="00F354E3"/>
    <w:rsid w:val="00F3629A"/>
    <w:rsid w:val="00F369A1"/>
    <w:rsid w:val="00F37188"/>
    <w:rsid w:val="00F3763E"/>
    <w:rsid w:val="00F3779F"/>
    <w:rsid w:val="00F40EA0"/>
    <w:rsid w:val="00F41B69"/>
    <w:rsid w:val="00F4362E"/>
    <w:rsid w:val="00F4437F"/>
    <w:rsid w:val="00F44660"/>
    <w:rsid w:val="00F452A7"/>
    <w:rsid w:val="00F46257"/>
    <w:rsid w:val="00F51417"/>
    <w:rsid w:val="00F54396"/>
    <w:rsid w:val="00F54639"/>
    <w:rsid w:val="00F54FCD"/>
    <w:rsid w:val="00F556AB"/>
    <w:rsid w:val="00F55D93"/>
    <w:rsid w:val="00F60B96"/>
    <w:rsid w:val="00F61D98"/>
    <w:rsid w:val="00F61E34"/>
    <w:rsid w:val="00F625EE"/>
    <w:rsid w:val="00F71034"/>
    <w:rsid w:val="00F72568"/>
    <w:rsid w:val="00F729E2"/>
    <w:rsid w:val="00F7382B"/>
    <w:rsid w:val="00F7527E"/>
    <w:rsid w:val="00F845FF"/>
    <w:rsid w:val="00F84969"/>
    <w:rsid w:val="00F85671"/>
    <w:rsid w:val="00F85716"/>
    <w:rsid w:val="00F87B69"/>
    <w:rsid w:val="00F905A6"/>
    <w:rsid w:val="00F9160E"/>
    <w:rsid w:val="00F92CC5"/>
    <w:rsid w:val="00F936C8"/>
    <w:rsid w:val="00F93879"/>
    <w:rsid w:val="00F951A8"/>
    <w:rsid w:val="00F956F1"/>
    <w:rsid w:val="00F966B4"/>
    <w:rsid w:val="00F97D5C"/>
    <w:rsid w:val="00FA1A8A"/>
    <w:rsid w:val="00FA481A"/>
    <w:rsid w:val="00FA51F8"/>
    <w:rsid w:val="00FA6ED9"/>
    <w:rsid w:val="00FB20B0"/>
    <w:rsid w:val="00FB3467"/>
    <w:rsid w:val="00FB3788"/>
    <w:rsid w:val="00FB4D80"/>
    <w:rsid w:val="00FB506D"/>
    <w:rsid w:val="00FB5A4E"/>
    <w:rsid w:val="00FB67FD"/>
    <w:rsid w:val="00FC03A0"/>
    <w:rsid w:val="00FC1E48"/>
    <w:rsid w:val="00FC226D"/>
    <w:rsid w:val="00FC2DB7"/>
    <w:rsid w:val="00FC2E83"/>
    <w:rsid w:val="00FC339C"/>
    <w:rsid w:val="00FC3424"/>
    <w:rsid w:val="00FC4D49"/>
    <w:rsid w:val="00FC699B"/>
    <w:rsid w:val="00FD0028"/>
    <w:rsid w:val="00FD1252"/>
    <w:rsid w:val="00FD25B5"/>
    <w:rsid w:val="00FD37E2"/>
    <w:rsid w:val="00FD4AB3"/>
    <w:rsid w:val="00FD4CE2"/>
    <w:rsid w:val="00FD5511"/>
    <w:rsid w:val="00FD587C"/>
    <w:rsid w:val="00FD5C43"/>
    <w:rsid w:val="00FD666D"/>
    <w:rsid w:val="00FE1B58"/>
    <w:rsid w:val="00FE1BAF"/>
    <w:rsid w:val="00FE2109"/>
    <w:rsid w:val="00FE3247"/>
    <w:rsid w:val="00FE758F"/>
    <w:rsid w:val="00FE785E"/>
    <w:rsid w:val="00FF27E5"/>
    <w:rsid w:val="00FF27F5"/>
    <w:rsid w:val="00FF2952"/>
    <w:rsid w:val="00FF2E20"/>
    <w:rsid w:val="00FF3BF9"/>
    <w:rsid w:val="00FF3DE0"/>
    <w:rsid w:val="00FF4B19"/>
    <w:rsid w:val="00FF4F68"/>
    <w:rsid w:val="00FF5146"/>
    <w:rsid w:val="00FF5FE3"/>
    <w:rsid w:val="00FF6661"/>
    <w:rsid w:val="00FF7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3154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jc w:val="both"/>
    </w:pPr>
    <w:rPr>
      <w:rFonts w:ascii="Cambria" w:eastAsia="Cambria" w:hAnsi="Cambria" w:cs="Cambria"/>
      <w:color w:val="000000"/>
      <w:kern w:val="2"/>
      <w:sz w:val="24"/>
      <w:szCs w:val="24"/>
      <w:u w:color="000000"/>
      <w:lang w:eastAsia="en-US"/>
    </w:rPr>
  </w:style>
  <w:style w:type="paragraph" w:styleId="Heading1">
    <w:name w:val="heading 1"/>
    <w:next w:val="Normal"/>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outlineLvl w:val="2"/>
    </w:pPr>
    <w:rPr>
      <w:rFonts w:eastAsia="Arial Unicode MS" w:hAnsi="Arial Unicode MS" w:cs="Arial Unicode MS"/>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eastAsia="Arial Unicode MS" w:hAnsi="Arial Unicode MS" w:cs="Arial Unicode MS"/>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320"/>
        <w:tab w:val="right" w:pos="8640"/>
      </w:tabs>
      <w:jc w:val="center"/>
    </w:pPr>
    <w:rPr>
      <w:rFonts w:ascii="Cambria" w:eastAsia="Cambria" w:hAnsi="Cambria" w:cs="Cambria"/>
      <w:color w:val="000000"/>
      <w:kern w:val="2"/>
      <w:sz w:val="18"/>
      <w:szCs w:val="18"/>
      <w:u w:color="000000"/>
    </w:rPr>
  </w:style>
  <w:style w:type="paragraph" w:styleId="Footer">
    <w:name w:val="footer"/>
    <w:pPr>
      <w:widowControl w:val="0"/>
      <w:tabs>
        <w:tab w:val="center" w:pos="4320"/>
        <w:tab w:val="right" w:pos="8640"/>
      </w:tabs>
    </w:pPr>
    <w:rPr>
      <w:rFonts w:ascii="Cambria" w:eastAsia="Cambria" w:hAnsi="Cambria" w:cs="Cambria"/>
      <w:color w:val="000000"/>
      <w:kern w:val="2"/>
      <w:sz w:val="18"/>
      <w:szCs w:val="18"/>
      <w:u w:color="000000"/>
    </w:rPr>
  </w:style>
  <w:style w:type="paragraph" w:customStyle="1" w:styleId="a">
    <w:name w:val="默认"/>
    <w:rPr>
      <w:rFonts w:ascii="Helvetica" w:eastAsia="Helvetica" w:hAnsi="Helvetica" w:cs="Helvetica"/>
      <w:color w:val="000000"/>
      <w:sz w:val="22"/>
      <w:szCs w:val="22"/>
    </w:rPr>
  </w:style>
  <w:style w:type="paragraph" w:styleId="Caption">
    <w:name w:val="caption"/>
    <w:next w:val="Normal"/>
    <w:pPr>
      <w:widowControl w:val="0"/>
      <w:jc w:val="both"/>
    </w:pPr>
    <w:rPr>
      <w:rFonts w:ascii="Arial Unicode MS" w:eastAsia="Helvetica" w:hAnsi="Arial Unicode MS" w:cs="Arial Unicode MS" w:hint="eastAsia"/>
      <w:color w:val="000000"/>
      <w:kern w:val="2"/>
      <w:u w:color="000000"/>
    </w:rPr>
  </w:style>
  <w:style w:type="numbering" w:customStyle="1" w:styleId="List0">
    <w:name w:val="List 0"/>
    <w:basedOn w:val="1"/>
    <w:pPr>
      <w:numPr>
        <w:numId w:val="3"/>
      </w:numPr>
    </w:pPr>
  </w:style>
  <w:style w:type="numbering" w:customStyle="1" w:styleId="1">
    <w:name w:val="已导入的样式“1”"/>
  </w:style>
  <w:style w:type="paragraph" w:styleId="ListParagraph">
    <w:name w:val="List Paragraph"/>
    <w:pPr>
      <w:widowControl w:val="0"/>
      <w:ind w:firstLine="420"/>
      <w:jc w:val="both"/>
    </w:pPr>
    <w:rPr>
      <w:rFonts w:ascii="Cambria" w:eastAsia="Cambria" w:hAnsi="Cambria" w:cs="Cambria"/>
      <w:color w:val="000000"/>
      <w:kern w:val="2"/>
      <w:sz w:val="24"/>
      <w:szCs w:val="24"/>
      <w:u w:color="000000"/>
    </w:rPr>
  </w:style>
  <w:style w:type="character" w:customStyle="1" w:styleId="a0">
    <w:name w:val="无"/>
  </w:style>
  <w:style w:type="character" w:customStyle="1" w:styleId="Hyperlink0">
    <w:name w:val="Hyperlink.0"/>
    <w:basedOn w:val="a0"/>
    <w:rPr>
      <w:color w:val="000000"/>
      <w:sz w:val="21"/>
      <w:szCs w:val="21"/>
      <w:u w:color="000000"/>
    </w:rPr>
  </w:style>
  <w:style w:type="numbering" w:customStyle="1" w:styleId="List1">
    <w:name w:val="List 1"/>
    <w:basedOn w:val="2"/>
    <w:pPr>
      <w:numPr>
        <w:numId w:val="6"/>
      </w:numPr>
    </w:pPr>
  </w:style>
  <w:style w:type="numbering" w:customStyle="1" w:styleId="2">
    <w:name w:val="已导入的样式“2”"/>
  </w:style>
  <w:style w:type="paragraph" w:customStyle="1" w:styleId="a1">
    <w:name w:val="注意"/>
    <w:pPr>
      <w:widowControl w:val="0"/>
      <w:spacing w:line="360" w:lineRule="auto"/>
    </w:pPr>
    <w:rPr>
      <w:rFonts w:ascii="Arial Unicode MS" w:eastAsia="Times New Roman" w:hAnsi="Arial Unicode MS" w:cs="Arial Unicode MS" w:hint="eastAsia"/>
      <w:color w:val="000000"/>
      <w:kern w:val="2"/>
      <w:sz w:val="21"/>
      <w:szCs w:val="21"/>
      <w:u w:color="000000"/>
    </w:rPr>
  </w:style>
  <w:style w:type="numbering" w:customStyle="1" w:styleId="21">
    <w:name w:val="列表 21"/>
    <w:basedOn w:val="3"/>
    <w:pPr>
      <w:numPr>
        <w:numId w:val="9"/>
      </w:numPr>
    </w:pPr>
  </w:style>
  <w:style w:type="numbering" w:customStyle="1" w:styleId="3">
    <w:name w:val="已导入的样式“3”"/>
  </w:style>
  <w:style w:type="character" w:customStyle="1" w:styleId="a2">
    <w:name w:val="链接"/>
    <w:rPr>
      <w:u w:val="single"/>
    </w:rPr>
  </w:style>
  <w:style w:type="character" w:customStyle="1" w:styleId="Hyperlink1">
    <w:name w:val="Hyperlink.1"/>
    <w:basedOn w:val="a2"/>
    <w:rPr>
      <w:sz w:val="21"/>
      <w:szCs w:val="21"/>
      <w:u w:val="single"/>
    </w:rPr>
  </w:style>
  <w:style w:type="paragraph" w:styleId="CommentText">
    <w:name w:val="annotation text"/>
    <w:basedOn w:val="Normal"/>
    <w:link w:val="CommentTextChar"/>
    <w:uiPriority w:val="99"/>
    <w:semiHidden/>
    <w:unhideWhenUsed/>
    <w:pPr>
      <w:jc w:val="left"/>
    </w:pPr>
  </w:style>
  <w:style w:type="character" w:customStyle="1" w:styleId="CommentTextChar">
    <w:name w:val="Comment Text Char"/>
    <w:basedOn w:val="DefaultParagraphFont"/>
    <w:link w:val="CommentText"/>
    <w:uiPriority w:val="99"/>
    <w:semiHidden/>
    <w:rPr>
      <w:rFonts w:ascii="Cambria" w:eastAsia="Cambria" w:hAnsi="Cambria" w:cs="Cambria"/>
      <w:color w:val="000000"/>
      <w:kern w:val="2"/>
      <w:sz w:val="24"/>
      <w:szCs w:val="24"/>
      <w:u w:color="000000"/>
      <w:lang w:eastAsia="en-US"/>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9E57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576A"/>
    <w:rPr>
      <w:rFonts w:ascii="Lucida Grande" w:eastAsia="Cambria" w:hAnsi="Lucida Grande" w:cs="Lucida Grande"/>
      <w:color w:val="000000"/>
      <w:kern w:val="2"/>
      <w:sz w:val="18"/>
      <w:szCs w:val="18"/>
      <w:u w:color="000000"/>
      <w:lang w:eastAsia="en-US"/>
    </w:rPr>
  </w:style>
  <w:style w:type="paragraph" w:styleId="CommentSubject">
    <w:name w:val="annotation subject"/>
    <w:basedOn w:val="CommentText"/>
    <w:next w:val="CommentText"/>
    <w:link w:val="CommentSubjectChar"/>
    <w:uiPriority w:val="99"/>
    <w:semiHidden/>
    <w:unhideWhenUsed/>
    <w:rsid w:val="002F40AE"/>
    <w:pPr>
      <w:jc w:val="both"/>
    </w:pPr>
    <w:rPr>
      <w:b/>
      <w:bCs/>
      <w:sz w:val="20"/>
      <w:szCs w:val="20"/>
    </w:rPr>
  </w:style>
  <w:style w:type="character" w:customStyle="1" w:styleId="CommentSubjectChar">
    <w:name w:val="Comment Subject Char"/>
    <w:basedOn w:val="CommentTextChar"/>
    <w:link w:val="CommentSubject"/>
    <w:uiPriority w:val="99"/>
    <w:semiHidden/>
    <w:rsid w:val="002F40AE"/>
    <w:rPr>
      <w:rFonts w:ascii="Cambria" w:eastAsia="Cambria" w:hAnsi="Cambria" w:cs="Cambria"/>
      <w:b/>
      <w:bCs/>
      <w:color w:val="000000"/>
      <w:kern w:val="2"/>
      <w:sz w:val="24"/>
      <w:szCs w:val="24"/>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911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thebigboss.org/guides-iphone-ipod-ipad/sbsettings-toggle-spec" TargetMode="Externa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35</Pages>
  <Words>8843</Words>
  <Characters>50409</Characters>
  <Application>Microsoft Macintosh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1780</cp:revision>
  <dcterms:created xsi:type="dcterms:W3CDTF">2015-02-25T12:01:00Z</dcterms:created>
  <dcterms:modified xsi:type="dcterms:W3CDTF">2015-04-19T08:30:00Z</dcterms:modified>
</cp:coreProperties>
</file>