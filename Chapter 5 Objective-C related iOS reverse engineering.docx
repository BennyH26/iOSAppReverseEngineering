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CCD04" w14:textId="77777777" w:rsidR="00977374" w:rsidRDefault="000D70B1">
      <w:pPr>
        <w:pStyle w:val="1"/>
      </w:pPr>
      <w:r>
        <w:t>Part III Theor</w:t>
      </w:r>
      <w:ins w:id="0" w:author="Author" w:date="2015-02-25T20:01:00Z">
        <w:r>
          <w:t>ies</w:t>
        </w:r>
      </w:ins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</w:t>
      </w:r>
      <w:ins w:id="1" w:author="user" w:date="2015-02-12T22:46:00Z">
        <w:r>
          <w:rPr>
            <w:rFonts w:ascii="Times New Roman"/>
            <w:sz w:val="21"/>
            <w:szCs w:val="21"/>
          </w:rPr>
          <w:t>have learned</w:t>
        </w:r>
      </w:ins>
      <w:r>
        <w:rPr>
          <w:rFonts w:ascii="Times New Roman"/>
          <w:sz w:val="21"/>
          <w:szCs w:val="21"/>
        </w:rPr>
        <w:t xml:space="preserve">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</w:t>
      </w:r>
      <w:ins w:id="2" w:author="user" w:date="2015-02-12T22:46:00Z">
        <w:r>
          <w:rPr>
            <w:rFonts w:ascii="Times New Roman"/>
            <w:sz w:val="21"/>
            <w:szCs w:val="21"/>
          </w:rPr>
          <w:t xml:space="preserve">have tried </w:t>
        </w:r>
      </w:ins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</w:t>
      </w:r>
      <w:ins w:id="3" w:author="user" w:date="2015-02-12T22:46:00Z">
        <w:r>
          <w:rPr>
            <w:rFonts w:ascii="Times New Roman"/>
            <w:sz w:val="21"/>
            <w:szCs w:val="21"/>
          </w:rPr>
          <w:t xml:space="preserve">patterns </w:t>
        </w:r>
      </w:ins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</w:t>
      </w:r>
      <w:ins w:id="4" w:author="user" w:date="2015-02-12T22:47:00Z">
        <w:r>
          <w:rPr>
            <w:rFonts w:ascii="Times New Roman"/>
            <w:sz w:val="21"/>
            <w:szCs w:val="21"/>
          </w:rPr>
          <w:t xml:space="preserve"> unique </w:t>
        </w:r>
      </w:ins>
      <w:r w:rsidR="00547E5D">
        <w:rPr>
          <w:rFonts w:ascii="Times New Roman" w:hint="eastAsia"/>
          <w:sz w:val="21"/>
          <w:szCs w:val="21"/>
        </w:rPr>
        <w:t>theories</w:t>
      </w:r>
      <w:ins w:id="5" w:author="user" w:date="2015-02-12T22:47:00Z">
        <w:r>
          <w:rPr>
            <w:rFonts w:ascii="Times New Roman"/>
            <w:sz w:val="21"/>
            <w:szCs w:val="21"/>
          </w:rPr>
          <w:t xml:space="preserve"> </w:t>
        </w:r>
      </w:ins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</w:t>
      </w:r>
      <w:ins w:id="6" w:author="user" w:date="2015-02-12T22:48:00Z">
        <w:r>
          <w:rPr>
            <w:rFonts w:ascii="Times New Roman"/>
            <w:sz w:val="21"/>
            <w:szCs w:val="21"/>
          </w:rPr>
          <w:t>iOS reverse engineering</w:t>
        </w:r>
      </w:ins>
      <w:r>
        <w:rPr>
          <w:rFonts w:ascii="Times New Roman"/>
          <w:sz w:val="21"/>
          <w:szCs w:val="21"/>
        </w:rPr>
        <w:t xml:space="preserve">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436CA3" w:rsidRDefault="004978E1" w:rsidP="00436CA3">
      <w:pPr>
        <w:pStyle w:val="1"/>
        <w:rPr>
          <w:rFonts w:hint="eastAsia"/>
          <w:lang w:val="zh-TW" w:eastAsia="zh-TW"/>
        </w:rPr>
      </w:pPr>
      <w:r>
        <w:rPr>
          <w:rFonts w:hint="eastAsia"/>
          <w:lang w:val="zh-TW" w:eastAsia="zh-TW"/>
        </w:rPr>
        <w:t xml:space="preserve">Chapter 5 </w:t>
      </w:r>
      <w:r w:rsidR="000D70B1" w:rsidRPr="004978E1">
        <w:rPr>
          <w:lang w:val="zh-TW"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 xml:space="preserve">pp development to reverse engineering. Fortunately, the file format used in iOS is Mach-O and it </w:t>
      </w:r>
      <w:ins w:id="7" w:author="user" w:date="2015-02-12T22:49:00Z">
        <w:r>
          <w:rPr>
            <w:rFonts w:ascii="Times New Roman"/>
            <w:sz w:val="21"/>
            <w:szCs w:val="21"/>
          </w:rPr>
          <w:t>consists</w:t>
        </w:r>
      </w:ins>
      <w:r>
        <w:rPr>
          <w:rFonts w:ascii="Times New Roman"/>
          <w:sz w:val="21"/>
          <w:szCs w:val="21"/>
        </w:rPr>
        <w:t xml:space="preserve"> of enough </w:t>
      </w:r>
      <w:ins w:id="8" w:author="user" w:date="2015-02-12T22:49:00Z">
        <w:r>
          <w:rPr>
            <w:rFonts w:ascii="Times New Roman"/>
            <w:sz w:val="21"/>
            <w:szCs w:val="21"/>
          </w:rPr>
          <w:t>raw</w:t>
        </w:r>
      </w:ins>
      <w:r w:rsidR="00C76F05">
        <w:rPr>
          <w:rFonts w:ascii="Times New Roman" w:hint="eastAsia"/>
          <w:sz w:val="21"/>
          <w:szCs w:val="21"/>
        </w:rPr>
        <w:t xml:space="preserve"> </w:t>
      </w:r>
      <w:ins w:id="9" w:author="user" w:date="2015-02-12T22:49:00Z">
        <w:r>
          <w:rPr>
            <w:rFonts w:ascii="Times New Roman"/>
            <w:sz w:val="21"/>
            <w:szCs w:val="21"/>
          </w:rPr>
          <w:t xml:space="preserve">data </w:t>
        </w:r>
      </w:ins>
      <w:r>
        <w:rPr>
          <w:rFonts w:ascii="Times New Roman"/>
          <w:sz w:val="21"/>
          <w:szCs w:val="21"/>
        </w:rPr>
        <w:t>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2CD626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we </w:t>
      </w:r>
      <w:r w:rsidR="008F5FB1">
        <w:rPr>
          <w:rFonts w:ascii="Times New Roman" w:hint="eastAsia"/>
          <w:sz w:val="21"/>
          <w:szCs w:val="21"/>
        </w:rPr>
        <w:t xml:space="preserve">were </w:t>
      </w:r>
      <w:r>
        <w:rPr>
          <w:rFonts w:ascii="Times New Roman"/>
          <w:sz w:val="21"/>
          <w:szCs w:val="21"/>
        </w:rPr>
        <w:t>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Theos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>. From wikipedia, the definition of tweak is tools for fine-tuning or adjusting a complex system, usually an electronic device. In iOS, tweak refers to dylib</w:t>
      </w:r>
      <w:r w:rsidR="005F266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</w:t>
      </w:r>
      <w:ins w:id="10" w:author="user" w:date="2015-02-12T22:49:00Z">
        <w:r>
          <w:rPr>
            <w:rFonts w:ascii="Times New Roman"/>
            <w:sz w:val="21"/>
            <w:szCs w:val="21"/>
          </w:rPr>
          <w:t xml:space="preserve"> important</w:t>
        </w:r>
      </w:ins>
      <w:r>
        <w:rPr>
          <w:rFonts w:ascii="Times New Roman"/>
          <w:sz w:val="21"/>
          <w:szCs w:val="21"/>
        </w:rPr>
        <w:t xml:space="preserve"> part in </w:t>
      </w:r>
      <w:r w:rsidR="00FC2DB7">
        <w:rPr>
          <w:rFonts w:ascii="Times New Roman" w:hint="eastAsia"/>
          <w:sz w:val="21"/>
          <w:szCs w:val="21"/>
        </w:rPr>
        <w:t>jailbroken</w:t>
      </w:r>
      <w:r>
        <w:rPr>
          <w:rFonts w:ascii="Times New Roman"/>
          <w:sz w:val="21"/>
          <w:szCs w:val="21"/>
        </w:rPr>
        <w:t xml:space="preserve"> iOS.</w:t>
      </w:r>
    </w:p>
    <w:p w14:paraId="06FA1F54" w14:textId="77ECE35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11" w:author="user" w:date="2015-02-12T22:51:00Z">
        <w:r>
          <w:rPr>
            <w:rFonts w:ascii="Times New Roman"/>
            <w:sz w:val="21"/>
            <w:szCs w:val="21"/>
          </w:rPr>
          <w:t xml:space="preserve">Because </w:t>
        </w:r>
        <w:proofErr w:type="gramStart"/>
        <w:r>
          <w:rPr>
            <w:rFonts w:ascii="Times New Roman"/>
            <w:sz w:val="21"/>
            <w:szCs w:val="21"/>
          </w:rPr>
          <w:t xml:space="preserve">of </w:t>
        </w:r>
      </w:ins>
      <w:r>
        <w:rPr>
          <w:rFonts w:ascii="Times New Roman"/>
          <w:sz w:val="21"/>
          <w:szCs w:val="21"/>
        </w:rPr>
        <w:t xml:space="preserve"> tweak</w:t>
      </w:r>
      <w:r w:rsidR="004C5B8D">
        <w:rPr>
          <w:rFonts w:ascii="Times New Roman" w:hint="eastAsia"/>
          <w:sz w:val="21"/>
          <w:szCs w:val="21"/>
        </w:rPr>
        <w:t>s</w:t>
      </w:r>
      <w:proofErr w:type="gramEnd"/>
      <w:ins w:id="12" w:author="user" w:date="2015-02-12T22:51:00Z">
        <w:r>
          <w:rPr>
            <w:rFonts w:ascii="Times New Roman"/>
            <w:sz w:val="21"/>
            <w:szCs w:val="21"/>
          </w:rPr>
          <w:t xml:space="preserve">, </w:t>
        </w:r>
      </w:ins>
      <w:r>
        <w:rPr>
          <w:rFonts w:ascii="Times New Roman"/>
          <w:sz w:val="21"/>
          <w:szCs w:val="21"/>
        </w:rPr>
        <w:t xml:space="preserve">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software. All these facilities cannot be s</w:t>
      </w:r>
      <w:r w:rsidR="00FE785E">
        <w:rPr>
          <w:rFonts w:ascii="Times New Roman"/>
          <w:sz w:val="21"/>
          <w:szCs w:val="21"/>
        </w:rPr>
        <w:t>atisfied within the non-jailbro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r>
        <w:rPr>
          <w:rFonts w:ascii="Times New Roman"/>
          <w:sz w:val="21"/>
          <w:szCs w:val="21"/>
        </w:rPr>
        <w:t xml:space="preserve"> iOS and AppStore. Almost </w:t>
      </w:r>
      <w:proofErr w:type="gramStart"/>
      <w:r>
        <w:rPr>
          <w:rFonts w:ascii="Times New Roman"/>
          <w:sz w:val="21"/>
          <w:szCs w:val="21"/>
        </w:rPr>
        <w:t>all popular</w:t>
      </w:r>
      <w:proofErr w:type="gramEnd"/>
      <w:r>
        <w:rPr>
          <w:rFonts w:ascii="Times New Roman"/>
          <w:sz w:val="21"/>
          <w:szCs w:val="21"/>
        </w:rPr>
        <w:t xml:space="preserve"> software in Cydia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SwipeSelection,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a7"/>
        <w:jc w:val="center"/>
        <w:rPr>
          <w:rFonts w:ascii="Times New Roman" w:hAnsi="Times New Roman" w:hint="default"/>
        </w:rPr>
      </w:pP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0D70B1">
        <w:rPr>
          <w:rFonts w:ascii="Times New Roman" w:eastAsia="宋体" w:hAnsi="Times New Roman" w:cs="宋体" w:hint="default"/>
          <w:lang w:val="zh-TW" w:eastAsia="zh-TW"/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</w:t>
      </w:r>
      <w:ins w:id="13" w:author="user" w:date="2015-02-12T22:52:00Z">
        <w:r>
          <w:rPr>
            <w:rFonts w:ascii="Times New Roman"/>
            <w:sz w:val="21"/>
            <w:szCs w:val="21"/>
          </w:rPr>
          <w:t>an</w:t>
        </w:r>
      </w:ins>
      <w:r>
        <w:rPr>
          <w:rFonts w:ascii="Times New Roman"/>
          <w:sz w:val="21"/>
          <w:szCs w:val="21"/>
        </w:rPr>
        <w:t xml:space="preserve">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</w:t>
      </w:r>
      <w:ins w:id="14" w:author="Zhang HanSheng" w:date="2015-02-25T12:42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 </w:t>
      </w:r>
      <w:ins w:id="15" w:author="user" w:date="2015-02-12T22:54:00Z">
        <w:r>
          <w:rPr>
            <w:rFonts w:ascii="Times New Roman"/>
            <w:sz w:val="21"/>
            <w:szCs w:val="21"/>
          </w:rPr>
          <w:t>take effect</w:t>
        </w:r>
      </w:ins>
      <w:r>
        <w:rPr>
          <w:rFonts w:ascii="Times New Roman"/>
          <w:sz w:val="21"/>
          <w:szCs w:val="21"/>
        </w:rPr>
        <w:t>.</w:t>
      </w:r>
    </w:p>
    <w:p w14:paraId="7D606CE4" w14:textId="68CD964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</w:t>
      </w:r>
      <w:ins w:id="16" w:author="user" w:date="2015-02-12T22:54:00Z">
        <w:r>
          <w:rPr>
            <w:rFonts w:ascii="Times New Roman"/>
            <w:sz w:val="21"/>
            <w:szCs w:val="21"/>
          </w:rPr>
          <w:t>function</w:t>
        </w:r>
      </w:ins>
      <w:r>
        <w:rPr>
          <w:rFonts w:ascii="Times New Roman"/>
          <w:sz w:val="21"/>
          <w:szCs w:val="21"/>
        </w:rPr>
        <w:t xml:space="preserve">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ins w:id="17" w:author="user" w:date="2015-02-12T22:55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verb and it means that when we call the method, what does iOS </w:t>
      </w:r>
      <w:r>
        <w:rPr>
          <w:rFonts w:ascii="Times New Roman"/>
          <w:sz w:val="21"/>
          <w:szCs w:val="21"/>
        </w:rPr>
        <w:lastRenderedPageBreak/>
        <w:t xml:space="preserve">do inside the method or in other words, what code is executed. In Objective-C, the relationship between method and its implementation is decided during run time instead of compile time. </w:t>
      </w:r>
    </w:p>
    <w:p w14:paraId="31DADA72" w14:textId="438E841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>. OK</w:t>
      </w:r>
      <w:r>
        <w:rPr>
          <w:rFonts w:ascii="Times New Roman"/>
          <w:sz w:val="21"/>
          <w:szCs w:val="21"/>
        </w:rPr>
        <w:t xml:space="preserve">, may be a little confusing. 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answerTheP</w:t>
      </w:r>
      <w:r>
        <w:rPr>
          <w:rFonts w:ascii="Times New Roman"/>
          <w:sz w:val="21"/>
          <w:szCs w:val="21"/>
        </w:rPr>
        <w:t xml:space="preserve">hone].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2EC7B38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2) "</w:t>
      </w:r>
      <w:proofErr w:type="gramStart"/>
      <w:r>
        <w:rPr>
          <w:rFonts w:ascii="Times New Roman"/>
          <w:sz w:val="21"/>
          <w:szCs w:val="21"/>
        </w:rPr>
        <w:t>snakeninny</w:t>
      </w:r>
      <w:proofErr w:type="gramEnd"/>
      <w:r>
        <w:rPr>
          <w:rFonts w:ascii="Times New Roman"/>
          <w:sz w:val="21"/>
          <w:szCs w:val="21"/>
        </w:rPr>
        <w:t>, come here and help me move out this item". This could be tr</w:t>
      </w:r>
      <w:r w:rsidR="007304D6">
        <w:rPr>
          <w:rFonts w:ascii="Times New Roman"/>
          <w:sz w:val="21"/>
          <w:szCs w:val="21"/>
        </w:rPr>
        <w:t>anslated into [snakeninny moveOutTheI</w:t>
      </w:r>
      <w:r>
        <w:rPr>
          <w:rFonts w:ascii="Times New Roman"/>
          <w:sz w:val="21"/>
          <w:szCs w:val="21"/>
        </w:rPr>
        <w:t xml:space="preserve">tem]. The object here is </w:t>
      </w:r>
      <w:r w:rsidR="00016CD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snakeninny</w:t>
      </w:r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r w:rsidR="00016CDC">
        <w:rPr>
          <w:rFonts w:ascii="Times New Roman"/>
          <w:sz w:val="21"/>
          <w:szCs w:val="21"/>
        </w:rPr>
        <w:t>moveOutTheItem</w:t>
      </w:r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r w:rsidR="004A53F2">
        <w:rPr>
          <w:rFonts w:ascii="Times New Roman" w:hint="eastAsia"/>
          <w:sz w:val="21"/>
          <w:szCs w:val="21"/>
        </w:rPr>
        <w:t xml:space="preserve">snakeninny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gramStart"/>
      <w:r>
        <w:rPr>
          <w:rFonts w:ascii="Times New Roman"/>
          <w:sz w:val="21"/>
          <w:szCs w:val="21"/>
        </w:rPr>
        <w:t>object,</w:t>
      </w:r>
      <w:proofErr w:type="gramEnd"/>
      <w:r>
        <w:rPr>
          <w:rFonts w:ascii="Times New Roman"/>
          <w:sz w:val="21"/>
          <w:szCs w:val="21"/>
        </w:rPr>
        <w:t xml:space="preserve">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</w:t>
      </w:r>
      <w:proofErr w:type="gramStart"/>
      <w:r w:rsidR="006A390E">
        <w:rPr>
          <w:rFonts w:ascii="Times New Roman"/>
          <w:sz w:val="21"/>
          <w:szCs w:val="21"/>
        </w:rPr>
        <w:t>Easier</w:t>
      </w:r>
      <w:r>
        <w:rPr>
          <w:rFonts w:ascii="Times New Roman"/>
          <w:sz w:val="21"/>
          <w:szCs w:val="21"/>
        </w:rPr>
        <w:t xml:space="preserve"> to understand, right?</w:t>
      </w:r>
      <w:proofErr w:type="gramEnd"/>
      <w:r>
        <w:rPr>
          <w:rFonts w:ascii="Times New Roman"/>
          <w:sz w:val="21"/>
          <w:szCs w:val="21"/>
        </w:rPr>
        <w:t xml:space="preserve"> Lets' move on.</w:t>
      </w:r>
    </w:p>
    <w:p w14:paraId="3EA7F461" w14:textId="69060BB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along</w:t>
      </w:r>
      <w:r>
        <w:rPr>
          <w:rFonts w:ascii="Times New Roman"/>
          <w:sz w:val="21"/>
          <w:szCs w:val="21"/>
        </w:rPr>
        <w:t xml:space="preserve"> with Apple, which doesn't refer to the fruit, jailbreak is not considered a crime, and SpringBoard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>in L</w:t>
      </w:r>
      <w:r w:rsidR="0091570C">
        <w:rPr>
          <w:rFonts w:ascii="Times New Roman"/>
          <w:sz w:val="21"/>
          <w:szCs w:val="21"/>
        </w:rPr>
        <w:t>owPowerBanner</w:t>
      </w:r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a7"/>
        <w:jc w:val="center"/>
        <w:rPr>
          <w:rFonts w:ascii="Times New Roman" w:hAnsi="Times New Roman" w:hint="default"/>
        </w:rPr>
      </w:pPr>
      <w:r w:rsidRPr="000C3D07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C3D07">
        <w:rPr>
          <w:rFonts w:ascii="Times New Roman" w:hAnsi="Times New Roman" w:hint="default"/>
        </w:rPr>
        <w:t>5- 2 LowPowerBanner</w:t>
      </w:r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r>
        <w:rPr>
          <w:rFonts w:ascii="Times New Roman"/>
          <w:sz w:val="21"/>
          <w:szCs w:val="21"/>
        </w:rPr>
        <w:t xml:space="preserve">SMSNinja, as shown in figure 5-3. When you receive a spam message, SMSNinja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</w:t>
      </w:r>
      <w:r>
        <w:rPr>
          <w:rFonts w:ascii="Times New Roman"/>
          <w:sz w:val="21"/>
          <w:szCs w:val="21"/>
        </w:rPr>
        <w:lastRenderedPageBreak/>
        <w:t xml:space="preserve">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CydiaSubstrate. The usage of CydiaSubstrate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a7"/>
        <w:jc w:val="center"/>
        <w:rPr>
          <w:ins w:id="18" w:author="user" w:date="2015-02-12T22:58:00Z"/>
          <w:rFonts w:ascii="Times New Roman" w:hAnsi="Times New Roman" w:hint="default"/>
        </w:rPr>
      </w:pPr>
      <w:r w:rsidRPr="000965B2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965B2">
        <w:rPr>
          <w:rFonts w:ascii="Times New Roman" w:hAnsi="Times New Roman" w:hint="default"/>
        </w:rPr>
        <w:t>5- 3 SMSNinja</w:t>
      </w:r>
    </w:p>
    <w:p w14:paraId="5D9DC8BF" w14:textId="4C7C720B" w:rsidR="00977374" w:rsidRDefault="000D70B1" w:rsidP="00C80E27">
      <w:pPr>
        <w:pStyle w:val="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11FB343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>e a clear mind on what are</w:t>
      </w:r>
      <w:r>
        <w:rPr>
          <w:rFonts w:ascii="Times New Roman"/>
          <w:sz w:val="21"/>
          <w:szCs w:val="21"/>
        </w:rPr>
        <w:t xml:space="preserve"> </w:t>
      </w:r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or </w:t>
      </w:r>
      <w:r>
        <w:rPr>
          <w:rFonts w:ascii="Times New Roman"/>
          <w:sz w:val="21"/>
          <w:szCs w:val="21"/>
        </w:rPr>
        <w:lastRenderedPageBreak/>
        <w:t xml:space="preserve">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77777777" w:rsidR="00977374" w:rsidRPr="001029FE" w:rsidRDefault="000D70B1" w:rsidP="001029FE">
      <w:pPr>
        <w:pStyle w:val="3"/>
        <w:rPr>
          <w:rFonts w:ascii="黑体" w:eastAsia="黑体" w:hAnsi="黑体" w:cs="黑体"/>
          <w:lang w:val="zh-TW" w:eastAsia="zh-TW"/>
        </w:rPr>
      </w:pPr>
      <w:r w:rsidRPr="001029FE">
        <w:rPr>
          <w:rFonts w:ascii="黑体" w:eastAsia="黑体" w:hAnsi="黑体" w:cs="黑体"/>
          <w:lang w:val="zh-TW" w:eastAsia="zh-TW"/>
        </w:rPr>
        <w:t>5.2.1 Look for inspiration</w:t>
      </w:r>
    </w:p>
    <w:p w14:paraId="491B817A" w14:textId="53E0062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So far, some developers 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>, but most 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7A6123" w:rsidRDefault="007A6123" w:rsidP="007A6123">
      <w:pPr>
        <w:pStyle w:val="4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1) Use more, o</w:t>
      </w:r>
      <w:r w:rsidR="000D70B1" w:rsidRPr="007A6123">
        <w:rPr>
          <w:rFonts w:ascii="黑体" w:eastAsia="黑体" w:hAnsi="黑体" w:cs="黑体"/>
          <w:lang w:val="zh-TW" w:eastAsia="zh-TW"/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Characount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a7"/>
        <w:jc w:val="center"/>
        <w:rPr>
          <w:ins w:id="19" w:author="user" w:date="2015-02-12T22:58:00Z"/>
          <w:rFonts w:ascii="Times New Roman" w:hAnsi="Times New Roman" w:hint="default"/>
        </w:rPr>
      </w:pPr>
      <w:r w:rsidRPr="0095102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95102C">
        <w:rPr>
          <w:rFonts w:ascii="Times New Roman" w:hAnsi="Times New Roman" w:hint="default"/>
        </w:rPr>
        <w:t>5- 4 Characount for Notes</w:t>
      </w:r>
    </w:p>
    <w:p w14:paraId="714F5806" w14:textId="77777777" w:rsidR="00977374" w:rsidRPr="00337D15" w:rsidRDefault="000D70B1" w:rsidP="00337D15">
      <w:pPr>
        <w:pStyle w:val="4"/>
        <w:rPr>
          <w:rFonts w:ascii="黑体" w:eastAsia="黑体" w:hAnsi="黑体" w:cs="黑体"/>
          <w:lang w:val="zh-TW" w:eastAsia="zh-TW"/>
        </w:rPr>
      </w:pPr>
      <w:r w:rsidRPr="00337D15">
        <w:rPr>
          <w:rFonts w:ascii="黑体" w:eastAsia="黑体" w:hAnsi="黑体" w:cs="黑体"/>
          <w:lang w:val="zh-TW" w:eastAsia="zh-TW"/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72CEBF5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LowPowerBanner as an example, the idea of LowPowerBanner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r>
        <w:rPr>
          <w:rFonts w:ascii="Times New Roman"/>
          <w:sz w:val="21"/>
          <w:szCs w:val="21"/>
        </w:rPr>
        <w:t xml:space="preserve">PrimeCode. I finished the first version of LowPowerBanner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0" w:author="user" w:date="2015-02-12T22:58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5-5 Downloads of LowPowerBanner</w:t>
        </w:r>
      </w:ins>
      <w:r w:rsidR="00033178" w:rsidRPr="00436CA3">
        <w:rPr>
          <w:rFonts w:ascii="Times New Roman" w:eastAsia="宋体" w:hAnsi="Times New Roman" w:cs="宋体" w:hint="default"/>
          <w:lang w:val="zh-TW" w:eastAsia="zh-TW"/>
        </w:rPr>
        <w:t xml:space="preserve"> 1.0</w:t>
      </w:r>
    </w:p>
    <w:p w14:paraId="4DA06922" w14:textId="2D9AD08E" w:rsidR="00977374" w:rsidRPr="008B2CC8" w:rsidRDefault="000D70B1" w:rsidP="008B2CC8">
      <w:pPr>
        <w:pStyle w:val="4"/>
        <w:rPr>
          <w:rFonts w:ascii="黑体" w:eastAsia="黑体" w:hAnsi="黑体" w:cs="黑体"/>
          <w:lang w:val="zh-TW" w:eastAsia="zh-TW"/>
        </w:rPr>
      </w:pPr>
      <w:r w:rsidRPr="008B2CC8">
        <w:rPr>
          <w:rFonts w:ascii="黑体" w:eastAsia="黑体" w:hAnsi="黑体" w:cs="黑体"/>
          <w:lang w:val="zh-TW" w:eastAsia="zh-TW"/>
        </w:rPr>
        <w:t xml:space="preserve">3) </w:t>
      </w:r>
      <w:r w:rsidR="008B2CC8">
        <w:rPr>
          <w:rFonts w:ascii="黑体" w:eastAsia="黑体" w:hAnsi="黑体" w:cs="黑体" w:hint="eastAsia"/>
          <w:lang w:val="zh-TW" w:eastAsia="zh-TW"/>
        </w:rPr>
        <w:t>A</w:t>
      </w:r>
      <w:r w:rsidR="008D7A70" w:rsidRPr="008B2CC8">
        <w:rPr>
          <w:rFonts w:ascii="黑体" w:eastAsia="黑体" w:hAnsi="黑体" w:cs="黑体"/>
          <w:lang w:val="zh-TW" w:eastAsia="zh-TW"/>
        </w:rPr>
        <w:t>natomize</w:t>
      </w:r>
      <w:r w:rsidRPr="008B2CC8">
        <w:rPr>
          <w:rFonts w:ascii="黑体" w:eastAsia="黑体" w:hAnsi="黑体" w:cs="黑体"/>
          <w:lang w:val="zh-TW" w:eastAsia="zh-TW"/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</w:t>
      </w:r>
      <w:proofErr w:type="gramStart"/>
      <w:r>
        <w:rPr>
          <w:rFonts w:ascii="Times New Roman"/>
          <w:sz w:val="21"/>
          <w:szCs w:val="21"/>
        </w:rPr>
        <w:t>class-dumping</w:t>
      </w:r>
      <w:proofErr w:type="gramEnd"/>
      <w:r>
        <w:rPr>
          <w:rFonts w:ascii="Times New Roman"/>
          <w:sz w:val="21"/>
          <w:szCs w:val="21"/>
        </w:rPr>
        <w:t xml:space="preserve">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. For example, in SpringBoard.h:</w:t>
      </w:r>
    </w:p>
    <w:p w14:paraId="53F94D9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(void)reboot;</w:t>
      </w:r>
    </w:p>
    <w:p w14:paraId="1E2225F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(void)relaunchSpringBoard;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UIViewController.h:</w:t>
      </w:r>
    </w:p>
    <w:p w14:paraId="2ED1ABC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- (void)attentionClassDumpUser:(id)arg1</w:t>
      </w:r>
    </w:p>
    <w:p w14:paraId="3CB8F75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yesItsUsAgain:(id)arg2</w:t>
      </w:r>
    </w:p>
    <w:p w14:paraId="1EF6C2D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althoughSwizzlingAndOverridingPrivateMethodsIsFun:(id)arg3</w:t>
      </w:r>
    </w:p>
    <w:p w14:paraId="7B9C9474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itWasntMuchFunWhenYourAppStoppedWorking:(id)arg4</w:t>
      </w:r>
    </w:p>
    <w:p w14:paraId="40F81FC0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pleaseRefrainFromDoingSoInTheFutureOkayThanksBye:(id)arg5;</w:t>
      </w:r>
    </w:p>
    <w:p w14:paraId="78701975" w14:textId="37DECE6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</w:t>
      </w:r>
      <w:ins w:id="21" w:author="user" w:date="2015-02-12T22:56:00Z">
        <w:r>
          <w:rPr>
            <w:rFonts w:ascii="Times New Roman"/>
            <w:sz w:val="21"/>
            <w:szCs w:val="21"/>
          </w:rPr>
          <w:t xml:space="preserve">shortcut </w:t>
        </w:r>
      </w:ins>
      <w:r>
        <w:rPr>
          <w:rFonts w:ascii="Times New Roman"/>
          <w:sz w:val="21"/>
          <w:szCs w:val="21"/>
        </w:rPr>
        <w:t xml:space="preserve">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iOS. The more implementation details of iOS you master, the more powerful tweaks you can write. Audio Recorder, developed by limneos, is the 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>Audio 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limneos succeed</w:t>
      </w:r>
      <w:ins w:id="22" w:author="user" w:date="2015-02-12T22:56:00Z">
        <w:r>
          <w:rPr>
            <w:rFonts w:ascii="Times New Roman"/>
            <w:sz w:val="21"/>
            <w:szCs w:val="21"/>
          </w:rPr>
          <w:t>s</w:t>
        </w:r>
      </w:ins>
      <w:r>
        <w:rPr>
          <w:rFonts w:ascii="Times New Roman"/>
          <w:sz w:val="21"/>
          <w:szCs w:val="21"/>
        </w:rPr>
        <w:t xml:space="preserve">? It is because limneos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dylib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file</w:t>
      </w:r>
      <w:r>
        <w:rPr>
          <w:rFonts w:ascii="Times New Roman"/>
          <w:sz w:val="21"/>
          <w:szCs w:val="21"/>
        </w:rPr>
        <w:t>system.</w:t>
      </w:r>
    </w:p>
    <w:p w14:paraId="7173E752" w14:textId="51BA5F07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 xml:space="preserve">1) </w:t>
      </w:r>
      <w:r w:rsidR="003F7770">
        <w:rPr>
          <w:rFonts w:ascii="Times New Roman"/>
          <w:kern w:val="0"/>
          <w:sz w:val="21"/>
          <w:szCs w:val="21"/>
          <w:lang w:val="zh-TW" w:eastAsia="zh-TW"/>
        </w:rPr>
        <w:t xml:space="preserve">CydiaSubstrate 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based d</w:t>
      </w:r>
      <w:r>
        <w:rPr>
          <w:rFonts w:ascii="Times New Roman"/>
          <w:kern w:val="0"/>
          <w:sz w:val="21"/>
          <w:szCs w:val="21"/>
          <w:lang w:val="zh-TW" w:eastAsia="zh-TW"/>
        </w:rPr>
        <w:t>ylib</w:t>
      </w:r>
      <w:r w:rsidR="003F777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all stored in "/Library/MobileSubstrate/DynamicLibraries/". We can find them without effort.</w:t>
      </w:r>
    </w:p>
    <w:p w14:paraId="31A17329" w14:textId="78309C3E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2) Bundle</w:t>
      </w:r>
      <w:r w:rsidR="00BF51AD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can be divided into </w:t>
      </w:r>
      <w:r w:rsidR="00977B2A">
        <w:rPr>
          <w:rFonts w:ascii="Times New Roman" w:hint="eastAsia"/>
          <w:kern w:val="0"/>
          <w:sz w:val="21"/>
          <w:szCs w:val="21"/>
          <w:lang w:val="zh-TW" w:eastAsia="zh-TW"/>
        </w:rPr>
        <w:t>2</w:t>
      </w:r>
      <w:r w:rsidR="00137304">
        <w:rPr>
          <w:rFonts w:ascii="Times New Roman"/>
          <w:kern w:val="0"/>
          <w:sz w:val="21"/>
          <w:szCs w:val="21"/>
          <w:lang w:val="zh-TW" w:eastAsia="zh-TW"/>
        </w:rPr>
        <w:t xml:space="preserve"> categories, which are A</w:t>
      </w:r>
      <w:r w:rsidR="004E2618">
        <w:rPr>
          <w:rFonts w:ascii="Times New Roman"/>
          <w:kern w:val="0"/>
          <w:sz w:val="21"/>
          <w:szCs w:val="21"/>
          <w:lang w:val="zh-TW" w:eastAsia="zh-TW"/>
        </w:rPr>
        <w:t>pp and framework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respectively. Bundles of AppStore App</w:t>
      </w:r>
      <w:r w:rsidR="008B11C2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"/var/mobile/Containers/Bundle/Application/"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 xml:space="preserve">bundles of 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system Apps are stored in 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“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>/Applications/</w:t>
      </w:r>
      <w:r w:rsidR="009A10B6">
        <w:rPr>
          <w:rFonts w:ascii="Times New Roman"/>
          <w:kern w:val="0"/>
          <w:sz w:val="21"/>
          <w:szCs w:val="21"/>
          <w:lang w:val="zh-TW" w:eastAsia="zh-TW"/>
        </w:rPr>
        <w:t>”</w:t>
      </w:r>
      <w:r w:rsidR="00EE597C">
        <w:rPr>
          <w:rFonts w:ascii="Times New Roman" w:hint="eastAsia"/>
          <w:kern w:val="0"/>
          <w:sz w:val="21"/>
          <w:szCs w:val="21"/>
          <w:lang w:val="zh-TW" w:eastAsia="zh-TW"/>
        </w:rPr>
        <w:t>, and b</w:t>
      </w:r>
      <w:r w:rsidR="009A10B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undles of </w:t>
      </w:r>
      <w:r w:rsidR="00357762">
        <w:rPr>
          <w:rFonts w:ascii="Times New Roman" w:hint="eastAsia"/>
          <w:kern w:val="0"/>
          <w:sz w:val="21"/>
          <w:szCs w:val="21"/>
          <w:lang w:val="zh-TW" w:eastAsia="zh-TW"/>
        </w:rPr>
        <w:t>frameworks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are stored in "/System/Library/Frameworks" </w:t>
      </w:r>
      <w:r w:rsidR="003939D4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8427E3">
        <w:rPr>
          <w:rFonts w:ascii="Times New Roman"/>
          <w:kern w:val="0"/>
          <w:sz w:val="21"/>
          <w:szCs w:val="21"/>
          <w:lang w:val="zh-TW" w:eastAsia="zh-TW"/>
        </w:rPr>
        <w:t>"/System/Library/</w:t>
      </w:r>
      <w:r>
        <w:rPr>
          <w:rFonts w:ascii="Times New Roman"/>
          <w:kern w:val="0"/>
          <w:sz w:val="21"/>
          <w:szCs w:val="21"/>
          <w:lang w:val="zh-TW" w:eastAsia="zh-TW"/>
        </w:rPr>
        <w:t>PrivateFramework</w:t>
      </w:r>
      <w:r w:rsidR="004376F8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".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>For bundles of other types, y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ou </w:t>
      </w:r>
      <w:r w:rsidR="00DB38A1">
        <w:rPr>
          <w:rFonts w:ascii="Times New Roman" w:hint="eastAsia"/>
          <w:kern w:val="0"/>
          <w:sz w:val="21"/>
          <w:szCs w:val="21"/>
          <w:lang w:val="zh-TW" w:eastAsia="zh-TW"/>
        </w:rPr>
        <w:t xml:space="preserve">can </w:t>
      </w:r>
      <w:r w:rsidR="00B608ED">
        <w:rPr>
          <w:rFonts w:ascii="Times New Roman" w:hint="eastAsia"/>
          <w:kern w:val="0"/>
          <w:sz w:val="21"/>
          <w:szCs w:val="21"/>
          <w:lang w:val="zh-TW" w:eastAsia="zh-TW"/>
        </w:rPr>
        <w:t xml:space="preserve">discuss with us on </w:t>
      </w:r>
      <w:r>
        <w:rPr>
          <w:rFonts w:ascii="Times New Roman"/>
          <w:kern w:val="0"/>
          <w:sz w:val="21"/>
          <w:szCs w:val="21"/>
          <w:lang w:val="zh-TW" w:eastAsia="zh-TW"/>
        </w:rPr>
        <w:t>http://bbs.iosre.com.</w:t>
      </w:r>
    </w:p>
    <w:p w14:paraId="34D5E3DD" w14:textId="7646C798" w:rsidR="00977374" w:rsidRDefault="000D70B1">
      <w:pPr>
        <w:widowControl/>
        <w:spacing w:after="240"/>
        <w:jc w:val="left"/>
        <w:rPr>
          <w:kern w:val="0"/>
          <w:sz w:val="21"/>
          <w:szCs w:val="21"/>
          <w:lang w:val="zh-TW" w:eastAsia="zh-TW"/>
        </w:rPr>
      </w:pPr>
      <w:r>
        <w:rPr>
          <w:rFonts w:ascii="Times New Roman"/>
          <w:kern w:val="0"/>
          <w:sz w:val="21"/>
          <w:szCs w:val="21"/>
          <w:lang w:val="zh-TW" w:eastAsia="zh-TW"/>
        </w:rPr>
        <w:t>3) Configuration files of daemon</w:t>
      </w:r>
      <w:r w:rsidR="00816180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, which are plist </w:t>
      </w:r>
      <w:r w:rsidR="00132042">
        <w:rPr>
          <w:rFonts w:ascii="Times New Roman" w:hint="eastAsia"/>
          <w:kern w:val="0"/>
          <w:sz w:val="21"/>
          <w:szCs w:val="21"/>
          <w:lang w:val="zh-TW" w:eastAsia="zh-TW"/>
        </w:rPr>
        <w:t>formatted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,</w:t>
      </w:r>
      <w:r w:rsidR="00E82B86">
        <w:rPr>
          <w:rFonts w:ascii="Times New Roman"/>
          <w:kern w:val="0"/>
          <w:sz w:val="21"/>
          <w:szCs w:val="21"/>
          <w:lang w:val="zh-TW" w:eastAsia="zh-TW"/>
        </w:rPr>
        <w:t xml:space="preserve"> are all stored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in "/System/Library/LaunchDaemons/", "/Library/LaunchDaemons" </w:t>
      </w:r>
      <w:r w:rsidR="00017758">
        <w:rPr>
          <w:rFonts w:ascii="Times New Roman" w:hint="eastAsia"/>
          <w:kern w:val="0"/>
          <w:sz w:val="21"/>
          <w:szCs w:val="21"/>
          <w:lang w:val="zh-TW" w:eastAsia="zh-TW"/>
        </w:rPr>
        <w:t>and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"/Library/LaunchAgents/".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T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he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“</w:t>
      </w:r>
      <w:r>
        <w:rPr>
          <w:rFonts w:ascii="Times New Roman"/>
          <w:kern w:val="0"/>
          <w:sz w:val="21"/>
          <w:szCs w:val="21"/>
          <w:lang w:val="zh-TW" w:eastAsia="zh-TW"/>
        </w:rPr>
        <w:t>ProgramArguments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”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field</w:t>
      </w:r>
      <w:r w:rsidR="00EB59F3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 xml:space="preserve">in these files </w:t>
      </w:r>
      <w:r w:rsidR="00E73516">
        <w:rPr>
          <w:rFonts w:ascii="Times New Roman"/>
          <w:kern w:val="0"/>
          <w:sz w:val="21"/>
          <w:szCs w:val="21"/>
          <w:lang w:val="zh-TW" w:eastAsia="zh-TW"/>
        </w:rPr>
        <w:t>are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the absolute path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>
        <w:rPr>
          <w:rFonts w:ascii="Times New Roman"/>
          <w:kern w:val="0"/>
          <w:sz w:val="21"/>
          <w:szCs w:val="21"/>
          <w:lang w:val="zh-TW" w:eastAsia="zh-TW"/>
        </w:rPr>
        <w:t xml:space="preserve"> of daemon exectuable</w:t>
      </w:r>
      <w:r w:rsidR="00E73516">
        <w:rPr>
          <w:rFonts w:ascii="Times New Roman" w:hint="eastAsia"/>
          <w:kern w:val="0"/>
          <w:sz w:val="21"/>
          <w:szCs w:val="21"/>
          <w:lang w:val="zh-TW" w:eastAsia="zh-TW"/>
        </w:rPr>
        <w:t>s</w:t>
      </w:r>
      <w:r w:rsidR="005336AC">
        <w:rPr>
          <w:rFonts w:ascii="Times New Roman" w:hint="eastAsia"/>
          <w:kern w:val="0"/>
          <w:sz w:val="21"/>
          <w:szCs w:val="21"/>
          <w:lang w:val="zh-TW" w:eastAsia="zh-TW"/>
        </w:rPr>
        <w:t>, such as:</w:t>
      </w:r>
    </w:p>
    <w:p w14:paraId="0C936C35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snakeninnys-MacBook:~ snakeninny$ plutil -p /Users/snakeninny/Desktop/com.apple.backboardd.plist </w:t>
      </w:r>
    </w:p>
    <w:p w14:paraId="0EAAD55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{</w:t>
      </w:r>
    </w:p>
    <w:p w14:paraId="4AC74B43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5A9F2F51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"ProgramArguments" =&gt; [</w:t>
      </w:r>
    </w:p>
    <w:p w14:paraId="27E7186F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  0 =&gt; "/usr/libexec/backboardd"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 xml:space="preserve">  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Deb packages installed through command "dpkg -i" will be recorded by Cydia</w:t>
      </w:r>
      <w:proofErr w:type="gramEnd"/>
      <w:r>
        <w:rPr>
          <w:rFonts w:ascii="Times New Roman"/>
          <w:sz w:val="21"/>
          <w:szCs w:val="21"/>
        </w:rPr>
        <w:t xml:space="preserve">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3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 xml:space="preserve">Figure 5-6 </w:t>
        </w:r>
      </w:ins>
      <w:r w:rsidR="00F327A3" w:rsidRPr="00436CA3">
        <w:rPr>
          <w:rFonts w:ascii="Times New Roman" w:eastAsia="宋体" w:hAnsi="Times New Roman" w:cs="宋体" w:hint="default"/>
          <w:lang w:val="zh-TW" w:eastAsia="zh-TW"/>
        </w:rPr>
        <w:t>E</w:t>
      </w:r>
      <w:ins w:id="24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xpert view in Cydia</w:t>
        </w:r>
      </w:ins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5" w:author="user" w:date="2015-02-12T22:57:00Z">
        <w:r w:rsidR="000D70B1">
          <w:rPr>
            <w:rFonts w:ascii="Times New Roman"/>
            <w:sz w:val="21"/>
            <w:szCs w:val="21"/>
          </w:rPr>
          <w:t>view</w:t>
        </w:r>
      </w:ins>
      <w:r w:rsidR="000D70B1">
        <w:rPr>
          <w:rFonts w:ascii="Times New Roman"/>
          <w:sz w:val="21"/>
          <w:szCs w:val="21"/>
        </w:rPr>
        <w:t>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436CA3" w:rsidRDefault="000D70B1" w:rsidP="00436CA3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ins w:id="26" w:author="user" w:date="2015-02-12T22:57:00Z">
        <w:r w:rsidRPr="00436CA3">
          <w:rPr>
            <w:rFonts w:ascii="Times New Roman" w:eastAsia="宋体" w:hAnsi="Times New Roman" w:cs="宋体" w:hint="default"/>
            <w:lang w:val="zh-TW" w:eastAsia="zh-TW"/>
          </w:rPr>
          <w:t>Figure 5-7 Details View</w:t>
        </w:r>
      </w:ins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"Files</w:t>
      </w:r>
      <w:r w:rsidR="000D70B1">
        <w:rPr>
          <w:rFonts w:ascii="Times New Roman"/>
          <w:sz w:val="21"/>
          <w:szCs w:val="21"/>
        </w:rPr>
        <w:t xml:space="preserve">ystem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0B6A5D" w:rsidRDefault="000B6A5D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B6A5D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4"/>
      </w:pPr>
      <w:r>
        <w:t>3. PreferenceBundle</w:t>
      </w:r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PreferenceBundle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DimInCall</w:t>
      </w:r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  <w:lang w:eastAsia="zh-CN"/>
        </w:rPr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a7"/>
        <w:jc w:val="center"/>
        <w:rPr>
          <w:rFonts w:ascii="Times New Roman" w:hAnsi="Times New Roman" w:hint="default"/>
        </w:rPr>
      </w:pPr>
      <w:r w:rsidRPr="00F3763E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F3763E">
        <w:rPr>
          <w:rFonts w:ascii="Times New Roman" w:hAnsi="Times New Roman" w:hint="default"/>
        </w:rPr>
        <w:t>5- 9 DimInCall</w:t>
      </w:r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a7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2643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r w:rsidR="0027356F">
        <w:rPr>
          <w:rFonts w:ascii="Times New Roman"/>
          <w:sz w:val="21"/>
          <w:szCs w:val="21"/>
        </w:rPr>
        <w:t xml:space="preserve">PreferenceBundle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>rty PreferenceBundles that come</w:t>
      </w:r>
      <w:r>
        <w:rPr>
          <w:rFonts w:ascii="Times New Roman"/>
          <w:sz w:val="21"/>
          <w:szCs w:val="21"/>
        </w:rPr>
        <w:t xml:space="preserve"> from AppStore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PreferenceBundles from Cydia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locate by Cydia</w:t>
      </w:r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PreferenceBundles,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r w:rsidR="000D70B1">
        <w:rPr>
          <w:rFonts w:ascii="Times New Roman"/>
          <w:sz w:val="21"/>
          <w:szCs w:val="21"/>
        </w:rPr>
        <w:t xml:space="preserve">PreferenceBundle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plist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>a PreferenceBundle</w:t>
      </w:r>
      <w:r w:rsidR="000D70B1">
        <w:rPr>
          <w:rFonts w:ascii="Times New Roman"/>
          <w:sz w:val="21"/>
          <w:szCs w:val="21"/>
        </w:rPr>
        <w:t xml:space="preserve">, if all </w:t>
      </w:r>
      <w:ins w:id="27" w:author="user" w:date="2015-02-12T23:00:00Z">
        <w:r w:rsidR="000D70B1">
          <w:rPr>
            <w:rFonts w:ascii="Times New Roman"/>
            <w:sz w:val="21"/>
            <w:szCs w:val="21"/>
          </w:rPr>
          <w:t xml:space="preserve">control object </w:t>
        </w:r>
      </w:ins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r w:rsidR="002A526E">
        <w:rPr>
          <w:rFonts w:ascii="Times New Roman" w:hint="eastAsia"/>
          <w:sz w:val="21"/>
          <w:szCs w:val="21"/>
        </w:rPr>
        <w:t>PreferenceBundle UI</w:t>
      </w:r>
      <w:r w:rsidR="000D70B1">
        <w:rPr>
          <w:rFonts w:ascii="Times New Roman"/>
          <w:sz w:val="21"/>
          <w:szCs w:val="21"/>
        </w:rPr>
        <w:t xml:space="preserve"> come from preferences specifier plist,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</w:t>
      </w:r>
      <w:ins w:id="28" w:author="user" w:date="2015-02-12T23:00:00Z">
        <w:r w:rsidR="000D70B1">
          <w:rPr>
            <w:rFonts w:ascii="Times New Roman"/>
            <w:sz w:val="21"/>
            <w:szCs w:val="21"/>
          </w:rPr>
          <w:t xml:space="preserve">view </w:t>
        </w:r>
      </w:ins>
      <w:r w:rsidR="000D70B1">
        <w:rPr>
          <w:rFonts w:ascii="Times New Roman"/>
          <w:sz w:val="21"/>
          <w:szCs w:val="21"/>
        </w:rPr>
        <w:t xml:space="preserve">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plist.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built-in PreferenceBundle,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"/System/Library/PreferenceBundles</w:t>
      </w:r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>preferences specifier plist,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r w:rsidR="004F5B1C">
        <w:rPr>
          <w:rFonts w:ascii="Times New Roman"/>
          <w:sz w:val="21"/>
          <w:szCs w:val="21"/>
        </w:rPr>
        <w:t>plist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>of PreferenceBundle</w:t>
      </w:r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PreferenceBundle.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4"/>
        <w:rPr>
          <w:rFonts w:hint="eastAsia"/>
        </w:rPr>
      </w:pPr>
      <w:r>
        <w:t xml:space="preserve">4. </w:t>
      </w:r>
      <w:proofErr w:type="gramStart"/>
      <w:r>
        <w:t>grep</w:t>
      </w:r>
      <w:proofErr w:type="gramEnd"/>
    </w:p>
    <w:p w14:paraId="60EA0B3F" w14:textId="53C86E5F" w:rsidR="00977374" w:rsidRPr="008D3814" w:rsidRDefault="007309A0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gramEnd"/>
      <w:r w:rsidR="000D70B1">
        <w:rPr>
          <w:rFonts w:ascii="Times New Roman"/>
          <w:sz w:val="21"/>
          <w:szCs w:val="21"/>
        </w:rPr>
        <w:t xml:space="preserve"> 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</w:t>
      </w:r>
      <w:ins w:id="29" w:author="user" w:date="2015-02-12T23:01:00Z">
        <w:r w:rsidR="000D70B1">
          <w:rPr>
            <w:rFonts w:ascii="Times New Roman"/>
            <w:sz w:val="21"/>
            <w:szCs w:val="21"/>
          </w:rPr>
          <w:t xml:space="preserve">that </w:t>
        </w:r>
      </w:ins>
      <w:r w:rsidR="000D70B1">
        <w:rPr>
          <w:rFonts w:ascii="Times New Roman"/>
          <w:sz w:val="21"/>
          <w:szCs w:val="21"/>
        </w:rPr>
        <w:t xml:space="preserve">match a given regular expression. Grep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>it is ported by Saurik and installed accom</w:t>
      </w:r>
      <w:r w:rsidR="00921FF4">
        <w:rPr>
          <w:rFonts w:ascii="Times New Roman"/>
          <w:sz w:val="21"/>
          <w:szCs w:val="21"/>
        </w:rPr>
        <w:t xml:space="preserve">panying with Cydia by default. </w:t>
      </w:r>
      <w:proofErr w:type="gramStart"/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gramEnd"/>
      <w:r w:rsidR="000D70B1">
        <w:rPr>
          <w:rFonts w:ascii="Times New Roman"/>
          <w:sz w:val="21"/>
          <w:szCs w:val="21"/>
        </w:rPr>
        <w:t xml:space="preserve">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[IMDAccount initWithAccountID</w:t>
      </w:r>
      <w:proofErr w:type="gramStart"/>
      <w:r w:rsidR="000D70B1">
        <w:rPr>
          <w:rFonts w:ascii="Times New Roman"/>
          <w:sz w:val="21"/>
          <w:szCs w:val="21"/>
        </w:rPr>
        <w:t>:defaults:service</w:t>
      </w:r>
      <w:proofErr w:type="gramEnd"/>
      <w:r w:rsidR="000D70B1">
        <w:rPr>
          <w:rFonts w:ascii="Times New Roman"/>
          <w:sz w:val="21"/>
          <w:szCs w:val="21"/>
        </w:rPr>
        <w:t>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>we can rely on grep after we ssh</w:t>
      </w:r>
      <w:r w:rsidR="00FD587C">
        <w:rPr>
          <w:rFonts w:ascii="Times New Roman" w:hint="eastAsia"/>
          <w:sz w:val="21"/>
          <w:szCs w:val="21"/>
        </w:rPr>
        <w:t>ed</w:t>
      </w:r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initWithAccountID:defaults:service: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/System/Library/Caches/com.apple.dyld/dyld_shared_cache_armv7s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/System/Library/Frameworks/System.framework/System: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grep again in the decached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:~ snakeninny$ grep -r initWithAccountID:defaults:service: /Users/snakeninny/Code/iOSSystemBinaries/8.1_iPhone5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[I</w:t>
      </w:r>
      <w:r w:rsidR="00125159">
        <w:rPr>
          <w:rFonts w:ascii="Times New Roman"/>
          <w:sz w:val="21"/>
          <w:szCs w:val="21"/>
        </w:rPr>
        <w:t>MDAccount initWithAccountID</w:t>
      </w:r>
      <w:proofErr w:type="gramStart"/>
      <w:r w:rsidR="00125159">
        <w:rPr>
          <w:rFonts w:ascii="Times New Roman"/>
          <w:sz w:val="21"/>
          <w:szCs w:val="21"/>
        </w:rPr>
        <w:t>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>service</w:t>
      </w:r>
      <w:proofErr w:type="gramEnd"/>
      <w:r w:rsidR="000D70B1">
        <w:rPr>
          <w:rFonts w:ascii="Times New Roman"/>
          <w:sz w:val="21"/>
          <w:szCs w:val="21"/>
        </w:rPr>
        <w:t xml:space="preserve">:] appears in </w:t>
      </w:r>
      <w:r w:rsidR="00CC36F6">
        <w:rPr>
          <w:rFonts w:ascii="Times New Roman"/>
          <w:sz w:val="21"/>
          <w:szCs w:val="21"/>
        </w:rPr>
        <w:t>IMDaemonCore</w:t>
      </w:r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ins w:id="30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>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 xml:space="preserve">ulit-in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ins w:id="31" w:author="Zhang HanSheng" w:date="2015-02-25T12:42:00Z">
        <w:r>
          <w:rPr>
            <w:rFonts w:ascii="Times New Roman"/>
            <w:sz w:val="21"/>
            <w:szCs w:val="21"/>
          </w:rPr>
          <w:t>It</w:t>
        </w:r>
        <w:r>
          <w:rPr>
            <w:rFonts w:hAnsi="Times New Roman"/>
            <w:sz w:val="21"/>
            <w:szCs w:val="21"/>
          </w:rPr>
          <w:t>’</w:t>
        </w:r>
        <w:r>
          <w:rPr>
            <w:rFonts w:ascii="Times New Roman"/>
            <w:sz w:val="21"/>
            <w:szCs w:val="21"/>
          </w:rPr>
          <w:t>s a</w:t>
        </w:r>
      </w:ins>
      <w:r w:rsidR="00A40461">
        <w:rPr>
          <w:rFonts w:ascii="Times New Roman" w:hint="eastAsia"/>
          <w:sz w:val="21"/>
          <w:szCs w:val="21"/>
        </w:rPr>
        <w:t>n</w:t>
      </w:r>
      <w:ins w:id="32" w:author="Zhang HanSheng" w:date="2015-02-25T12:42:00Z">
        <w:r>
          <w:rPr>
            <w:rFonts w:ascii="Times New Roman"/>
            <w:sz w:val="21"/>
            <w:szCs w:val="21"/>
          </w:rPr>
          <w:t xml:space="preserve"> undeniable fact</w:t>
        </w:r>
      </w:ins>
      <w:r>
        <w:rPr>
          <w:rFonts w:ascii="Times New Roman"/>
          <w:sz w:val="21"/>
          <w:szCs w:val="21"/>
        </w:rPr>
        <w:t xml:space="preserve"> that the bulit-in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240191" w:rsidRDefault="00240191" w:rsidP="00240191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24019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240191">
        <w:rPr>
          <w:rFonts w:ascii="Times New Roman" w:eastAsia="宋体" w:hAnsi="Times New Roman" w:cs="宋体" w:hint="default"/>
          <w:lang w:val="zh-TW" w:eastAsia="zh-TW"/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a7"/>
        <w:jc w:val="center"/>
        <w:rPr>
          <w:rFonts w:ascii="Times New Roman" w:hAnsi="Times New Roman" w:hint="default"/>
        </w:rPr>
      </w:pP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AF2640">
        <w:rPr>
          <w:rFonts w:ascii="Times New Roman" w:eastAsia="宋体" w:hAnsi="Times New Roman" w:cs="宋体" w:hint="default"/>
          <w:lang w:val="zh-TW" w:eastAsia="zh-TW"/>
        </w:rPr>
        <w:t>Search result</w:t>
      </w:r>
      <w:r w:rsidR="00915647">
        <w:rPr>
          <w:rFonts w:ascii="Times New Roman" w:eastAsia="宋体" w:hAnsi="Times New Roman" w:cs="宋体"/>
          <w:lang w:val="zh-TW" w:eastAsia="zh-TW"/>
        </w:rPr>
        <w:t>s</w:t>
      </w:r>
      <w:r w:rsidRPr="00AF2640">
        <w:rPr>
          <w:rFonts w:ascii="Times New Roman" w:eastAsia="宋体" w:hAnsi="Times New Roman" w:cs="宋体" w:hint="default"/>
          <w:lang w:val="zh-TW" w:eastAsia="zh-TW"/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Yes, it's grep again! Since we have already mentioned that we can use grep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>, it's just a piece of cake for grep to deal with text files. Let's</w:t>
      </w:r>
      <w:r w:rsidR="00CE6C58">
        <w:rPr>
          <w:rFonts w:ascii="Times New Roman"/>
          <w:sz w:val="21"/>
          <w:szCs w:val="21"/>
        </w:rPr>
        <w:t xml:space="preserve"> try grep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snakeninny$ grep -r -i proximity /Users/snakeninny/Code/iOSPrivateHeaders/8.1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/Users/snakeninny/Code/iOSPrivateHeaders/8.1/Frameworks/CoreLocation/CDStructures.h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        char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proximityUUID[512];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    NSUUID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*_proximityUUID;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(_Bool)proximityEventsEnabled;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(void)_proximityChanged:(id)arg1;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grep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3"/>
      </w:pPr>
      <w:r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ins w:id="33" w:author="user" w:date="2015-02-12T23:01:00Z">
        <w:r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proofErr w:type="gramStart"/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others</w:t>
      </w:r>
      <w:proofErr w:type="gramEnd"/>
      <w:r w:rsidR="00D010F7">
        <w:rPr>
          <w:rFonts w:ascii="Times New Roman" w:hint="eastAsia"/>
          <w:sz w:val="21"/>
          <w:szCs w:val="21"/>
        </w:rPr>
        <w:t xml:space="preserve">,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>either CydiaSubstrate or Cycript.</w:t>
      </w:r>
    </w:p>
    <w:p w14:paraId="012DB344" w14:textId="79684879" w:rsidR="00977374" w:rsidRDefault="003047BD">
      <w:pPr>
        <w:pStyle w:val="4"/>
        <w:rPr>
          <w:sz w:val="28"/>
          <w:szCs w:val="28"/>
        </w:rPr>
      </w:pPr>
      <w:r>
        <w:rPr>
          <w:sz w:val="28"/>
          <w:szCs w:val="28"/>
        </w:rPr>
        <w:t>1. CydiaSubstrate</w:t>
      </w:r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>ly use CydiaSubstrate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saveScreenShot: in SBScreenShooter</w:t>
      </w:r>
      <w:r w:rsidR="00B27E72">
        <w:rPr>
          <w:rFonts w:ascii="Times New Roman" w:hint="eastAsia"/>
          <w:sz w:val="21"/>
          <w:szCs w:val="21"/>
        </w:rPr>
        <w:t>.h</w:t>
      </w:r>
      <w:r>
        <w:rPr>
          <w:rFonts w:ascii="Times New Roman"/>
          <w:sz w:val="21"/>
          <w:szCs w:val="21"/>
        </w:rPr>
        <w:t xml:space="preserve"> is called during screenshot, we can write following code to </w:t>
      </w:r>
      <w:ins w:id="34" w:author="user" w:date="2015-02-12T23:01:00Z">
        <w:r>
          <w:rPr>
            <w:rFonts w:ascii="Times New Roman"/>
            <w:sz w:val="21"/>
            <w:szCs w:val="21"/>
          </w:rPr>
          <w:t xml:space="preserve">verify </w:t>
        </w:r>
      </w:ins>
      <w:r>
        <w:rPr>
          <w:rFonts w:ascii="Times New Roman"/>
          <w:sz w:val="21"/>
          <w:szCs w:val="21"/>
        </w:rPr>
        <w:t>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SBScreenShotter</w:t>
      </w:r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)saveScreenshot:(BOOL)screenshot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@"iOSRE: saveScreenshot: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 xml:space="preserve">filter to "com.apple.springboard",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Theos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r>
        <w:rPr>
          <w:rFonts w:ascii="Times New Roman"/>
          <w:sz w:val="21"/>
          <w:szCs w:val="21"/>
        </w:rPr>
        <w:t>respring.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</w:t>
      </w: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iOSRE: /var/log/syslog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16:22:06 FunMaker-5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2765]: iOSRE: saveScreenshot: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our message is shown in syslog, which means saveScreenshot</w:t>
      </w:r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>ry Cycript to satisfy your curiosity.</w:t>
      </w:r>
    </w:p>
    <w:p w14:paraId="434517CF" w14:textId="77777777" w:rsidR="00977374" w:rsidRDefault="000D70B1">
      <w:pPr>
        <w:pStyle w:val="4"/>
        <w:rPr>
          <w:sz w:val="28"/>
          <w:szCs w:val="28"/>
        </w:rPr>
      </w:pPr>
      <w:r>
        <w:rPr>
          <w:sz w:val="28"/>
          <w:szCs w:val="28"/>
        </w:rPr>
        <w:t>2. Cycript</w:t>
      </w:r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Before I get to know Cycript,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Theos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>to test saveScreenshot</w:t>
      </w:r>
      <w:proofErr w:type="gramStart"/>
      <w:r w:rsidR="00712194">
        <w:rPr>
          <w:rFonts w:ascii="Times New Roman" w:hint="eastAsia"/>
          <w:sz w:val="21"/>
          <w:szCs w:val="21"/>
        </w:rPr>
        <w:t>:</w:t>
      </w:r>
      <w:r w:rsidR="00094D1C">
        <w:rPr>
          <w:rFonts w:ascii="Times New Roman"/>
          <w:sz w:val="21"/>
          <w:szCs w:val="21"/>
        </w:rPr>
        <w:t>,</w:t>
      </w:r>
      <w:proofErr w:type="gramEnd"/>
      <w:r w:rsidR="00094D1C">
        <w:rPr>
          <w:rFonts w:ascii="Times New Roman"/>
          <w:sz w:val="21"/>
          <w:szCs w:val="21"/>
        </w:rPr>
        <w:t xml:space="preserve">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SpringBoard</w:t>
      </w:r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)_menuButtonDown:(id)down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%o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SBScreenShotter *shotter = [%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SBScreenShotter) sharedInstance];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saveScreenshot:YES];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the tweak takes effect, press the home button and saveScreenShot</w:t>
      </w:r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Cydia.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Cycript.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Cycript,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Cycript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SBScreenShotter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SpringBoard,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Cycript into SpringBoard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>Unlike tweaks, Cycript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cycript -p SpringBoard</w:t>
      </w:r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[[SBScreenShotter sharedInstance] saveScreenshot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:YES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1C71B037" w14:textId="1ED84039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we can make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r w:rsidR="009C373C">
        <w:rPr>
          <w:rFonts w:ascii="Times New Roman" w:hint="eastAsia"/>
          <w:sz w:val="21"/>
          <w:szCs w:val="21"/>
        </w:rPr>
        <w:t xml:space="preserve">Cycript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664040" w:rsidRDefault="000D70B1" w:rsidP="00664040">
      <w:pPr>
        <w:pStyle w:val="3"/>
        <w:rPr>
          <w:rFonts w:ascii="黑体" w:eastAsia="黑体" w:hAnsi="黑体" w:cs="黑体"/>
          <w:lang w:val="zh-TW" w:eastAsia="zh-TW"/>
        </w:rPr>
      </w:pPr>
      <w:r w:rsidRPr="00664040">
        <w:rPr>
          <w:rFonts w:ascii="黑体" w:eastAsia="黑体" w:hAnsi="黑体" w:cs="黑体"/>
          <w:lang w:val="zh-TW" w:eastAsia="zh-TW"/>
        </w:rPr>
        <w:t xml:space="preserve">5.2.5 Analyze </w:t>
      </w:r>
      <w:r w:rsidR="00664040">
        <w:rPr>
          <w:rFonts w:ascii="黑体" w:eastAsia="黑体" w:hAnsi="黑体" w:cs="黑体" w:hint="eastAsia"/>
          <w:lang w:val="zh-TW" w:eastAsia="zh-TW"/>
        </w:rPr>
        <w:t xml:space="preserve">method </w:t>
      </w:r>
      <w:r w:rsidR="00664040">
        <w:rPr>
          <w:rFonts w:ascii="黑体" w:eastAsia="黑体" w:hAnsi="黑体" w:cs="黑体"/>
          <w:lang w:val="zh-TW" w:eastAsia="zh-TW"/>
        </w:rPr>
        <w:t>arguments</w:t>
      </w:r>
    </w:p>
    <w:p w14:paraId="10632003" w14:textId="12C4FC88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 xml:space="preserve">. Should we give up only one step away from the final success? No. Absolutely </w:t>
      </w:r>
      <w:r w:rsidR="007A7723">
        <w:rPr>
          <w:rFonts w:ascii="Times New Roman" w:hint="eastAsia"/>
          <w:sz w:val="21"/>
          <w:szCs w:val="21"/>
        </w:rPr>
        <w:t>no</w:t>
      </w:r>
      <w:r w:rsidRPr="002204EE">
        <w:rPr>
          <w:rFonts w:ascii="Times New Roman"/>
          <w:sz w:val="21"/>
          <w:szCs w:val="21"/>
        </w:rPr>
        <w:t>. We still have CydiaSubstrate and Theos.</w:t>
      </w:r>
    </w:p>
    <w:p w14:paraId="64B6C523" w14:textId="337E23F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NSString</w:t>
      </w:r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object_getClassNam</w:t>
      </w:r>
      <w:r w:rsidR="006B7CEA">
        <w:rPr>
          <w:rFonts w:ascii="Times New Roman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saveScreenShot: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>creen. According to this clue, we can very soon locate the suspicious SBScreenFlash class</w:t>
      </w:r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flashColor</w:t>
      </w:r>
      <w:proofErr w:type="gramStart"/>
      <w:r w:rsidR="00217CC1">
        <w:rPr>
          <w:rFonts w:ascii="Times New Roman" w:hint="eastAsia"/>
          <w:sz w:val="21"/>
          <w:szCs w:val="21"/>
        </w:rPr>
        <w:t>:withCompletion</w:t>
      </w:r>
      <w:proofErr w:type="gramEnd"/>
      <w:r w:rsidR="00217CC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SBScreenFlash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)flashColor:(id)arg1 withCompletion:(id)arg2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  <w:proofErr w:type="gramEnd"/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%o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@"iOSRE: flashColor: %s, %@", object_getClassName(arg1),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51B17B6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install the tweak, respring once and take a screenshot. Then </w:t>
      </w:r>
      <w:proofErr w:type="gramStart"/>
      <w:r>
        <w:rPr>
          <w:rFonts w:ascii="Times New Roman"/>
          <w:sz w:val="21"/>
          <w:szCs w:val="21"/>
        </w:rPr>
        <w:t>ssh</w:t>
      </w:r>
      <w:proofErr w:type="gramEnd"/>
      <w:r>
        <w:rPr>
          <w:rFonts w:ascii="Times New Roman"/>
          <w:sz w:val="21"/>
          <w:szCs w:val="21"/>
        </w:rPr>
        <w:t xml:space="preserve">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iOSRE: /var/log/syslog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16:40:33 FunMaker-5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2926]: iOSRE: flashColor: UICachedDeviceWhiteColor, UIDeviceWhiteColorSpace 1 1</w:t>
      </w:r>
    </w:p>
    <w:p w14:paraId="0732B2B3" w14:textId="6B0547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ins w:id="35" w:author="user" w:date="2015-02-12T23:02:00Z">
        <w:r>
          <w:rPr>
            <w:rFonts w:ascii="Times New Roman"/>
            <w:sz w:val="21"/>
            <w:szCs w:val="21"/>
          </w:rPr>
          <w:t xml:space="preserve">It </w:t>
        </w:r>
      </w:ins>
      <w:r>
        <w:rPr>
          <w:rFonts w:ascii="Times New Roman"/>
          <w:sz w:val="21"/>
          <w:szCs w:val="21"/>
        </w:rPr>
        <w:t xml:space="preserve">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UICachedDeviceWhiteColor and its description is "UIDevice WhiteColorSpace 1</w:t>
      </w:r>
      <w:r w:rsidR="00D040BB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1".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UICachedDeviceWhiteColor is a class in UIKit,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UIKit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UICachedDeviceWhiteColor : UIDeviceWhiteColor</w:t>
      </w:r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)_forceDealloc;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)dealloc;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)copyWithZone:(struct _NSZone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)autorelease;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BOOL)retainWeakReference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BOOL)allowsWeakReference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int)retainCount;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)retain;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oneway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void)release;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UIDeviceWhiteColor,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UIDeviceWhiteColor.h</w:t>
      </w:r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interface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UIDeviceWhiteColor : UIColor</w:t>
      </w:r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whiteComponent;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alphaComponent;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*cachedColor;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long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cachedColorOnceToken;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BOOL)getHue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BOOL)getRed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BOOL)getWhite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)alphaComponent;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*)CGColor;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unsigned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int)hash;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BOOL)isEqual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)description;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)colorSpaceName;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)setStroke;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)setFill;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)set;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)colorWithAlphaComponent:(float)arg1;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CGColor *)_createCGColorWithAlpha:(float)arg1;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)copyWithZone:(struct _NSZone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)dealloc;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)initWithCGColor:(struct CGColor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)initWithWhite:(float)arg1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UIDeviceWhiteColor inherits from UIColor. Since UIColor is a public class, </w:t>
      </w:r>
      <w:ins w:id="36" w:author="user" w:date="2015-02-12T23:03:00Z">
        <w:r>
          <w:rPr>
            <w:rFonts w:ascii="Times New Roman"/>
            <w:sz w:val="21"/>
            <w:szCs w:val="21"/>
          </w:rPr>
          <w:t>stop our analysis at this level is enough for us to get the result.</w:t>
        </w:r>
      </w:ins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 xml:space="preserve">arguments, we can </w:t>
      </w:r>
      <w:ins w:id="37" w:author="user" w:date="2015-02-12T23:02:00Z">
        <w:r>
          <w:rPr>
            <w:rFonts w:ascii="Times New Roman"/>
            <w:sz w:val="21"/>
            <w:szCs w:val="21"/>
          </w:rPr>
          <w:t xml:space="preserve">apply </w:t>
        </w:r>
      </w:ins>
      <w:r>
        <w:rPr>
          <w:rFonts w:ascii="Times New Roman"/>
          <w:sz w:val="21"/>
          <w:szCs w:val="21"/>
        </w:rPr>
        <w:t>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we </w:t>
      </w:r>
      <w:ins w:id="38" w:author="user" w:date="2015-02-12T23:03:00Z">
        <w:r>
          <w:rPr>
            <w:rFonts w:ascii="Times New Roman"/>
            <w:sz w:val="21"/>
            <w:szCs w:val="21"/>
          </w:rPr>
          <w:t xml:space="preserve">have </w:t>
        </w:r>
      </w:ins>
      <w:r>
        <w:rPr>
          <w:rFonts w:ascii="Times New Roman"/>
          <w:sz w:val="21"/>
          <w:szCs w:val="21"/>
        </w:rPr>
        <w:t>know</w:t>
      </w:r>
      <w:ins w:id="39" w:author="user" w:date="2015-02-12T23:03:00Z">
        <w:r>
          <w:rPr>
            <w:rFonts w:ascii="Times New Roman"/>
            <w:sz w:val="21"/>
            <w:szCs w:val="21"/>
          </w:rPr>
          <w:t>n</w:t>
        </w:r>
      </w:ins>
      <w:r>
        <w:rPr>
          <w:rFonts w:ascii="Times New Roman"/>
          <w:sz w:val="21"/>
          <w:szCs w:val="21"/>
        </w:rPr>
        <w:t xml:space="preserve">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Cycript to test this method and see what effect it is when we pass [UIColor magentaColor]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FunMaker-5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cycript -p SpringBoard</w:t>
      </w:r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cy# [[SBScreenFlash mainScreenFlasher] flashColor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UIColor magentaColor] withCompletion:nil]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 xml:space="preserve">A magenta flash scatters on the screen and it is </w:t>
      </w:r>
      <w:ins w:id="40" w:author="user" w:date="2015-02-12T23:04:00Z">
        <w:r w:rsidRPr="00FF4B19">
          <w:rPr>
            <w:rFonts w:ascii="Times New Roman"/>
            <w:sz w:val="21"/>
            <w:szCs w:val="21"/>
          </w:rPr>
          <w:t xml:space="preserve">much </w:t>
        </w:r>
      </w:ins>
      <w:ins w:id="41" w:author="user" w:date="2015-02-12T23:03:00Z">
        <w:r w:rsidRPr="00FF4B19">
          <w:rPr>
            <w:rFonts w:ascii="Times New Roman"/>
            <w:sz w:val="21"/>
            <w:szCs w:val="21"/>
          </w:rPr>
          <w:t>cool</w:t>
        </w:r>
      </w:ins>
      <w:r w:rsidR="00FF5146">
        <w:rPr>
          <w:rFonts w:ascii="Times New Roman" w:hint="eastAsia"/>
          <w:sz w:val="21"/>
          <w:szCs w:val="21"/>
        </w:rPr>
        <w:t>er</w:t>
      </w:r>
      <w:ins w:id="42" w:author="user" w:date="2015-02-12T23:03:00Z">
        <w:r w:rsidRPr="00FF4B19">
          <w:rPr>
            <w:rFonts w:ascii="Times New Roman"/>
            <w:sz w:val="21"/>
            <w:szCs w:val="21"/>
          </w:rPr>
          <w:t xml:space="preserve"> </w:t>
        </w:r>
      </w:ins>
      <w:r w:rsidRPr="00FF4B19">
        <w:rPr>
          <w:rFonts w:ascii="Times New Roman"/>
          <w:sz w:val="21"/>
          <w:szCs w:val="21"/>
        </w:rPr>
        <w:t xml:space="preserve">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>, we can hook flashColor</w:t>
      </w:r>
      <w:proofErr w:type="gramStart"/>
      <w:r w:rsidR="00886D99">
        <w:rPr>
          <w:rFonts w:ascii="Times New Roman" w:hint="eastAsia"/>
          <w:sz w:val="21"/>
          <w:szCs w:val="21"/>
        </w:rPr>
        <w:t>:withCompletion</w:t>
      </w:r>
      <w:proofErr w:type="gramEnd"/>
      <w:r w:rsidR="00886D99">
        <w:rPr>
          <w:rFonts w:ascii="Times New Roman" w:hint="eastAsia"/>
          <w:sz w:val="21"/>
          <w:szCs w:val="21"/>
        </w:rPr>
        <w:t>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r w:rsidR="00A05F0E">
        <w:rPr>
          <w:rFonts w:ascii="Times New Roman"/>
          <w:sz w:val="21"/>
          <w:szCs w:val="21"/>
        </w:rPr>
        <w:t xml:space="preserve">SBScreenShotter </w:t>
      </w:r>
      <w:r w:rsidR="000D70B1">
        <w:rPr>
          <w:rFonts w:ascii="Times New Roman"/>
          <w:sz w:val="21"/>
          <w:szCs w:val="21"/>
        </w:rPr>
        <w:t>saveScreenShot</w:t>
      </w:r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>argument of flashColor</w:t>
      </w:r>
      <w:proofErr w:type="gramStart"/>
      <w:r>
        <w:rPr>
          <w:rFonts w:ascii="Times New Roman"/>
          <w:sz w:val="21"/>
          <w:szCs w:val="21"/>
        </w:rPr>
        <w:t>:</w:t>
      </w:r>
      <w:r w:rsidR="00D20F48">
        <w:rPr>
          <w:rFonts w:ascii="Times New Roman" w:hint="eastAsia"/>
          <w:sz w:val="21"/>
          <w:szCs w:val="21"/>
        </w:rPr>
        <w:t>withCompletion</w:t>
      </w:r>
      <w:proofErr w:type="gramEnd"/>
      <w:r w:rsidR="00D20F48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in SBScreenFlash. From the effect of flashColor</w:t>
      </w:r>
      <w:proofErr w:type="gramStart"/>
      <w:r>
        <w:rPr>
          <w:rFonts w:ascii="Times New Roman"/>
          <w:sz w:val="21"/>
          <w:szCs w:val="21"/>
        </w:rPr>
        <w:t>:</w:t>
      </w:r>
      <w:r w:rsidR="004E37EB">
        <w:rPr>
          <w:rFonts w:ascii="Times New Roman" w:hint="eastAsia"/>
          <w:sz w:val="21"/>
          <w:szCs w:val="21"/>
        </w:rPr>
        <w:t>withCompletion</w:t>
      </w:r>
      <w:proofErr w:type="gramEnd"/>
      <w:r w:rsidR="004E37EB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, we guess that it should happen inside saveScreenShot:.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saveScreenShot: and flashColor</w:t>
      </w:r>
      <w:proofErr w:type="gramStart"/>
      <w:r>
        <w:rPr>
          <w:rFonts w:ascii="Times New Roman"/>
          <w:sz w:val="21"/>
          <w:szCs w:val="21"/>
        </w:rPr>
        <w:t>:</w:t>
      </w:r>
      <w:r w:rsidR="00D334A1">
        <w:rPr>
          <w:rFonts w:ascii="Times New Roman" w:hint="eastAsia"/>
          <w:sz w:val="21"/>
          <w:szCs w:val="21"/>
        </w:rPr>
        <w:t>withCompletion</w:t>
      </w:r>
      <w:proofErr w:type="gramEnd"/>
      <w:r w:rsidR="00D334A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04490B7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</w:t>
      </w:r>
      <w:ins w:id="43" w:author="user" w:date="2015-02-12T23:04:00Z">
        <w:r>
          <w:rPr>
            <w:rFonts w:ascii="Times New Roman"/>
            <w:sz w:val="21"/>
            <w:szCs w:val="21"/>
          </w:rPr>
          <w:t xml:space="preserve">implementation </w:t>
        </w:r>
      </w:ins>
      <w:r>
        <w:rPr>
          <w:rFonts w:ascii="Times New Roman"/>
          <w:sz w:val="21"/>
          <w:szCs w:val="21"/>
        </w:rPr>
        <w:t xml:space="preserve">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</w:t>
      </w:r>
      <w:r w:rsidR="0059159A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advance to a higher level, you will find class-dump is not enough.</w:t>
      </w:r>
    </w:p>
    <w:p w14:paraId="20A27335" w14:textId="19F3353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r w:rsidR="00C31764">
        <w:rPr>
          <w:rFonts w:ascii="Times New Roman"/>
          <w:sz w:val="21"/>
          <w:szCs w:val="21"/>
        </w:rPr>
        <w:t>’</w:t>
      </w:r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r w:rsidR="002B553C">
        <w:rPr>
          <w:rFonts w:ascii="Times New Roman"/>
          <w:sz w:val="21"/>
          <w:szCs w:val="21"/>
        </w:rPr>
        <w:t>’</w:t>
      </w:r>
      <w:r w:rsidR="002B553C">
        <w:rPr>
          <w:rFonts w:ascii="Times New Roman" w:hint="eastAsia"/>
          <w:sz w:val="21"/>
          <w:szCs w:val="21"/>
        </w:rPr>
        <w:t>ve</w:t>
      </w:r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242655" w:rsidRDefault="000D70B1" w:rsidP="00242655">
      <w:pPr>
        <w:pStyle w:val="2"/>
        <w:rPr>
          <w:rFonts w:ascii="黑体" w:eastAsia="黑体" w:hAnsi="黑体" w:cs="黑体"/>
          <w:lang w:val="zh-TW" w:eastAsia="zh-TW"/>
        </w:rPr>
      </w:pPr>
      <w:r w:rsidRPr="00242655">
        <w:rPr>
          <w:rFonts w:ascii="黑体" w:eastAsia="黑体" w:hAnsi="黑体" w:cs="黑体"/>
          <w:lang w:val="zh-TW" w:eastAsia="zh-TW"/>
        </w:rPr>
        <w:t xml:space="preserve">5.3 </w:t>
      </w:r>
      <w:r w:rsidR="008A0601" w:rsidRPr="008A0601">
        <w:rPr>
          <w:rFonts w:ascii="黑体" w:eastAsia="黑体" w:hAnsi="黑体" w:cs="黑体"/>
          <w:lang w:val="zh-TW" w:eastAsia="zh-TW"/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44" w:name="到此"/>
      <w:bookmarkEnd w:id="44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SBSettings Toggle". </w:t>
      </w:r>
      <w:proofErr w:type="gramStart"/>
      <w:r>
        <w:rPr>
          <w:rFonts w:ascii="Times New Roman"/>
          <w:sz w:val="21"/>
          <w:szCs w:val="21"/>
        </w:rPr>
        <w:t>(As shown in figure 5-14).</w:t>
      </w:r>
      <w:proofErr w:type="gramEnd"/>
      <w:r>
        <w:rPr>
          <w:rFonts w:ascii="Times New Roman"/>
          <w:sz w:val="21"/>
          <w:szCs w:val="21"/>
        </w:rPr>
        <w:t xml:space="preserve"> At that moment, I didn't know how to </w:t>
      </w:r>
      <w:r w:rsidR="00875E54">
        <w:rPr>
          <w:rFonts w:ascii="Times New Roman"/>
          <w:sz w:val="21"/>
          <w:szCs w:val="21"/>
        </w:rPr>
        <w:t xml:space="preserve">use IDA and </w:t>
      </w:r>
      <w:proofErr w:type="gramStart"/>
      <w:r w:rsidR="00875E54">
        <w:rPr>
          <w:rFonts w:ascii="Times New Roman"/>
          <w:sz w:val="21"/>
          <w:szCs w:val="21"/>
        </w:rPr>
        <w:t>LLDB</w:t>
      </w:r>
      <w:r w:rsidR="008048BD">
        <w:rPr>
          <w:rFonts w:ascii="Times New Roman" w:hint="eastAsia"/>
          <w:sz w:val="21"/>
          <w:szCs w:val="21"/>
        </w:rPr>
        <w:t>,</w:t>
      </w:r>
      <w:proofErr w:type="gramEnd"/>
      <w:r w:rsidR="008048BD">
        <w:rPr>
          <w:rFonts w:ascii="Times New Roman" w:hint="eastAsia"/>
          <w:sz w:val="21"/>
          <w:szCs w:val="21"/>
        </w:rPr>
        <w:t xml:space="preserve">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a7"/>
        <w:jc w:val="center"/>
        <w:rPr>
          <w:rFonts w:ascii="Times New Roman" w:hAnsi="Times New Roman" w:hint="default"/>
        </w:rPr>
      </w:pPr>
      <w:r w:rsidRPr="007657DB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7657DB">
        <w:rPr>
          <w:rFonts w:ascii="Times New Roman" w:hAnsi="Times New Roman" w:hint="default"/>
        </w:rPr>
        <w:t>5- 14 Speaker SBSettings Toggle</w:t>
      </w:r>
    </w:p>
    <w:p w14:paraId="3232A230" w14:textId="1486CE90" w:rsidR="00977374" w:rsidRDefault="000D70B1">
      <w:pPr>
        <w:pStyle w:val="aa"/>
        <w:rPr>
          <w:rFonts w:hint="default"/>
        </w:rPr>
      </w:pPr>
      <w:commentRangeStart w:id="45"/>
      <w:r>
        <w:rPr>
          <w:rFonts w:ascii="Times New Roman" w:eastAsia="Arial Unicode MS"/>
        </w:rPr>
        <w:t>Notice:</w:t>
      </w:r>
      <w:commentRangeEnd w:id="45"/>
      <w:r>
        <w:commentReference w:id="45"/>
      </w:r>
      <w:ins w:id="46" w:author="user" w:date="2015-02-12T23:06:00Z">
        <w:r>
          <w:rPr>
            <w:rFonts w:ascii="Times New Roman" w:eastAsia="Arial Unicode MS"/>
          </w:rPr>
          <w:t xml:space="preserve"> The following steps </w:t>
        </w:r>
      </w:ins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r w:rsidR="004E6104">
        <w:rPr>
          <w:rFonts w:ascii="Times New Roman" w:eastAsia="Arial Unicode MS"/>
        </w:rPr>
        <w:t xml:space="preserve"> on</w:t>
      </w:r>
      <w:ins w:id="47" w:author="user" w:date="2015-02-12T23:06:00Z">
        <w:r>
          <w:rPr>
            <w:rFonts w:ascii="Times New Roman" w:eastAsia="Arial Unicode MS"/>
          </w:rPr>
          <w:t xml:space="preserve"> iOS</w:t>
        </w:r>
      </w:ins>
      <w:r w:rsidR="004E6104">
        <w:rPr>
          <w:rFonts w:ascii="Times New Roman" w:eastAsia="Arial Unicode MS"/>
        </w:rPr>
        <w:t xml:space="preserve"> </w:t>
      </w:r>
      <w:ins w:id="48" w:author="user" w:date="2015-02-12T23:06:00Z">
        <w:r>
          <w:rPr>
            <w:rFonts w:ascii="Times New Roman" w:eastAsia="Arial Unicode MS"/>
          </w:rPr>
          <w:t>8. However</w:t>
        </w:r>
      </w:ins>
      <w:r w:rsidR="00D01537">
        <w:rPr>
          <w:rFonts w:ascii="Times New Roman" w:eastAsia="Arial Unicode MS"/>
        </w:rPr>
        <w:t>, the thinking pattern is good to know</w:t>
      </w:r>
      <w:ins w:id="49" w:author="user" w:date="2015-02-12T23:06:00Z">
        <w:r>
          <w:rPr>
            <w:rFonts w:ascii="Times New Roman" w:eastAsia="Arial Unicode MS"/>
          </w:rPr>
          <w:t>.</w:t>
        </w:r>
      </w:ins>
    </w:p>
    <w:p w14:paraId="12293FD1" w14:textId="580A36D3" w:rsidR="00977374" w:rsidRPr="0065551D" w:rsidRDefault="0065551D" w:rsidP="0065551D">
      <w:pPr>
        <w:pStyle w:val="3"/>
        <w:rPr>
          <w:rFonts w:ascii="黑体" w:eastAsia="黑体" w:hAnsi="黑体" w:cs="黑体"/>
          <w:lang w:val="zh-TW" w:eastAsia="zh-TW"/>
        </w:rPr>
      </w:pPr>
      <w:r>
        <w:rPr>
          <w:rFonts w:ascii="黑体" w:eastAsia="黑体" w:hAnsi="黑体" w:cs="黑体"/>
          <w:lang w:val="zh-TW" w:eastAsia="zh-TW"/>
        </w:rPr>
        <w:t>5.</w:t>
      </w:r>
      <w:r w:rsidR="000D70B1" w:rsidRPr="0065551D">
        <w:rPr>
          <w:rFonts w:ascii="黑体" w:eastAsia="黑体" w:hAnsi="黑体" w:cs="黑体"/>
          <w:lang w:val="zh-TW" w:eastAsia="zh-TW"/>
        </w:rPr>
        <w:t xml:space="preserve">3.1 </w:t>
      </w:r>
      <w:r w:rsidR="0028336F">
        <w:rPr>
          <w:rFonts w:ascii="黑体" w:eastAsia="黑体" w:hAnsi="黑体" w:cs="黑体" w:hint="eastAsia"/>
          <w:lang w:val="zh-TW" w:eastAsia="zh-TW"/>
        </w:rPr>
        <w:t>Ge</w:t>
      </w:r>
      <w:r w:rsidR="00C564A5">
        <w:rPr>
          <w:rFonts w:ascii="黑体" w:eastAsia="黑体" w:hAnsi="黑体" w:cs="黑体" w:hint="eastAsia"/>
          <w:lang w:val="zh-TW" w:eastAsia="zh-TW"/>
        </w:rPr>
        <w:t>t i</w:t>
      </w:r>
      <w:r w:rsidR="000D70B1" w:rsidRPr="0065551D">
        <w:rPr>
          <w:rFonts w:ascii="黑体" w:eastAsia="黑体" w:hAnsi="黑体" w:cs="黑体"/>
          <w:lang w:val="zh-TW" w:eastAsia="zh-TW"/>
        </w:rPr>
        <w:t>nspiration</w:t>
      </w:r>
    </w:p>
    <w:p w14:paraId="314E2A57" w14:textId="725CBA29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Shoghian,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r>
        <w:rPr>
          <w:rFonts w:ascii="Times New Roman"/>
          <w:sz w:val="21"/>
          <w:szCs w:val="21"/>
        </w:rPr>
        <w:t xml:space="preserve">Canaidan.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", which 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SBSettings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a7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"/Applications/Preferences.a</w:t>
      </w:r>
      <w:r w:rsidR="000D70B1">
        <w:rPr>
          <w:rFonts w:ascii="Times New Roman"/>
          <w:sz w:val="21"/>
          <w:szCs w:val="21"/>
        </w:rPr>
        <w:t xml:space="preserve">pp" and "/System/Library/PreferenceBundles/".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proofErr w:type="gramStart"/>
      <w:r w:rsidR="00B4684B">
        <w:rPr>
          <w:rFonts w:ascii="Times New Roman" w:hint="eastAsia"/>
          <w:sz w:val="21"/>
          <w:szCs w:val="21"/>
        </w:rPr>
        <w:t>are</w:t>
      </w:r>
      <w:proofErr w:type="gramEnd"/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F845FF" w:rsidRDefault="000D70B1" w:rsidP="00F845FF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F845FF">
        <w:rPr>
          <w:rFonts w:ascii="黑体" w:eastAsia="黑体" w:hAnsi="黑体" w:cs="黑体"/>
          <w:sz w:val="28"/>
          <w:szCs w:val="28"/>
          <w:lang w:val="zh-TW" w:eastAsia="zh-TW"/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Because the iOS file</w:t>
      </w:r>
      <w:r w:rsidR="00AB1BFB">
        <w:rPr>
          <w:rFonts w:ascii="Times New Roman"/>
          <w:sz w:val="21"/>
          <w:szCs w:val="21"/>
        </w:rPr>
        <w:t>system</w:t>
      </w:r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filesystem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4992B2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BC27F3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6B37C0">
        <w:rPr>
          <w:rFonts w:ascii="Times New Roman" w:hint="eastAsia"/>
          <w:sz w:val="21"/>
          <w:szCs w:val="21"/>
        </w:rPr>
        <w:t xml:space="preserve">had </w:t>
      </w:r>
      <w:r>
        <w:rPr>
          <w:rFonts w:ascii="Times New Roman"/>
          <w:sz w:val="21"/>
          <w:szCs w:val="21"/>
        </w:rPr>
        <w:t>change</w:t>
      </w:r>
      <w:r w:rsidR="00BC27F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system language, </w:t>
      </w:r>
      <w:r w:rsidR="00437DD6">
        <w:rPr>
          <w:rFonts w:ascii="Times New Roman" w:hint="eastAsia"/>
          <w:sz w:val="21"/>
          <w:szCs w:val="21"/>
        </w:rPr>
        <w:t>the four-level menu has been translated from</w:t>
      </w:r>
      <w:r w:rsidR="00437DD6">
        <w:rPr>
          <w:rFonts w:ascii="宋体" w:eastAsia="宋体" w:hAnsi="宋体" w:cs="宋体"/>
          <w:sz w:val="21"/>
          <w:szCs w:val="21"/>
        </w:rPr>
        <w:t>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设置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通用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辅助功能</w:t>
      </w:r>
      <w:r w:rsidR="00437DD6">
        <w:rPr>
          <w:rFonts w:ascii="宋体" w:eastAsia="宋体" w:hAnsi="宋体" w:cs="宋体"/>
          <w:sz w:val="21"/>
          <w:szCs w:val="21"/>
        </w:rPr>
        <w:t>”→“</w:t>
      </w:r>
      <w:r w:rsidR="00437DD6">
        <w:rPr>
          <w:rFonts w:ascii="Times New Roman"/>
          <w:sz w:val="21"/>
          <w:szCs w:val="21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来电使用</w:t>
      </w:r>
      <w:r w:rsidR="00437DD6">
        <w:rPr>
          <w:rFonts w:ascii="宋体" w:eastAsia="宋体" w:hAnsi="宋体" w:cs="宋体"/>
          <w:sz w:val="21"/>
          <w:szCs w:val="21"/>
        </w:rPr>
        <w:t>”</w:t>
      </w:r>
      <w:r w:rsidR="00651736" w:rsidRPr="00651736">
        <w:rPr>
          <w:rFonts w:ascii="Times New Roman" w:eastAsia="宋体" w:hAnsi="Times New Roman" w:cs="宋体"/>
          <w:sz w:val="21"/>
          <w:szCs w:val="21"/>
        </w:rPr>
        <w:t xml:space="preserve">(in Chinese) </w:t>
      </w:r>
      <w:r w:rsidRPr="00651736">
        <w:rPr>
          <w:rFonts w:ascii="Times New Roman" w:hAnsi="Times New Roman"/>
          <w:sz w:val="21"/>
          <w:szCs w:val="21"/>
        </w:rPr>
        <w:t>t</w:t>
      </w:r>
      <w:r w:rsidR="003A4857">
        <w:rPr>
          <w:rFonts w:ascii="Times New Roman"/>
          <w:sz w:val="21"/>
          <w:szCs w:val="21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 w:rsidR="003A4857">
        <w:rPr>
          <w:rFonts w:ascii="Times New Roman"/>
          <w:sz w:val="21"/>
          <w:szCs w:val="21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"Incoming calls". The keyword "Accessibility" caught my attention. The reason was that without combining the context, "Accessibility" was too generic to contain "Incoming Calls". </w:t>
      </w:r>
      <w:proofErr w:type="gramStart"/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>I ssh</w:t>
      </w:r>
      <w:r w:rsidR="000E484C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iOS and </w:t>
      </w:r>
      <w:r w:rsidR="0026231F">
        <w:rPr>
          <w:rFonts w:ascii="Times New Roman" w:hint="eastAsia"/>
          <w:sz w:val="21"/>
          <w:szCs w:val="21"/>
        </w:rPr>
        <w:t xml:space="preserve">greped the </w:t>
      </w:r>
      <w:r w:rsidR="00C25445">
        <w:rPr>
          <w:rFonts w:ascii="Times New Roman" w:hint="eastAsia"/>
          <w:sz w:val="21"/>
          <w:szCs w:val="21"/>
        </w:rPr>
        <w:t>whole file</w:t>
      </w:r>
      <w:r w:rsidR="0026231F">
        <w:rPr>
          <w:rFonts w:ascii="Times New Roman" w:hint="eastAsia"/>
          <w:sz w:val="21"/>
          <w:szCs w:val="21"/>
        </w:rPr>
        <w:t>system</w:t>
      </w:r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  <w:proofErr w:type="gramEnd"/>
      <w:r>
        <w:rPr>
          <w:rFonts w:ascii="Times New Roman"/>
          <w:sz w:val="21"/>
          <w:szCs w:val="21"/>
        </w:rPr>
        <w:t xml:space="preserve">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/Applications/Activator.app/en.lproj/Localizable.strings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/Applications/AdSheet.app/AdSheet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/Applications/Compass.app/Compass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/Applications/Preferences.app/en_GB.lproj/General~iphone.strings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plutil.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~/General\~iphone.strings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_MINUTES"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"Multitasking_Gestures"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288060FA" w:rsidR="00977374" w:rsidRDefault="00D934FF">
      <w:pPr>
        <w:pStyle w:val="3"/>
      </w:pPr>
      <w:r>
        <w:t>3. Discover</w:t>
      </w:r>
      <w:r w:rsidR="000D70B1">
        <w:t xml:space="preserve"> General.plist</w:t>
      </w:r>
    </w:p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filesystem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/Applications/Activator.app/iOS7-Default-Portrait@2x.png: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/Applications/Preferences.app/Dutch.lproj/General~iphone.strings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/Applications/Preferences.app/French.lproj/General~iphone.strings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/Applications/Preferences.app/General-Simulator.plist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/Applications/Preferences.app/General.plist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/Applications/Preferences.app/German.lproj/General~iphone.strings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result was almost the same as the previous. And "/Applications/Preferences.app/General.plist",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PreferenceBundle. Here, General.plist was not only a </w:t>
      </w:r>
      <w:r w:rsidR="00C1491E">
        <w:rPr>
          <w:rFonts w:ascii="Times New Roman" w:hint="eastAsia"/>
          <w:sz w:val="21"/>
          <w:szCs w:val="21"/>
        </w:rPr>
        <w:t xml:space="preserve">plist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~/General.plist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"AboutController"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"SoftwareUpdatePrefController"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cellClass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"PSBadgedTableCell"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"PSInternationalController"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"PSLinkCell"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bundle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"AccessibilitySettings"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isController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1360D66B" w14:textId="3C541040" w:rsidR="00977374" w:rsidRPr="00F60B96" w:rsidRDefault="00F60B96" w:rsidP="00F60B96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0CE99B4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specifier plist,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AccessibilitySettings bundle. From the name of AccessibilitySettings,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AccessibilitySettings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"/System/Library/PreferenceBundles/" and 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"/System/Library/PreferenceBundles/AccessibilitySetting.bundle"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ls -la /System/Library/PreferenceBundles/AccessibilitySettings.bundle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total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2146 Mar 10  2013 Accessibility.plist</w:t>
      </w:r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1 root wheel 438800 Mar 10  2013 AccessibilitySettings</w:t>
      </w:r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238 Dec 22  2012 BluetoothDeviceConfig.plist</w:t>
      </w:r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252 Mar 10  2013 BrailleStatusCellSettings.plist</w:t>
      </w:r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Dutch.lproj</w:t>
      </w:r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Dec 22  2012 English.lproj</w:t>
      </w:r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French.lproj</w:t>
      </w:r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Dec 22  2012 German.lproj</w:t>
      </w:r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703 Mar 10  2013 GuidedAccessSettings.plist</w:t>
      </w:r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807 Mar 10  2013 HandSettings.plist</w:t>
      </w:r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652 Mar 10  2013 HearingAidDetailSettings.plist</w:t>
      </w:r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507 Mar 10  2013 HearingAidSettings.plist</w:t>
      </w:r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383 Dec 22  2012 HomeClickSettings.plist</w:t>
      </w:r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907 Mar 10  2013 Info.plist</w:t>
      </w:r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Italian.lproj</w:t>
      </w:r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Japanese.lproj</w:t>
      </w:r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364 Dec 22  2012 LargeFontsSettings.plist</w:t>
      </w:r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217 Mar 10  2013 NavigateImagesSettings.plist</w:t>
      </w:r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1030 Dec 22  2012 QuickSpeakSettings.plist</w:t>
      </w:r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346 Dec 22  2012 RegionNamesNonLocalized.strings</w:t>
      </w:r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Spanish.lproj</w:t>
      </w:r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622 Mar 10  2013 TripleClickSettings.plist</w:t>
      </w:r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467 Dec 22  2012 VoiceOverBrailleOptions.plist</w:t>
      </w:r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2477 Mar 10  2013 VoiceOverSettings.plist</w:t>
      </w:r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540 Mar 10  2013 VoiceOverTypingFeedback.plist</w:t>
      </w:r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480 Dec 22  2012 ZoomSettings.plist</w:t>
      </w:r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102 Dec 22  2012 _CodeSignature</w:t>
      </w:r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ar.lproj</w:t>
      </w:r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ca.lproj</w:t>
      </w:r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cs.lproj</w:t>
      </w:r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da.lproj</w:t>
      </w:r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el.lproj</w:t>
      </w:r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en_GB.lproj</w:t>
      </w:r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fi.lproj</w:t>
      </w:r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he.lproj</w:t>
      </w:r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hr.lproj</w:t>
      </w:r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hu.lproj</w:t>
      </w:r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id.lproj</w:t>
      </w:r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ko.lproj</w:t>
      </w:r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ms.lproj</w:t>
      </w:r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no.lproj</w:t>
      </w:r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pl.lproj</w:t>
      </w:r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pt.lproj</w:t>
      </w:r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pt_PT.lproj</w:t>
      </w:r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ro.lproj</w:t>
      </w:r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ru.lproj</w:t>
      </w:r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sk.lproj</w:t>
      </w:r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sv.lproj</w:t>
      </w:r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th.lproj</w:t>
      </w:r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tr.lproj</w:t>
      </w:r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uk.lproj</w:t>
      </w:r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vi.lproj</w:t>
      </w:r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zh_CN.lproj</w:t>
      </w:r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-xr-x  2 root wheel    646 Feb  7  2013 zh_TW.lproj</w:t>
      </w:r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GuidedAccess, HomeClick </w:t>
      </w:r>
      <w:r>
        <w:rPr>
          <w:rFonts w:ascii="Times New Roman"/>
          <w:sz w:val="21"/>
          <w:szCs w:val="21"/>
        </w:rPr>
        <w:t>and HearingAid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a7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>n virtue of the powerful tool, g</w:t>
      </w:r>
      <w:r w:rsidR="00C43D75">
        <w:rPr>
          <w:rFonts w:ascii="Times New Roman"/>
          <w:sz w:val="21"/>
          <w:szCs w:val="21"/>
        </w:rPr>
        <w:t>rep,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Incoming /System/Library/PreferenceBundles/AccessibilitySettings.bundle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"/System/Library/PreferenceBundles/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~/Accessibility\~iphone.strings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"LeftStereoBalanceIdentifier"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"VoiceOver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blindness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"AssistiveTouch"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"VoiceOver"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volume balance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and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"VoiceOver"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VoiceOver?"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"RightStereoBalanceIdentifier"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-r ACCESSIBILITY_DEFAULT_HEADSET /System/Library/PreferenceBundles/AccessibilitySettings.bundle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plist</w:t>
      </w:r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~/Accessibility.plist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"PSGroupCell"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footerText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"VoiceOverController"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"voiceOverTouchEnabled:"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"ZoomController"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"zoomTouchEnabled:"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"HomeClickController"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"homeClickSpeed:"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"PSListItemsController"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"accessibilitySetPreference:specifier:"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validValues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"accessibilityPreferenceForSpecifier:"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validTitles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"PSLinkListCell"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key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"DefaultRouteForCall"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were 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gramEnd"/>
      <w:r w:rsidR="000D70B1">
        <w:rPr>
          <w:rFonts w:ascii="Times New Roman"/>
          <w:sz w:val="21"/>
          <w:szCs w:val="21"/>
        </w:rPr>
        <w:t>: and acces</w:t>
      </w:r>
      <w:r w:rsidR="001B7C20">
        <w:rPr>
          <w:rFonts w:ascii="Times New Roman"/>
          <w:sz w:val="21"/>
          <w:szCs w:val="21"/>
        </w:rPr>
        <w:t>sibilityPreferenceForSpecifier: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3"/>
      </w:pPr>
      <w:r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>preferences specifier plist</w:t>
      </w:r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gramEnd"/>
      <w:r w:rsidR="000D70B1">
        <w:rPr>
          <w:rFonts w:ascii="Times New Roman"/>
          <w:sz w:val="21"/>
          <w:szCs w:val="21"/>
        </w:rPr>
        <w:t xml:space="preserve">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AccessibilitySettings.bundle,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</w:t>
      </w:r>
      <w:proofErr w:type="gramStart"/>
      <w:r w:rsidR="00C45E8F">
        <w:rPr>
          <w:rFonts w:ascii="Times New Roman" w:hint="eastAsia"/>
          <w:sz w:val="21"/>
          <w:szCs w:val="21"/>
        </w:rPr>
        <w:t>headers</w:t>
      </w:r>
      <w:r w:rsidR="000D70B1">
        <w:rPr>
          <w:rFonts w:ascii="Times New Roman"/>
          <w:sz w:val="21"/>
          <w:szCs w:val="21"/>
        </w:rPr>
        <w:t>.</w:t>
      </w:r>
      <w:proofErr w:type="gramEnd"/>
      <w:r w:rsidR="000D70B1">
        <w:rPr>
          <w:rFonts w:ascii="Times New Roman"/>
          <w:sz w:val="21"/>
          <w:szCs w:val="21"/>
        </w:rPr>
        <w:t xml:space="preserve">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>email to Shoghian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a7"/>
        <w:jc w:val="center"/>
        <w:rPr>
          <w:rFonts w:ascii="Times New Roman" w:hAnsi="Times New Roman" w:hint="default"/>
        </w:rPr>
      </w:pPr>
      <w:r w:rsidRPr="00C95FF1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r w:rsidRPr="00C95FF1">
        <w:rPr>
          <w:rFonts w:ascii="Times New Roman" w:hAnsi="Times New Roman" w:hint="default"/>
        </w:rPr>
        <w:t xml:space="preserve">A complaint email to </w:t>
      </w:r>
      <w:r w:rsidR="000D70B1" w:rsidRPr="00C95FF1">
        <w:rPr>
          <w:rFonts w:ascii="Times New Roman" w:hAnsi="Times New Roman" w:hint="default"/>
        </w:rPr>
        <w:t>Shoghian</w:t>
      </w:r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>preferences specifier plist</w:t>
      </w:r>
      <w:r>
        <w:rPr>
          <w:rFonts w:ascii="Times New Roman"/>
          <w:sz w:val="21"/>
          <w:szCs w:val="21"/>
        </w:rPr>
        <w:t xml:space="preserve"> used PostNotification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AccessibilitySettings was associated with </w:t>
      </w:r>
      <w:r w:rsidR="00E44DE6">
        <w:rPr>
          <w:rFonts w:ascii="Times New Roman" w:hint="eastAsia"/>
          <w:sz w:val="21"/>
          <w:szCs w:val="21"/>
        </w:rPr>
        <w:t>MobilePhone,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accessibilitySetPreference</w:t>
      </w:r>
      <w:proofErr w:type="gramStart"/>
      <w:r>
        <w:rPr>
          <w:rFonts w:ascii="Times New Roman"/>
          <w:sz w:val="21"/>
          <w:szCs w:val="21"/>
        </w:rPr>
        <w:t>:specifier</w:t>
      </w:r>
      <w:proofErr w:type="gramEnd"/>
      <w:r>
        <w:rPr>
          <w:rFonts w:ascii="Times New Roman"/>
          <w:sz w:val="21"/>
          <w:szCs w:val="21"/>
        </w:rPr>
        <w:t xml:space="preserve">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my guesses, </w:t>
      </w:r>
      <w:r>
        <w:rPr>
          <w:rFonts w:ascii="Times New Roman"/>
          <w:sz w:val="21"/>
          <w:szCs w:val="21"/>
        </w:rPr>
        <w:t xml:space="preserve">I made use of LibNotifyWatch by limneos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:~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root# grep LibNotifyWatch: /var/log/syslog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&lt;CFNotificationCenter 0x1e875600 [0x39b4b100]&gt; postNotificationName:UIViewAnimationDidCommitNotification object:UIViewAnimationState userInfo:{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&lt;CFNotificationCenter 0x1e875600 [0x39b4b100]&gt; postNotificationName:UIViewAnimationDidStopNotification object:&lt;UIViewAnimationState: 0x1ea74f20&gt; userInfo:{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6488]: LibNotifyWatch: CFNotificationCenterPostNotification center=&lt;CFNotificationCenter 0x1dd86bd0 [0x39b4b100]&gt; name=com.apple.accessibility.defaultrouteforcall userInfo=(null) deliverImmediately=1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LibNotifyWatch: notify_post com.apple.accessibility.defaultrouteforcall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"com.apple.accessibility.defaultrouteforcall".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"/var/mobile/".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"/var/mobile/Containers";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"/var/mobile/Media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"/var/mobile/Library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"/var/mobile/library/Preferences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"com.apple.Accessibility.plist",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-MacBook:~ snakeninny$ plutil -p ~/com.apple.Accessibility.plist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"DefaultRouteForCallPreference"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"VOTQuickNavEnabled"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"CurrentRotorTypeWeb"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"PunctuationKey"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  <w:proofErr w:type="gramEnd"/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"ScreenCurtain"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"VoiceOverTouchEnabled"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"AssistiveTouchEnabled"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observe the variation of DefaultRouteForCallPre</w:t>
      </w:r>
      <w:r w:rsidR="00AF4BE9">
        <w:rPr>
          <w:rFonts w:ascii="Times New Roman"/>
          <w:sz w:val="21"/>
          <w:szCs w:val="21"/>
        </w:rPr>
        <w:t>ference,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Accessibility.plist.</w:t>
      </w:r>
    </w:p>
    <w:p w14:paraId="1091DD56" w14:textId="7EDD8427" w:rsidR="00977374" w:rsidRDefault="000D70B1">
      <w:pPr>
        <w:pStyle w:val="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338CF5C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>and we</w:t>
      </w:r>
      <w:r w:rsidR="00C010A2">
        <w:rPr>
          <w:rFonts w:ascii="Times New Roman"/>
          <w:sz w:val="21"/>
          <w:szCs w:val="21"/>
        </w:rPr>
        <w:t>’</w:t>
      </w:r>
      <w:r w:rsidR="00C010A2">
        <w:rPr>
          <w:rFonts w:ascii="Times New Roman" w:hint="eastAsia"/>
          <w:sz w:val="21"/>
          <w:szCs w:val="21"/>
        </w:rPr>
        <w:t>re 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r w:rsidR="003411BF">
        <w:rPr>
          <w:rFonts w:ascii="Times New Roman" w:hint="eastAsia"/>
          <w:sz w:val="21"/>
          <w:szCs w:val="21"/>
        </w:rPr>
        <w:t>and</w:t>
      </w:r>
      <w:r w:rsidRPr="00B70DBD">
        <w:rPr>
          <w:rFonts w:ascii="Times New Roman"/>
          <w:sz w:val="21"/>
          <w:szCs w:val="21"/>
        </w:rPr>
        <w:t xml:space="preserve"> exciting. (At that time I didn't know how to use Cycript,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hook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SpringBoard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void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)menuButtonDown:(id)down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%o</w:t>
      </w:r>
      <w:proofErr w:type="gramStart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rig</w:t>
      </w:r>
      <w:proofErr w:type="gramEnd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[NSMutableDictionary dictionaryWithContentsOfFile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"/var/mobile/Library/Preferences/com.apple. Accessibility.plist"];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Start"/>
      <w:r w:rsidR="000D70B1">
        <w:rPr>
          <w:rFonts w:ascii="Monaco"/>
          <w:kern w:val="0"/>
          <w:sz w:val="16"/>
          <w:szCs w:val="16"/>
          <w:shd w:val="clear" w:color="auto" w:fill="D8D8D8"/>
        </w:rPr>
        <w:t>dictionary</w:t>
      </w:r>
      <w:proofErr w:type="gram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 setObject:[NSNumber numberWithInt:2] forKey:@"DefaultRouteForCallPreference"];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writeToFile:@"/var/mobile/Library/Preferences/com.apple. Accessibility.plist" atomically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:YES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_post("com.apple.accessibility.defaultrouteforcall");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r w:rsidR="000D70B1">
        <w:rPr>
          <w:rFonts w:ascii="Times New Roman"/>
          <w:sz w:val="21"/>
          <w:szCs w:val="21"/>
        </w:rPr>
        <w:t>respring</w:t>
      </w:r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944F32">
        <w:rPr>
          <w:rFonts w:ascii="Times New Roman" w:hint="eastAsia"/>
          <w:sz w:val="21"/>
          <w:szCs w:val="21"/>
        </w:rPr>
        <w:t xml:space="preserve">SBSettings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6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>contents of Tweak.xm</w:t>
      </w:r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import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&lt;notify.h&gt;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define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ACCESSBILITY @"/var/mobile/Library/Preferences/com.apple.Accessibility.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plist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isCapable()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if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(kCFCoreFoundationVersionNumber &gt;= kCFCoreFoundationVersionNumber_iOS_5_0 &amp;&amp; [[[UIDevice currentDevice] model] isEqualToString:@"iPhone"])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isEnabled()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[[NSMutableDictionary alloc] initWithCont 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BOOL result = [[dictionary objectForKey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"DefaultRouteForCallPreference"] intValue] == 0 ? 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 :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// Faster isEnabled.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Remove this if it's not necessary. Keep it if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isEnabled(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getStateFast()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isEnabled();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void setState(BOOL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NSMutableDictionary *dictionary = [[NSMutableDictionary alloc] initWithCont 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setObject:[NSNumber numberWithInt:(enabled ? 2 : 0)] forKey:@"D efaultRouteForCallPreference"];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writeToFile:ACCESSBILITY atomically:YES];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_post("com.apple.accessibility.defaultrouteforcall");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r>
        <w:rPr>
          <w:rFonts w:ascii="宋体" w:eastAsia="宋体" w:hAnsi="宋体" w:cs="宋体"/>
          <w:kern w:val="0"/>
          <w:sz w:val="16"/>
          <w:szCs w:val="16"/>
          <w:shd w:val="clear" w:color="auto" w:fill="D8D8D8"/>
          <w:lang w:val="zh-TW" w:eastAsia="zh-TW"/>
        </w:rPr>
        <w:t>，</w:t>
      </w:r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float getDelayTime()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Shoghian,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SBSettings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Cydia</w:t>
      </w:r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a7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>5- 18 Shoghian</w:t>
      </w:r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a7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Neary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A477BF">
        <w:rPr>
          <w:rFonts w:ascii="Times New Roman" w:eastAsia="宋体" w:hAnsi="Times New Roman" w:cs="宋体" w:hint="default"/>
          <w:lang w:val="zh-TW" w:eastAsia="zh-TW"/>
        </w:rPr>
        <w:t>downloads</w:t>
      </w:r>
    </w:p>
    <w:p w14:paraId="31D146E6" w14:textId="788E1372" w:rsidR="00977374" w:rsidRDefault="000D70B1">
      <w:pPr>
        <w:pStyle w:val="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1B3DB30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 accom</w:t>
      </w:r>
      <w:r w:rsidR="009B03E9">
        <w:rPr>
          <w:rFonts w:ascii="Times New Roman"/>
          <w:sz w:val="21"/>
          <w:szCs w:val="21"/>
        </w:rPr>
        <w:t>panying 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>. I think you can feel from the example that our ability at this 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>ugh the code we wrote just now 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</w:t>
      </w:r>
      <w:ins w:id="50" w:author="user" w:date="2015-02-12T23:08:00Z">
        <w:r>
          <w:rPr>
            <w:rFonts w:ascii="Times New Roman"/>
            <w:sz w:val="21"/>
            <w:szCs w:val="21"/>
          </w:rPr>
          <w:t>official implement</w:t>
        </w:r>
      </w:ins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>, then tes them with Cycript and Theos</w:t>
      </w:r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470391D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bookmarkStart w:id="51" w:name="_GoBack"/>
      <w:bookmarkEnd w:id="51"/>
      <w:r>
        <w:rPr>
          <w:rFonts w:ascii="Times New Roman" w:hint="eastAsia"/>
          <w:sz w:val="21"/>
          <w:szCs w:val="21"/>
        </w:rPr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 xml:space="preserve">pattern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9"/>
      <w:footerReference w:type="default" r:id="rId30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" w:author="Microsoft Office 用户" w:date="2015-02-08T10:14:00Z" w:initials="">
    <w:p w14:paraId="6E02629E" w14:textId="77777777" w:rsidR="00702AC1" w:rsidRDefault="00702AC1">
      <w:pPr>
        <w:pStyle w:val="a6"/>
      </w:pPr>
    </w:p>
    <w:p w14:paraId="6C8E49EC" w14:textId="77777777" w:rsidR="00702AC1" w:rsidRDefault="00702AC1">
      <w:pPr>
        <w:pStyle w:val="a6"/>
      </w:pPr>
      <w:proofErr w:type="gramStart"/>
      <w:r>
        <w:rPr>
          <w:rFonts w:ascii="Arial Unicode MS" w:eastAsia="Arial Unicode MS" w:cs="Arial Unicode MS"/>
        </w:rPr>
        <w:t>……</w:t>
      </w:r>
      <w:proofErr w:type="gramEnd"/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42CE3" w14:textId="77777777" w:rsidR="00702AC1" w:rsidRDefault="00702AC1">
      <w:r>
        <w:separator/>
      </w:r>
    </w:p>
  </w:endnote>
  <w:endnote w:type="continuationSeparator" w:id="0">
    <w:p w14:paraId="2C7A6630" w14:textId="77777777" w:rsidR="00702AC1" w:rsidRDefault="00702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2FEF84" w14:textId="77777777" w:rsidR="00702AC1" w:rsidRDefault="00702AC1">
    <w:pPr>
      <w:pStyle w:val="a5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896473">
      <w:rPr>
        <w:noProof/>
      </w:rPr>
      <w:t>164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D7C841" w14:textId="77777777" w:rsidR="00702AC1" w:rsidRDefault="00702AC1">
      <w:r>
        <w:separator/>
      </w:r>
    </w:p>
  </w:footnote>
  <w:footnote w:type="continuationSeparator" w:id="0">
    <w:p w14:paraId="4EF089E1" w14:textId="77777777" w:rsidR="00702AC1" w:rsidRDefault="00702AC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80E073" w14:textId="77777777" w:rsidR="00702AC1" w:rsidRDefault="00702AC1">
    <w:pPr>
      <w:pStyle w:val="a4"/>
      <w:tabs>
        <w:tab w:val="clear" w:pos="8640"/>
        <w:tab w:val="right" w:pos="8620"/>
      </w:tabs>
      <w:jc w:val="left"/>
    </w:pPr>
    <w:proofErr w:type="gramStart"/>
    <w:r>
      <w:rPr>
        <w:rFonts w:ascii="Times New Roman"/>
      </w:rPr>
      <w:t>iOS</w:t>
    </w:r>
    <w:proofErr w:type="gramEnd"/>
    <w:r>
      <w:rPr>
        <w:rFonts w:ascii="Times New Roman"/>
      </w:rPr>
      <w:t xml:space="preserve"> 8 App Reverse Engineering Chapter 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grammar="clean"/>
  <w:revisionView w:markup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D50"/>
    <w:rsid w:val="002851C9"/>
    <w:rsid w:val="00285E77"/>
    <w:rsid w:val="0028737E"/>
    <w:rsid w:val="002874B7"/>
    <w:rsid w:val="002902E1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261B"/>
    <w:rsid w:val="00B53145"/>
    <w:rsid w:val="00B53BFF"/>
    <w:rsid w:val="00B57334"/>
    <w:rsid w:val="00B57A3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6271"/>
    <w:rsid w:val="00B90A92"/>
    <w:rsid w:val="00B91CF2"/>
    <w:rsid w:val="00B94F25"/>
    <w:rsid w:val="00B957C6"/>
    <w:rsid w:val="00B9609B"/>
    <w:rsid w:val="00B96668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3154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next w:val="a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2">
    <w:name w:val="heading 2"/>
    <w:next w:val="a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4">
    <w:name w:val="heading 4"/>
    <w:next w:val="a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a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8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color w:val="000000"/>
      <w:sz w:val="21"/>
      <w:szCs w:val="21"/>
      <w:u w:color="000000"/>
    </w:rPr>
  </w:style>
  <w:style w:type="numbering" w:customStyle="1" w:styleId="List1">
    <w:name w:val="List 1"/>
    <w:basedOn w:val="20"/>
    <w:pPr>
      <w:numPr>
        <w:numId w:val="6"/>
      </w:numPr>
    </w:pPr>
  </w:style>
  <w:style w:type="numbering" w:customStyle="1" w:styleId="20">
    <w:name w:val="已导入的样式“2”"/>
  </w:style>
  <w:style w:type="paragraph" w:customStyle="1" w:styleId="aa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0"/>
    <w:pPr>
      <w:numPr>
        <w:numId w:val="9"/>
      </w:numPr>
    </w:pPr>
  </w:style>
  <w:style w:type="numbering" w:customStyle="1" w:styleId="30">
    <w:name w:val="已导入的样式“3”"/>
  </w:style>
  <w:style w:type="character" w:customStyle="1" w:styleId="ab">
    <w:name w:val="链接"/>
    <w:rPr>
      <w:u w:val="single"/>
    </w:rPr>
  </w:style>
  <w:style w:type="character" w:customStyle="1" w:styleId="Hyperlink1">
    <w:name w:val="Hyperlink.1"/>
    <w:basedOn w:val="ab"/>
    <w:rPr>
      <w:sz w:val="21"/>
      <w:szCs w:val="21"/>
      <w:u w:val="single"/>
    </w:rPr>
  </w:style>
  <w:style w:type="paragraph" w:styleId="ac">
    <w:name w:val="annotation text"/>
    <w:basedOn w:val="a"/>
    <w:link w:val="ad"/>
    <w:uiPriority w:val="99"/>
    <w:semiHidden/>
    <w:unhideWhenUsed/>
    <w:pPr>
      <w:jc w:val="left"/>
    </w:pPr>
  </w:style>
  <w:style w:type="character" w:customStyle="1" w:styleId="ad">
    <w:name w:val="注释文本字符"/>
    <w:basedOn w:val="a0"/>
    <w:link w:val="ac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1">
    <w:name w:val="heading 1"/>
    <w:next w:val="a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2">
    <w:name w:val="heading 2"/>
    <w:next w:val="a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3">
    <w:name w:val="heading 3"/>
    <w:next w:val="a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4">
    <w:name w:val="heading 4"/>
    <w:next w:val="a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a5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6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a7">
    <w:name w:val="caption"/>
    <w:next w:val="a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0"/>
    <w:pPr>
      <w:numPr>
        <w:numId w:val="3"/>
      </w:numPr>
    </w:pPr>
  </w:style>
  <w:style w:type="numbering" w:customStyle="1" w:styleId="10">
    <w:name w:val="已导入的样式“1”"/>
  </w:style>
  <w:style w:type="paragraph" w:styleId="a8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9">
    <w:name w:val="无"/>
  </w:style>
  <w:style w:type="character" w:customStyle="1" w:styleId="Hyperlink0">
    <w:name w:val="Hyperlink.0"/>
    <w:basedOn w:val="a9"/>
    <w:rPr>
      <w:color w:val="000000"/>
      <w:sz w:val="21"/>
      <w:szCs w:val="21"/>
      <w:u w:color="000000"/>
    </w:rPr>
  </w:style>
  <w:style w:type="numbering" w:customStyle="1" w:styleId="List1">
    <w:name w:val="List 1"/>
    <w:basedOn w:val="20"/>
    <w:pPr>
      <w:numPr>
        <w:numId w:val="6"/>
      </w:numPr>
    </w:pPr>
  </w:style>
  <w:style w:type="numbering" w:customStyle="1" w:styleId="20">
    <w:name w:val="已导入的样式“2”"/>
  </w:style>
  <w:style w:type="paragraph" w:customStyle="1" w:styleId="aa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0"/>
    <w:pPr>
      <w:numPr>
        <w:numId w:val="9"/>
      </w:numPr>
    </w:pPr>
  </w:style>
  <w:style w:type="numbering" w:customStyle="1" w:styleId="30">
    <w:name w:val="已导入的样式“3”"/>
  </w:style>
  <w:style w:type="character" w:customStyle="1" w:styleId="ab">
    <w:name w:val="链接"/>
    <w:rPr>
      <w:u w:val="single"/>
    </w:rPr>
  </w:style>
  <w:style w:type="character" w:customStyle="1" w:styleId="Hyperlink1">
    <w:name w:val="Hyperlink.1"/>
    <w:basedOn w:val="ab"/>
    <w:rPr>
      <w:sz w:val="21"/>
      <w:szCs w:val="21"/>
      <w:u w:val="single"/>
    </w:rPr>
  </w:style>
  <w:style w:type="paragraph" w:styleId="ac">
    <w:name w:val="annotation text"/>
    <w:basedOn w:val="a"/>
    <w:link w:val="ad"/>
    <w:uiPriority w:val="99"/>
    <w:semiHidden/>
    <w:unhideWhenUsed/>
    <w:pPr>
      <w:jc w:val="left"/>
    </w:pPr>
  </w:style>
  <w:style w:type="character" w:customStyle="1" w:styleId="ad">
    <w:name w:val="注释文本字符"/>
    <w:basedOn w:val="a0"/>
    <w:link w:val="ac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f">
    <w:name w:val="Balloon Text"/>
    <w:basedOn w:val="a"/>
    <w:link w:val="af0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af0">
    <w:name w:val="批注框文本字符"/>
    <w:basedOn w:val="a0"/>
    <w:link w:val="af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comments" Target="comments.xml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yperlink" Target="http://thebigboss.org/guides-iphone-ipod-ipad/sbsettings-toggle-spec" TargetMode="External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35</Pages>
  <Words>8850</Words>
  <Characters>50449</Characters>
  <Application>Microsoft Macintosh Word</Application>
  <DocSecurity>0</DocSecurity>
  <Lines>420</Lines>
  <Paragraphs>118</Paragraphs>
  <ScaleCrop>false</ScaleCrop>
  <Company/>
  <LinksUpToDate>false</LinksUpToDate>
  <CharactersWithSpaces>59181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Yinglu Zou</cp:lastModifiedBy>
  <cp:revision>1758</cp:revision>
  <dcterms:created xsi:type="dcterms:W3CDTF">2015-02-25T12:01:00Z</dcterms:created>
  <dcterms:modified xsi:type="dcterms:W3CDTF">2015-02-28T15:01:00Z</dcterms:modified>
</cp:coreProperties>
</file>